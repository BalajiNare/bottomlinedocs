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1E7DFB" w14:textId="77777777" w:rsidR="00E8018D" w:rsidRDefault="005F09FA" w:rsidP="0025453A">
      <w:pPr>
        <w:pStyle w:val="StyleDocTitleBoldCustomColorRGB70108168Shadow"/>
      </w:pPr>
      <w:r>
        <w:t>MUFG</w:t>
      </w:r>
      <w:r w:rsidR="00613DDA">
        <w:t xml:space="preserve"> Solution Architecture Document</w:t>
      </w:r>
      <w:r w:rsidR="00E8018D">
        <w:br/>
      </w:r>
      <w:r w:rsidR="00613DDA">
        <w:t>Digital Banking</w:t>
      </w:r>
    </w:p>
    <w:p w14:paraId="52D3E75D" w14:textId="77777777" w:rsidR="00E8018D" w:rsidRDefault="00E8018D">
      <w:pPr>
        <w:jc w:val="right"/>
        <w:rPr>
          <w:b/>
          <w:sz w:val="26"/>
        </w:rPr>
      </w:pPr>
    </w:p>
    <w:p w14:paraId="265FCB2E" w14:textId="77777777" w:rsidR="00E8018D" w:rsidRPr="00786BA0" w:rsidRDefault="00E8018D" w:rsidP="00786BA0"/>
    <w:p w14:paraId="440268DF" w14:textId="77777777" w:rsidR="00E8018D" w:rsidRDefault="00E8018D">
      <w:pPr>
        <w:pStyle w:val="Header"/>
        <w:rPr>
          <w:b/>
        </w:rPr>
      </w:pPr>
    </w:p>
    <w:p w14:paraId="2B7DFF97" w14:textId="77777777" w:rsidR="00CE6360" w:rsidRDefault="00CE6360">
      <w:pPr>
        <w:pStyle w:val="Header"/>
        <w:rPr>
          <w:b/>
        </w:rPr>
      </w:pPr>
    </w:p>
    <w:p w14:paraId="1BC30FC3" w14:textId="77777777" w:rsidR="00CE6360" w:rsidRDefault="00CE6360">
      <w:pPr>
        <w:pStyle w:val="Header"/>
        <w:rPr>
          <w:b/>
        </w:rPr>
      </w:pPr>
    </w:p>
    <w:p w14:paraId="25405F64" w14:textId="77777777" w:rsidR="00CE6360" w:rsidRDefault="00CE6360">
      <w:pPr>
        <w:pStyle w:val="Header"/>
        <w:rPr>
          <w:b/>
        </w:rPr>
      </w:pPr>
    </w:p>
    <w:p w14:paraId="319857F8" w14:textId="77777777" w:rsidR="00CE6360" w:rsidRDefault="00CE6360">
      <w:pPr>
        <w:pStyle w:val="Header"/>
        <w:rPr>
          <w:b/>
        </w:rPr>
      </w:pPr>
    </w:p>
    <w:p w14:paraId="3C739A5D" w14:textId="77777777" w:rsidR="00CE6360" w:rsidRDefault="00CE6360">
      <w:pPr>
        <w:pStyle w:val="Header"/>
        <w:rPr>
          <w:b/>
        </w:rPr>
      </w:pPr>
    </w:p>
    <w:p w14:paraId="39F5B063" w14:textId="77777777" w:rsidR="00E8018D" w:rsidRPr="007937BD" w:rsidRDefault="00E8018D" w:rsidP="00D50D66">
      <w:pPr>
        <w:pStyle w:val="Style14ptBoldRightBefore567pt"/>
        <w:rPr>
          <w:sz w:val="28"/>
          <w:szCs w:val="28"/>
          <w:lang w:val="nl-NL"/>
        </w:rPr>
      </w:pPr>
      <w:r w:rsidRPr="007937BD">
        <w:rPr>
          <w:sz w:val="28"/>
          <w:szCs w:val="28"/>
          <w:lang w:val="nl-NL"/>
        </w:rPr>
        <w:t>Bottomline Technologies</w:t>
      </w:r>
      <w:r>
        <w:rPr>
          <w:sz w:val="28"/>
          <w:szCs w:val="28"/>
          <w:lang w:val="nl-NL"/>
        </w:rPr>
        <w:t>,</w:t>
      </w:r>
      <w:r w:rsidRPr="007937BD">
        <w:rPr>
          <w:sz w:val="28"/>
          <w:szCs w:val="28"/>
          <w:lang w:val="nl-NL"/>
        </w:rPr>
        <w:t xml:space="preserve"> Inc</w:t>
      </w:r>
      <w:r>
        <w:rPr>
          <w:sz w:val="28"/>
          <w:szCs w:val="28"/>
          <w:lang w:val="nl-NL"/>
        </w:rPr>
        <w:t>.</w:t>
      </w:r>
    </w:p>
    <w:p w14:paraId="217C8E33" w14:textId="77777777" w:rsidR="00E8018D" w:rsidRDefault="00E8018D" w:rsidP="00D50D66">
      <w:pPr>
        <w:pStyle w:val="Style14ptBoldRightBefore567pt"/>
      </w:pPr>
    </w:p>
    <w:p w14:paraId="4267F1E6" w14:textId="77777777" w:rsidR="00E8018D" w:rsidRPr="00786BA0" w:rsidRDefault="00E8018D" w:rsidP="00786BA0"/>
    <w:p w14:paraId="28B7E750" w14:textId="77777777" w:rsidR="00E8018D" w:rsidRDefault="00E8018D" w:rsidP="00D50D66">
      <w:pPr>
        <w:rPr>
          <w:sz w:val="26"/>
        </w:rPr>
      </w:pPr>
      <w:r>
        <w:rPr>
          <w:noProof/>
          <w:lang w:val="en-US"/>
        </w:rPr>
        <w:t xml:space="preserve">                                                                                                                         </w:t>
      </w:r>
      <w:r w:rsidR="004B769D">
        <w:rPr>
          <w:noProof/>
          <w:lang w:val="en-US"/>
        </w:rPr>
        <w:drawing>
          <wp:inline distT="0" distB="0" distL="0" distR="0" wp14:anchorId="0FA83D15" wp14:editId="443C05A0">
            <wp:extent cx="1017905" cy="12338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17905" cy="1233805"/>
                    </a:xfrm>
                    <a:prstGeom prst="rect">
                      <a:avLst/>
                    </a:prstGeom>
                    <a:noFill/>
                    <a:ln>
                      <a:noFill/>
                    </a:ln>
                  </pic:spPr>
                </pic:pic>
              </a:graphicData>
            </a:graphic>
          </wp:inline>
        </w:drawing>
      </w:r>
    </w:p>
    <w:p w14:paraId="3231AAFA" w14:textId="77777777" w:rsidR="00E8018D" w:rsidRPr="00786BA0" w:rsidRDefault="00E8018D" w:rsidP="00786BA0"/>
    <w:p w14:paraId="3678F42A" w14:textId="77777777" w:rsidR="00E8018D" w:rsidRPr="00786BA0" w:rsidRDefault="00E8018D" w:rsidP="00786BA0"/>
    <w:p w14:paraId="593BC3B3" w14:textId="77777777" w:rsidR="00786BA0" w:rsidRDefault="00786BA0" w:rsidP="00786BA0"/>
    <w:p w14:paraId="64CF9F10" w14:textId="77777777" w:rsidR="00786BA0" w:rsidRDefault="00786BA0" w:rsidP="00786BA0"/>
    <w:p w14:paraId="0C161E61" w14:textId="77777777" w:rsidR="00786BA0" w:rsidRDefault="00786BA0" w:rsidP="00786BA0"/>
    <w:p w14:paraId="4798227D" w14:textId="77777777" w:rsidR="00786BA0" w:rsidRDefault="00786BA0" w:rsidP="00786BA0"/>
    <w:p w14:paraId="326FF88B" w14:textId="77777777" w:rsidR="00E8018D" w:rsidRPr="00786BA0" w:rsidRDefault="00E8018D" w:rsidP="00786BA0"/>
    <w:p w14:paraId="0C9EABE4" w14:textId="77777777" w:rsidR="00E8018D" w:rsidRPr="00786BA0" w:rsidRDefault="00E8018D" w:rsidP="00786BA0"/>
    <w:p w14:paraId="3E34F091" w14:textId="77777777" w:rsidR="00E8018D" w:rsidRPr="00786BA0" w:rsidRDefault="00E8018D" w:rsidP="00786BA0"/>
    <w:tbl>
      <w:tblPr>
        <w:tblpPr w:leftFromText="187" w:rightFromText="187" w:horzAnchor="margin" w:tblpXSpec="center" w:tblpYSpec="bottom"/>
        <w:tblW w:w="9874" w:type="dxa"/>
        <w:tblLook w:val="01E0" w:firstRow="1" w:lastRow="1" w:firstColumn="1" w:lastColumn="1" w:noHBand="0" w:noVBand="0"/>
      </w:tblPr>
      <w:tblGrid>
        <w:gridCol w:w="1008"/>
        <w:gridCol w:w="1980"/>
        <w:gridCol w:w="1080"/>
        <w:gridCol w:w="2160"/>
        <w:gridCol w:w="900"/>
        <w:gridCol w:w="2746"/>
      </w:tblGrid>
      <w:tr w:rsidR="00E8018D" w14:paraId="1B0B31E1" w14:textId="77777777" w:rsidTr="00853287">
        <w:trPr>
          <w:trHeight w:val="364"/>
        </w:trPr>
        <w:tc>
          <w:tcPr>
            <w:tcW w:w="1008" w:type="dxa"/>
            <w:shd w:val="clear" w:color="auto" w:fill="CCCCCC"/>
          </w:tcPr>
          <w:p w14:paraId="0FFDC0FF" w14:textId="77777777" w:rsidR="00E8018D" w:rsidRDefault="00E8018D" w:rsidP="00853287">
            <w:pPr>
              <w:pStyle w:val="TableHead"/>
            </w:pPr>
            <w:r>
              <w:t xml:space="preserve">Date: </w:t>
            </w:r>
          </w:p>
        </w:tc>
        <w:tc>
          <w:tcPr>
            <w:tcW w:w="1980" w:type="dxa"/>
          </w:tcPr>
          <w:p w14:paraId="14E1B3B5" w14:textId="77777777" w:rsidR="00E8018D" w:rsidRPr="009D78A1" w:rsidRDefault="00596A98" w:rsidP="00B01FD9">
            <w:pPr>
              <w:pStyle w:val="TableData"/>
            </w:pPr>
            <w:del w:id="0" w:author="D'souza, Nigel" w:date="2019-08-28T15:42:00Z">
              <w:r w:rsidDel="00CA495A">
                <w:delText xml:space="preserve">January </w:delText>
              </w:r>
            </w:del>
            <w:ins w:id="1" w:author="D'souza, Nigel" w:date="2019-09-12T14:50:00Z">
              <w:r w:rsidR="00B0761B">
                <w:t>September</w:t>
              </w:r>
            </w:ins>
            <w:ins w:id="2" w:author="D'souza, Nigel" w:date="2019-08-28T15:42:00Z">
              <w:r w:rsidR="00CA495A">
                <w:t xml:space="preserve"> </w:t>
              </w:r>
            </w:ins>
            <w:del w:id="3" w:author="D'souza, Nigel" w:date="2019-08-28T15:42:00Z">
              <w:r w:rsidR="00223435" w:rsidDel="00CA495A">
                <w:delText>1</w:delText>
              </w:r>
              <w:r w:rsidR="00AC362D" w:rsidDel="00CA495A">
                <w:delText>7</w:delText>
              </w:r>
            </w:del>
            <w:ins w:id="4" w:author="D'souza, Nigel" w:date="2019-09-30T15:58:00Z">
              <w:r w:rsidR="00B01FD9">
                <w:t>30</w:t>
              </w:r>
            </w:ins>
            <w:r>
              <w:t>, 2019</w:t>
            </w:r>
          </w:p>
        </w:tc>
        <w:tc>
          <w:tcPr>
            <w:tcW w:w="1080" w:type="dxa"/>
            <w:shd w:val="clear" w:color="auto" w:fill="CCCCCC"/>
          </w:tcPr>
          <w:p w14:paraId="31B7DBA8" w14:textId="77777777" w:rsidR="00E8018D" w:rsidRDefault="00E8018D" w:rsidP="00853287">
            <w:pPr>
              <w:pStyle w:val="TableHead"/>
              <w:rPr>
                <w:color w:val="808080"/>
              </w:rPr>
            </w:pPr>
            <w:r>
              <w:t>Version:</w:t>
            </w:r>
          </w:p>
        </w:tc>
        <w:tc>
          <w:tcPr>
            <w:tcW w:w="2160" w:type="dxa"/>
          </w:tcPr>
          <w:p w14:paraId="757278A5" w14:textId="77777777" w:rsidR="00E8018D" w:rsidRDefault="00CF30C0" w:rsidP="00CA495A">
            <w:pPr>
              <w:pStyle w:val="TableData"/>
              <w:rPr>
                <w:color w:val="808080"/>
              </w:rPr>
            </w:pPr>
            <w:r>
              <w:t>V</w:t>
            </w:r>
            <w:ins w:id="5" w:author="D'souza, Nigel" w:date="2019-08-28T15:42:00Z">
              <w:r w:rsidR="00CA495A">
                <w:t>2</w:t>
              </w:r>
            </w:ins>
            <w:del w:id="6" w:author="D'souza, Nigel" w:date="2019-08-28T15:42:00Z">
              <w:r w:rsidR="009D78A1" w:rsidDel="00CA495A">
                <w:delText>1</w:delText>
              </w:r>
            </w:del>
            <w:r w:rsidR="00596A98">
              <w:t>.</w:t>
            </w:r>
            <w:del w:id="7" w:author="D'souza, Nigel" w:date="2019-08-28T15:42:00Z">
              <w:r w:rsidR="00A44AF3" w:rsidDel="00CA495A">
                <w:delText>10</w:delText>
              </w:r>
            </w:del>
            <w:ins w:id="8" w:author="D'souza, Nigel" w:date="2019-09-12T14:50:00Z">
              <w:r w:rsidR="00885068">
                <w:t>1</w:t>
              </w:r>
            </w:ins>
          </w:p>
        </w:tc>
        <w:tc>
          <w:tcPr>
            <w:tcW w:w="900" w:type="dxa"/>
            <w:shd w:val="clear" w:color="auto" w:fill="CCCCCC"/>
          </w:tcPr>
          <w:p w14:paraId="438B501F" w14:textId="77777777" w:rsidR="00E8018D" w:rsidRDefault="00E8018D" w:rsidP="00853287">
            <w:pPr>
              <w:pStyle w:val="TableHead"/>
              <w:rPr>
                <w:color w:val="808080"/>
              </w:rPr>
            </w:pPr>
            <w:r>
              <w:t>Author:</w:t>
            </w:r>
          </w:p>
        </w:tc>
        <w:tc>
          <w:tcPr>
            <w:tcW w:w="2746" w:type="dxa"/>
          </w:tcPr>
          <w:p w14:paraId="528D8A9B" w14:textId="77777777" w:rsidR="00E8018D" w:rsidRDefault="003874D3" w:rsidP="00853287">
            <w:pPr>
              <w:pStyle w:val="TableData"/>
              <w:rPr>
                <w:color w:val="808080"/>
              </w:rPr>
            </w:pPr>
            <w:r>
              <w:t>Bottomline Technologies</w:t>
            </w:r>
          </w:p>
        </w:tc>
      </w:tr>
    </w:tbl>
    <w:p w14:paraId="178548DA" w14:textId="77777777" w:rsidR="00E8018D" w:rsidRDefault="00427E27" w:rsidP="00262DE9">
      <w:pPr>
        <w:jc w:val="right"/>
      </w:pPr>
      <w:r>
        <w:t>Copyright © 201</w:t>
      </w:r>
      <w:r w:rsidR="00596A98">
        <w:t>9</w:t>
      </w:r>
      <w:r w:rsidR="00E8018D">
        <w:t xml:space="preserve"> by Bottomline Technologies</w:t>
      </w:r>
    </w:p>
    <w:p w14:paraId="6F488AF0" w14:textId="77777777" w:rsidR="00E8018D" w:rsidRDefault="00E8018D" w:rsidP="00262DE9">
      <w:pPr>
        <w:jc w:val="right"/>
      </w:pPr>
      <w:r>
        <w:t xml:space="preserve">All Rights Reserved, Printed in the </w:t>
      </w:r>
      <w:smartTag w:uri="urn:schemas-microsoft-com:office:smarttags" w:element="country-region">
        <w:smartTag w:uri="urn:schemas-microsoft-com:office:smarttags" w:element="place">
          <w:r>
            <w:t>U.S.A.</w:t>
          </w:r>
        </w:smartTag>
      </w:smartTag>
    </w:p>
    <w:p w14:paraId="4D071EC9" w14:textId="77777777" w:rsidR="00E8018D" w:rsidRDefault="00E8018D" w:rsidP="00262DE9">
      <w:pPr>
        <w:jc w:val="right"/>
      </w:pPr>
      <w:r>
        <w:t>Confidential, Unpublished</w:t>
      </w:r>
    </w:p>
    <w:p w14:paraId="2534D9C4" w14:textId="77777777" w:rsidR="00E8018D" w:rsidRDefault="00E8018D" w:rsidP="00262DE9">
      <w:pPr>
        <w:jc w:val="right"/>
      </w:pPr>
      <w:r>
        <w:t>Bottomline Technologies Controlled Distribution</w:t>
      </w:r>
    </w:p>
    <w:p w14:paraId="7792F863" w14:textId="77777777" w:rsidR="00A22999" w:rsidRDefault="00E8018D" w:rsidP="00262DE9">
      <w:pPr>
        <w:jc w:val="right"/>
      </w:pPr>
      <w:r>
        <w:t>Property of Bottomline Technologies</w:t>
      </w:r>
    </w:p>
    <w:p w14:paraId="5C4FD30B" w14:textId="77777777" w:rsidR="00A22999" w:rsidRDefault="00A22999" w:rsidP="00A22999"/>
    <w:p w14:paraId="7D60282E" w14:textId="77777777" w:rsidR="00E8018D" w:rsidRPr="00A22999" w:rsidRDefault="00E8018D" w:rsidP="00A22999">
      <w:pPr>
        <w:jc w:val="center"/>
      </w:pPr>
    </w:p>
    <w:p w14:paraId="6CF26F15" w14:textId="77777777" w:rsidR="005A3589" w:rsidRDefault="005A3589" w:rsidP="00163F65">
      <w:pPr>
        <w:pStyle w:val="StyleHeading520pt"/>
        <w:ind w:left="720"/>
      </w:pPr>
      <w:bookmarkStart w:id="9" w:name="_Toc252454354"/>
    </w:p>
    <w:p w14:paraId="2B9C7AEE" w14:textId="77777777" w:rsidR="00E8018D" w:rsidRDefault="00E8018D" w:rsidP="00163F65">
      <w:pPr>
        <w:pStyle w:val="StyleHeading520pt"/>
        <w:ind w:left="720"/>
      </w:pPr>
      <w:r>
        <w:t>Contents</w:t>
      </w:r>
      <w:bookmarkEnd w:id="9"/>
    </w:p>
    <w:p w14:paraId="2D24D182" w14:textId="77777777" w:rsidR="00E8018D" w:rsidRDefault="00E8018D">
      <w:pPr>
        <w:pStyle w:val="TOC1"/>
      </w:pPr>
    </w:p>
    <w:p w14:paraId="3A51A064" w14:textId="77777777" w:rsidR="00236DC2" w:rsidRDefault="00E8018D">
      <w:pPr>
        <w:pStyle w:val="TOC1"/>
        <w:tabs>
          <w:tab w:val="left" w:pos="1000"/>
          <w:tab w:val="right" w:leader="dot" w:pos="9620"/>
        </w:tabs>
        <w:rPr>
          <w:ins w:id="10" w:author="D'souza, Nigel [2]" w:date="2020-01-03T14:59:00Z"/>
          <w:rFonts w:asciiTheme="minorHAnsi" w:eastAsiaTheme="minorEastAsia" w:hAnsiTheme="minorHAnsi" w:cstheme="minorBidi"/>
          <w:b w:val="0"/>
          <w:bCs w:val="0"/>
          <w:caps w:val="0"/>
          <w:noProof/>
          <w:sz w:val="22"/>
          <w:szCs w:val="22"/>
          <w:lang w:val="en-US"/>
        </w:rPr>
      </w:pPr>
      <w:r>
        <w:fldChar w:fldCharType="begin"/>
      </w:r>
      <w:r>
        <w:instrText xml:space="preserve"> TOC \o "1-2" \h \z \u </w:instrText>
      </w:r>
      <w:r>
        <w:fldChar w:fldCharType="separate"/>
      </w:r>
      <w:ins w:id="11" w:author="D'souza, Nigel [2]" w:date="2020-01-03T14:59:00Z">
        <w:r w:rsidR="00236DC2" w:rsidRPr="00420055">
          <w:rPr>
            <w:rStyle w:val="Hyperlink"/>
          </w:rPr>
          <w:fldChar w:fldCharType="begin"/>
        </w:r>
        <w:r w:rsidR="00236DC2" w:rsidRPr="00420055">
          <w:rPr>
            <w:rStyle w:val="Hyperlink"/>
          </w:rPr>
          <w:instrText xml:space="preserve"> </w:instrText>
        </w:r>
        <w:r w:rsidR="00236DC2">
          <w:rPr>
            <w:noProof/>
          </w:rPr>
          <w:instrText>HYPERLINK \l "_Toc28956227"</w:instrText>
        </w:r>
        <w:r w:rsidR="00236DC2" w:rsidRPr="00420055">
          <w:rPr>
            <w:rStyle w:val="Hyperlink"/>
          </w:rPr>
          <w:instrText xml:space="preserve"> </w:instrText>
        </w:r>
        <w:r w:rsidR="00236DC2" w:rsidRPr="00420055">
          <w:rPr>
            <w:rStyle w:val="Hyperlink"/>
          </w:rPr>
          <w:fldChar w:fldCharType="separate"/>
        </w:r>
        <w:r w:rsidR="00236DC2" w:rsidRPr="00420055">
          <w:rPr>
            <w:rStyle w:val="Hyperlink"/>
          </w:rPr>
          <w:t>Part 1.</w:t>
        </w:r>
        <w:r w:rsidR="00236DC2">
          <w:rPr>
            <w:rFonts w:asciiTheme="minorHAnsi" w:eastAsiaTheme="minorEastAsia" w:hAnsiTheme="minorHAnsi" w:cstheme="minorBidi"/>
            <w:b w:val="0"/>
            <w:bCs w:val="0"/>
            <w:caps w:val="0"/>
            <w:noProof/>
            <w:sz w:val="22"/>
            <w:szCs w:val="22"/>
            <w:lang w:val="en-US"/>
          </w:rPr>
          <w:tab/>
        </w:r>
        <w:r w:rsidR="00236DC2" w:rsidRPr="00420055">
          <w:rPr>
            <w:rStyle w:val="Hyperlink"/>
          </w:rPr>
          <w:t>Introduction</w:t>
        </w:r>
        <w:r w:rsidR="00236DC2">
          <w:rPr>
            <w:noProof/>
            <w:webHidden/>
          </w:rPr>
          <w:tab/>
        </w:r>
        <w:r w:rsidR="00236DC2">
          <w:rPr>
            <w:noProof/>
            <w:webHidden/>
          </w:rPr>
          <w:fldChar w:fldCharType="begin"/>
        </w:r>
        <w:r w:rsidR="00236DC2">
          <w:rPr>
            <w:noProof/>
            <w:webHidden/>
          </w:rPr>
          <w:instrText xml:space="preserve"> PAGEREF _Toc28956227 \h </w:instrText>
        </w:r>
      </w:ins>
      <w:r w:rsidR="00236DC2">
        <w:rPr>
          <w:noProof/>
          <w:webHidden/>
        </w:rPr>
      </w:r>
      <w:r w:rsidR="00236DC2">
        <w:rPr>
          <w:noProof/>
          <w:webHidden/>
        </w:rPr>
        <w:fldChar w:fldCharType="separate"/>
      </w:r>
      <w:ins w:id="12" w:author="D'souza, Nigel [2]" w:date="2020-01-03T14:59:00Z">
        <w:r w:rsidR="00236DC2">
          <w:rPr>
            <w:noProof/>
            <w:webHidden/>
          </w:rPr>
          <w:t>5</w:t>
        </w:r>
        <w:r w:rsidR="00236DC2">
          <w:rPr>
            <w:noProof/>
            <w:webHidden/>
          </w:rPr>
          <w:fldChar w:fldCharType="end"/>
        </w:r>
        <w:r w:rsidR="00236DC2" w:rsidRPr="00420055">
          <w:rPr>
            <w:rStyle w:val="Hyperlink"/>
          </w:rPr>
          <w:fldChar w:fldCharType="end"/>
        </w:r>
      </w:ins>
    </w:p>
    <w:p w14:paraId="6882EDEC" w14:textId="77777777" w:rsidR="00236DC2" w:rsidRDefault="00236DC2">
      <w:pPr>
        <w:pStyle w:val="TOC2"/>
        <w:tabs>
          <w:tab w:val="left" w:pos="800"/>
          <w:tab w:val="right" w:leader="dot" w:pos="9620"/>
        </w:tabs>
        <w:rPr>
          <w:ins w:id="13" w:author="D'souza, Nigel [2]" w:date="2020-01-03T14:59:00Z"/>
          <w:rFonts w:asciiTheme="minorHAnsi" w:eastAsiaTheme="minorEastAsia" w:hAnsiTheme="minorHAnsi" w:cstheme="minorBidi"/>
          <w:smallCaps w:val="0"/>
          <w:noProof/>
          <w:sz w:val="22"/>
          <w:szCs w:val="22"/>
          <w:lang w:val="en-US"/>
        </w:rPr>
      </w:pPr>
      <w:ins w:id="14" w:author="D'souza, Nigel [2]" w:date="2020-01-03T14:59:00Z">
        <w:r w:rsidRPr="00420055">
          <w:rPr>
            <w:rStyle w:val="Hyperlink"/>
          </w:rPr>
          <w:fldChar w:fldCharType="begin"/>
        </w:r>
        <w:r w:rsidRPr="00420055">
          <w:rPr>
            <w:rStyle w:val="Hyperlink"/>
          </w:rPr>
          <w:instrText xml:space="preserve"> </w:instrText>
        </w:r>
        <w:r>
          <w:rPr>
            <w:noProof/>
          </w:rPr>
          <w:instrText>HYPERLINK \l "_Toc28956228"</w:instrText>
        </w:r>
        <w:r w:rsidRPr="00420055">
          <w:rPr>
            <w:rStyle w:val="Hyperlink"/>
          </w:rPr>
          <w:instrText xml:space="preserve"> </w:instrText>
        </w:r>
        <w:r w:rsidRPr="00420055">
          <w:rPr>
            <w:rStyle w:val="Hyperlink"/>
          </w:rPr>
          <w:fldChar w:fldCharType="separate"/>
        </w:r>
        <w:r w:rsidRPr="00420055">
          <w:rPr>
            <w:rStyle w:val="Hyperlink"/>
          </w:rPr>
          <w:t>1.1.</w:t>
        </w:r>
        <w:r>
          <w:rPr>
            <w:rFonts w:asciiTheme="minorHAnsi" w:eastAsiaTheme="minorEastAsia" w:hAnsiTheme="minorHAnsi" w:cstheme="minorBidi"/>
            <w:smallCaps w:val="0"/>
            <w:noProof/>
            <w:sz w:val="22"/>
            <w:szCs w:val="22"/>
            <w:lang w:val="en-US"/>
          </w:rPr>
          <w:tab/>
        </w:r>
        <w:r w:rsidRPr="00420055">
          <w:rPr>
            <w:rStyle w:val="Hyperlink"/>
          </w:rPr>
          <w:t>Purpose</w:t>
        </w:r>
        <w:r>
          <w:rPr>
            <w:noProof/>
            <w:webHidden/>
          </w:rPr>
          <w:tab/>
        </w:r>
        <w:r>
          <w:rPr>
            <w:noProof/>
            <w:webHidden/>
          </w:rPr>
          <w:fldChar w:fldCharType="begin"/>
        </w:r>
        <w:r>
          <w:rPr>
            <w:noProof/>
            <w:webHidden/>
          </w:rPr>
          <w:instrText xml:space="preserve"> PAGEREF _Toc28956228 \h </w:instrText>
        </w:r>
      </w:ins>
      <w:r>
        <w:rPr>
          <w:noProof/>
          <w:webHidden/>
        </w:rPr>
      </w:r>
      <w:r>
        <w:rPr>
          <w:noProof/>
          <w:webHidden/>
        </w:rPr>
        <w:fldChar w:fldCharType="separate"/>
      </w:r>
      <w:ins w:id="15" w:author="D'souza, Nigel [2]" w:date="2020-01-03T14:59:00Z">
        <w:r>
          <w:rPr>
            <w:noProof/>
            <w:webHidden/>
          </w:rPr>
          <w:t>5</w:t>
        </w:r>
        <w:r>
          <w:rPr>
            <w:noProof/>
            <w:webHidden/>
          </w:rPr>
          <w:fldChar w:fldCharType="end"/>
        </w:r>
        <w:r w:rsidRPr="00420055">
          <w:rPr>
            <w:rStyle w:val="Hyperlink"/>
          </w:rPr>
          <w:fldChar w:fldCharType="end"/>
        </w:r>
      </w:ins>
    </w:p>
    <w:p w14:paraId="01EE6F86" w14:textId="77777777" w:rsidR="00236DC2" w:rsidRDefault="00236DC2">
      <w:pPr>
        <w:pStyle w:val="TOC2"/>
        <w:tabs>
          <w:tab w:val="left" w:pos="800"/>
          <w:tab w:val="right" w:leader="dot" w:pos="9620"/>
        </w:tabs>
        <w:rPr>
          <w:ins w:id="16" w:author="D'souza, Nigel [2]" w:date="2020-01-03T14:59:00Z"/>
          <w:rFonts w:asciiTheme="minorHAnsi" w:eastAsiaTheme="minorEastAsia" w:hAnsiTheme="minorHAnsi" w:cstheme="minorBidi"/>
          <w:smallCaps w:val="0"/>
          <w:noProof/>
          <w:sz w:val="22"/>
          <w:szCs w:val="22"/>
          <w:lang w:val="en-US"/>
        </w:rPr>
      </w:pPr>
      <w:ins w:id="17" w:author="D'souza, Nigel [2]" w:date="2020-01-03T14:59:00Z">
        <w:r w:rsidRPr="00420055">
          <w:rPr>
            <w:rStyle w:val="Hyperlink"/>
          </w:rPr>
          <w:fldChar w:fldCharType="begin"/>
        </w:r>
        <w:r w:rsidRPr="00420055">
          <w:rPr>
            <w:rStyle w:val="Hyperlink"/>
          </w:rPr>
          <w:instrText xml:space="preserve"> </w:instrText>
        </w:r>
        <w:r>
          <w:rPr>
            <w:noProof/>
          </w:rPr>
          <w:instrText>HYPERLINK \l "_Toc28956229"</w:instrText>
        </w:r>
        <w:r w:rsidRPr="00420055">
          <w:rPr>
            <w:rStyle w:val="Hyperlink"/>
          </w:rPr>
          <w:instrText xml:space="preserve"> </w:instrText>
        </w:r>
        <w:r w:rsidRPr="00420055">
          <w:rPr>
            <w:rStyle w:val="Hyperlink"/>
          </w:rPr>
          <w:fldChar w:fldCharType="separate"/>
        </w:r>
        <w:r w:rsidRPr="00420055">
          <w:rPr>
            <w:rStyle w:val="Hyperlink"/>
          </w:rPr>
          <w:t>1.2.</w:t>
        </w:r>
        <w:r>
          <w:rPr>
            <w:rFonts w:asciiTheme="minorHAnsi" w:eastAsiaTheme="minorEastAsia" w:hAnsiTheme="minorHAnsi" w:cstheme="minorBidi"/>
            <w:smallCaps w:val="0"/>
            <w:noProof/>
            <w:sz w:val="22"/>
            <w:szCs w:val="22"/>
            <w:lang w:val="en-US"/>
          </w:rPr>
          <w:tab/>
        </w:r>
        <w:r w:rsidRPr="00420055">
          <w:rPr>
            <w:rStyle w:val="Hyperlink"/>
          </w:rPr>
          <w:t>Document Scope</w:t>
        </w:r>
        <w:r>
          <w:rPr>
            <w:noProof/>
            <w:webHidden/>
          </w:rPr>
          <w:tab/>
        </w:r>
        <w:r>
          <w:rPr>
            <w:noProof/>
            <w:webHidden/>
          </w:rPr>
          <w:fldChar w:fldCharType="begin"/>
        </w:r>
        <w:r>
          <w:rPr>
            <w:noProof/>
            <w:webHidden/>
          </w:rPr>
          <w:instrText xml:space="preserve"> PAGEREF _Toc28956229 \h </w:instrText>
        </w:r>
      </w:ins>
      <w:r>
        <w:rPr>
          <w:noProof/>
          <w:webHidden/>
        </w:rPr>
      </w:r>
      <w:r>
        <w:rPr>
          <w:noProof/>
          <w:webHidden/>
        </w:rPr>
        <w:fldChar w:fldCharType="separate"/>
      </w:r>
      <w:ins w:id="18" w:author="D'souza, Nigel [2]" w:date="2020-01-03T14:59:00Z">
        <w:r>
          <w:rPr>
            <w:noProof/>
            <w:webHidden/>
          </w:rPr>
          <w:t>5</w:t>
        </w:r>
        <w:r>
          <w:rPr>
            <w:noProof/>
            <w:webHidden/>
          </w:rPr>
          <w:fldChar w:fldCharType="end"/>
        </w:r>
        <w:r w:rsidRPr="00420055">
          <w:rPr>
            <w:rStyle w:val="Hyperlink"/>
          </w:rPr>
          <w:fldChar w:fldCharType="end"/>
        </w:r>
      </w:ins>
    </w:p>
    <w:p w14:paraId="333913AA" w14:textId="77777777" w:rsidR="00236DC2" w:rsidRDefault="00236DC2">
      <w:pPr>
        <w:pStyle w:val="TOC2"/>
        <w:tabs>
          <w:tab w:val="left" w:pos="800"/>
          <w:tab w:val="right" w:leader="dot" w:pos="9620"/>
        </w:tabs>
        <w:rPr>
          <w:ins w:id="19" w:author="D'souza, Nigel [2]" w:date="2020-01-03T14:59:00Z"/>
          <w:rFonts w:asciiTheme="minorHAnsi" w:eastAsiaTheme="minorEastAsia" w:hAnsiTheme="minorHAnsi" w:cstheme="minorBidi"/>
          <w:smallCaps w:val="0"/>
          <w:noProof/>
          <w:sz w:val="22"/>
          <w:szCs w:val="22"/>
          <w:lang w:val="en-US"/>
        </w:rPr>
      </w:pPr>
      <w:ins w:id="20" w:author="D'souza, Nigel [2]" w:date="2020-01-03T14:59:00Z">
        <w:r w:rsidRPr="00420055">
          <w:rPr>
            <w:rStyle w:val="Hyperlink"/>
          </w:rPr>
          <w:fldChar w:fldCharType="begin"/>
        </w:r>
        <w:r w:rsidRPr="00420055">
          <w:rPr>
            <w:rStyle w:val="Hyperlink"/>
          </w:rPr>
          <w:instrText xml:space="preserve"> </w:instrText>
        </w:r>
        <w:r>
          <w:rPr>
            <w:noProof/>
          </w:rPr>
          <w:instrText>HYPERLINK \l "_Toc28956230"</w:instrText>
        </w:r>
        <w:r w:rsidRPr="00420055">
          <w:rPr>
            <w:rStyle w:val="Hyperlink"/>
          </w:rPr>
          <w:instrText xml:space="preserve"> </w:instrText>
        </w:r>
        <w:r w:rsidRPr="00420055">
          <w:rPr>
            <w:rStyle w:val="Hyperlink"/>
          </w:rPr>
          <w:fldChar w:fldCharType="separate"/>
        </w:r>
        <w:r w:rsidRPr="00420055">
          <w:rPr>
            <w:rStyle w:val="Hyperlink"/>
            <w:lang w:val="en-US"/>
          </w:rPr>
          <w:t>1.3.</w:t>
        </w:r>
        <w:r>
          <w:rPr>
            <w:rFonts w:asciiTheme="minorHAnsi" w:eastAsiaTheme="minorEastAsia" w:hAnsiTheme="minorHAnsi" w:cstheme="minorBidi"/>
            <w:smallCaps w:val="0"/>
            <w:noProof/>
            <w:sz w:val="22"/>
            <w:szCs w:val="22"/>
            <w:lang w:val="en-US"/>
          </w:rPr>
          <w:tab/>
        </w:r>
        <w:r w:rsidRPr="00420055">
          <w:rPr>
            <w:rStyle w:val="Hyperlink"/>
            <w:lang w:val="en-US"/>
          </w:rPr>
          <w:t>Target Audience</w:t>
        </w:r>
        <w:r>
          <w:rPr>
            <w:noProof/>
            <w:webHidden/>
          </w:rPr>
          <w:tab/>
        </w:r>
        <w:r>
          <w:rPr>
            <w:noProof/>
            <w:webHidden/>
          </w:rPr>
          <w:fldChar w:fldCharType="begin"/>
        </w:r>
        <w:r>
          <w:rPr>
            <w:noProof/>
            <w:webHidden/>
          </w:rPr>
          <w:instrText xml:space="preserve"> PAGEREF _Toc28956230 \h </w:instrText>
        </w:r>
      </w:ins>
      <w:r>
        <w:rPr>
          <w:noProof/>
          <w:webHidden/>
        </w:rPr>
      </w:r>
      <w:r>
        <w:rPr>
          <w:noProof/>
          <w:webHidden/>
        </w:rPr>
        <w:fldChar w:fldCharType="separate"/>
      </w:r>
      <w:ins w:id="21" w:author="D'souza, Nigel [2]" w:date="2020-01-03T14:59:00Z">
        <w:r>
          <w:rPr>
            <w:noProof/>
            <w:webHidden/>
          </w:rPr>
          <w:t>5</w:t>
        </w:r>
        <w:r>
          <w:rPr>
            <w:noProof/>
            <w:webHidden/>
          </w:rPr>
          <w:fldChar w:fldCharType="end"/>
        </w:r>
        <w:r w:rsidRPr="00420055">
          <w:rPr>
            <w:rStyle w:val="Hyperlink"/>
          </w:rPr>
          <w:fldChar w:fldCharType="end"/>
        </w:r>
      </w:ins>
    </w:p>
    <w:p w14:paraId="2FB42C24" w14:textId="77777777" w:rsidR="00236DC2" w:rsidRDefault="00236DC2">
      <w:pPr>
        <w:pStyle w:val="TOC2"/>
        <w:tabs>
          <w:tab w:val="left" w:pos="800"/>
          <w:tab w:val="right" w:leader="dot" w:pos="9620"/>
        </w:tabs>
        <w:rPr>
          <w:ins w:id="22" w:author="D'souza, Nigel [2]" w:date="2020-01-03T14:59:00Z"/>
          <w:rFonts w:asciiTheme="minorHAnsi" w:eastAsiaTheme="minorEastAsia" w:hAnsiTheme="minorHAnsi" w:cstheme="minorBidi"/>
          <w:smallCaps w:val="0"/>
          <w:noProof/>
          <w:sz w:val="22"/>
          <w:szCs w:val="22"/>
          <w:lang w:val="en-US"/>
        </w:rPr>
      </w:pPr>
      <w:ins w:id="23" w:author="D'souza, Nigel [2]" w:date="2020-01-03T14:59:00Z">
        <w:r w:rsidRPr="00420055">
          <w:rPr>
            <w:rStyle w:val="Hyperlink"/>
          </w:rPr>
          <w:fldChar w:fldCharType="begin"/>
        </w:r>
        <w:r w:rsidRPr="00420055">
          <w:rPr>
            <w:rStyle w:val="Hyperlink"/>
          </w:rPr>
          <w:instrText xml:space="preserve"> </w:instrText>
        </w:r>
        <w:r>
          <w:rPr>
            <w:noProof/>
          </w:rPr>
          <w:instrText>HYPERLINK \l "_Toc28956231"</w:instrText>
        </w:r>
        <w:r w:rsidRPr="00420055">
          <w:rPr>
            <w:rStyle w:val="Hyperlink"/>
          </w:rPr>
          <w:instrText xml:space="preserve"> </w:instrText>
        </w:r>
        <w:r w:rsidRPr="00420055">
          <w:rPr>
            <w:rStyle w:val="Hyperlink"/>
          </w:rPr>
          <w:fldChar w:fldCharType="separate"/>
        </w:r>
        <w:r w:rsidRPr="00420055">
          <w:rPr>
            <w:rStyle w:val="Hyperlink"/>
            <w:lang w:val="en-US"/>
          </w:rPr>
          <w:t>1.4.</w:t>
        </w:r>
        <w:r>
          <w:rPr>
            <w:rFonts w:asciiTheme="minorHAnsi" w:eastAsiaTheme="minorEastAsia" w:hAnsiTheme="minorHAnsi" w:cstheme="minorBidi"/>
            <w:smallCaps w:val="0"/>
            <w:noProof/>
            <w:sz w:val="22"/>
            <w:szCs w:val="22"/>
            <w:lang w:val="en-US"/>
          </w:rPr>
          <w:tab/>
        </w:r>
        <w:r w:rsidRPr="00420055">
          <w:rPr>
            <w:rStyle w:val="Hyperlink"/>
            <w:lang w:val="en-US"/>
          </w:rPr>
          <w:t>Reviewers</w:t>
        </w:r>
        <w:r>
          <w:rPr>
            <w:noProof/>
            <w:webHidden/>
          </w:rPr>
          <w:tab/>
        </w:r>
        <w:r>
          <w:rPr>
            <w:noProof/>
            <w:webHidden/>
          </w:rPr>
          <w:fldChar w:fldCharType="begin"/>
        </w:r>
        <w:r>
          <w:rPr>
            <w:noProof/>
            <w:webHidden/>
          </w:rPr>
          <w:instrText xml:space="preserve"> PAGEREF _Toc28956231 \h </w:instrText>
        </w:r>
      </w:ins>
      <w:r>
        <w:rPr>
          <w:noProof/>
          <w:webHidden/>
        </w:rPr>
      </w:r>
      <w:r>
        <w:rPr>
          <w:noProof/>
          <w:webHidden/>
        </w:rPr>
        <w:fldChar w:fldCharType="separate"/>
      </w:r>
      <w:ins w:id="24" w:author="D'souza, Nigel [2]" w:date="2020-01-03T14:59:00Z">
        <w:r>
          <w:rPr>
            <w:noProof/>
            <w:webHidden/>
          </w:rPr>
          <w:t>6</w:t>
        </w:r>
        <w:r>
          <w:rPr>
            <w:noProof/>
            <w:webHidden/>
          </w:rPr>
          <w:fldChar w:fldCharType="end"/>
        </w:r>
        <w:r w:rsidRPr="00420055">
          <w:rPr>
            <w:rStyle w:val="Hyperlink"/>
          </w:rPr>
          <w:fldChar w:fldCharType="end"/>
        </w:r>
      </w:ins>
    </w:p>
    <w:p w14:paraId="2E0E2138" w14:textId="77777777" w:rsidR="00236DC2" w:rsidRDefault="00236DC2">
      <w:pPr>
        <w:pStyle w:val="TOC2"/>
        <w:tabs>
          <w:tab w:val="left" w:pos="800"/>
          <w:tab w:val="right" w:leader="dot" w:pos="9620"/>
        </w:tabs>
        <w:rPr>
          <w:ins w:id="25" w:author="D'souza, Nigel [2]" w:date="2020-01-03T14:59:00Z"/>
          <w:rFonts w:asciiTheme="minorHAnsi" w:eastAsiaTheme="minorEastAsia" w:hAnsiTheme="minorHAnsi" w:cstheme="minorBidi"/>
          <w:smallCaps w:val="0"/>
          <w:noProof/>
          <w:sz w:val="22"/>
          <w:szCs w:val="22"/>
          <w:lang w:val="en-US"/>
        </w:rPr>
      </w:pPr>
      <w:ins w:id="26" w:author="D'souza, Nigel [2]" w:date="2020-01-03T14:59:00Z">
        <w:r w:rsidRPr="00420055">
          <w:rPr>
            <w:rStyle w:val="Hyperlink"/>
          </w:rPr>
          <w:fldChar w:fldCharType="begin"/>
        </w:r>
        <w:r w:rsidRPr="00420055">
          <w:rPr>
            <w:rStyle w:val="Hyperlink"/>
          </w:rPr>
          <w:instrText xml:space="preserve"> </w:instrText>
        </w:r>
        <w:r>
          <w:rPr>
            <w:noProof/>
          </w:rPr>
          <w:instrText>HYPERLINK \l "_Toc28956232"</w:instrText>
        </w:r>
        <w:r w:rsidRPr="00420055">
          <w:rPr>
            <w:rStyle w:val="Hyperlink"/>
          </w:rPr>
          <w:instrText xml:space="preserve"> </w:instrText>
        </w:r>
        <w:r w:rsidRPr="00420055">
          <w:rPr>
            <w:rStyle w:val="Hyperlink"/>
          </w:rPr>
          <w:fldChar w:fldCharType="separate"/>
        </w:r>
        <w:r w:rsidRPr="00420055">
          <w:rPr>
            <w:rStyle w:val="Hyperlink"/>
            <w:lang w:val="en-US"/>
          </w:rPr>
          <w:t>1.5.</w:t>
        </w:r>
        <w:r>
          <w:rPr>
            <w:rFonts w:asciiTheme="minorHAnsi" w:eastAsiaTheme="minorEastAsia" w:hAnsiTheme="minorHAnsi" w:cstheme="minorBidi"/>
            <w:smallCaps w:val="0"/>
            <w:noProof/>
            <w:sz w:val="22"/>
            <w:szCs w:val="22"/>
            <w:lang w:val="en-US"/>
          </w:rPr>
          <w:tab/>
        </w:r>
        <w:r w:rsidRPr="00420055">
          <w:rPr>
            <w:rStyle w:val="Hyperlink"/>
            <w:lang w:val="en-US"/>
          </w:rPr>
          <w:t>Approvers (Sign Off)</w:t>
        </w:r>
        <w:r>
          <w:rPr>
            <w:noProof/>
            <w:webHidden/>
          </w:rPr>
          <w:tab/>
        </w:r>
        <w:r>
          <w:rPr>
            <w:noProof/>
            <w:webHidden/>
          </w:rPr>
          <w:fldChar w:fldCharType="begin"/>
        </w:r>
        <w:r>
          <w:rPr>
            <w:noProof/>
            <w:webHidden/>
          </w:rPr>
          <w:instrText xml:space="preserve"> PAGEREF _Toc28956232 \h </w:instrText>
        </w:r>
      </w:ins>
      <w:r>
        <w:rPr>
          <w:noProof/>
          <w:webHidden/>
        </w:rPr>
      </w:r>
      <w:r>
        <w:rPr>
          <w:noProof/>
          <w:webHidden/>
        </w:rPr>
        <w:fldChar w:fldCharType="separate"/>
      </w:r>
      <w:ins w:id="27" w:author="D'souza, Nigel [2]" w:date="2020-01-03T14:59:00Z">
        <w:r>
          <w:rPr>
            <w:noProof/>
            <w:webHidden/>
          </w:rPr>
          <w:t>6</w:t>
        </w:r>
        <w:r>
          <w:rPr>
            <w:noProof/>
            <w:webHidden/>
          </w:rPr>
          <w:fldChar w:fldCharType="end"/>
        </w:r>
        <w:r w:rsidRPr="00420055">
          <w:rPr>
            <w:rStyle w:val="Hyperlink"/>
          </w:rPr>
          <w:fldChar w:fldCharType="end"/>
        </w:r>
      </w:ins>
    </w:p>
    <w:p w14:paraId="6F1D2766" w14:textId="77777777" w:rsidR="00236DC2" w:rsidRDefault="00236DC2">
      <w:pPr>
        <w:pStyle w:val="TOC2"/>
        <w:tabs>
          <w:tab w:val="left" w:pos="800"/>
          <w:tab w:val="right" w:leader="dot" w:pos="9620"/>
        </w:tabs>
        <w:rPr>
          <w:ins w:id="28" w:author="D'souza, Nigel [2]" w:date="2020-01-03T14:59:00Z"/>
          <w:rFonts w:asciiTheme="minorHAnsi" w:eastAsiaTheme="minorEastAsia" w:hAnsiTheme="minorHAnsi" w:cstheme="minorBidi"/>
          <w:smallCaps w:val="0"/>
          <w:noProof/>
          <w:sz w:val="22"/>
          <w:szCs w:val="22"/>
          <w:lang w:val="en-US"/>
        </w:rPr>
      </w:pPr>
      <w:ins w:id="29" w:author="D'souza, Nigel [2]" w:date="2020-01-03T14:59:00Z">
        <w:r w:rsidRPr="00420055">
          <w:rPr>
            <w:rStyle w:val="Hyperlink"/>
          </w:rPr>
          <w:fldChar w:fldCharType="begin"/>
        </w:r>
        <w:r w:rsidRPr="00420055">
          <w:rPr>
            <w:rStyle w:val="Hyperlink"/>
          </w:rPr>
          <w:instrText xml:space="preserve"> </w:instrText>
        </w:r>
        <w:r>
          <w:rPr>
            <w:noProof/>
          </w:rPr>
          <w:instrText>HYPERLINK \l "_Toc28956233"</w:instrText>
        </w:r>
        <w:r w:rsidRPr="00420055">
          <w:rPr>
            <w:rStyle w:val="Hyperlink"/>
          </w:rPr>
          <w:instrText xml:space="preserve"> </w:instrText>
        </w:r>
        <w:r w:rsidRPr="00420055">
          <w:rPr>
            <w:rStyle w:val="Hyperlink"/>
          </w:rPr>
          <w:fldChar w:fldCharType="separate"/>
        </w:r>
        <w:r w:rsidRPr="00420055">
          <w:rPr>
            <w:rStyle w:val="Hyperlink"/>
            <w:lang w:val="en-US"/>
          </w:rPr>
          <w:t>1.6.</w:t>
        </w:r>
        <w:r>
          <w:rPr>
            <w:rFonts w:asciiTheme="minorHAnsi" w:eastAsiaTheme="minorEastAsia" w:hAnsiTheme="minorHAnsi" w:cstheme="minorBidi"/>
            <w:smallCaps w:val="0"/>
            <w:noProof/>
            <w:sz w:val="22"/>
            <w:szCs w:val="22"/>
            <w:lang w:val="en-US"/>
          </w:rPr>
          <w:tab/>
        </w:r>
        <w:r w:rsidRPr="00420055">
          <w:rPr>
            <w:rStyle w:val="Hyperlink"/>
          </w:rPr>
          <w:t>Document</w:t>
        </w:r>
        <w:r w:rsidRPr="00420055">
          <w:rPr>
            <w:rStyle w:val="Hyperlink"/>
            <w:lang w:val="en-US"/>
          </w:rPr>
          <w:t xml:space="preserve"> History</w:t>
        </w:r>
        <w:r>
          <w:rPr>
            <w:noProof/>
            <w:webHidden/>
          </w:rPr>
          <w:tab/>
        </w:r>
        <w:r>
          <w:rPr>
            <w:noProof/>
            <w:webHidden/>
          </w:rPr>
          <w:fldChar w:fldCharType="begin"/>
        </w:r>
        <w:r>
          <w:rPr>
            <w:noProof/>
            <w:webHidden/>
          </w:rPr>
          <w:instrText xml:space="preserve"> PAGEREF _Toc28956233 \h </w:instrText>
        </w:r>
      </w:ins>
      <w:r>
        <w:rPr>
          <w:noProof/>
          <w:webHidden/>
        </w:rPr>
      </w:r>
      <w:r>
        <w:rPr>
          <w:noProof/>
          <w:webHidden/>
        </w:rPr>
        <w:fldChar w:fldCharType="separate"/>
      </w:r>
      <w:ins w:id="30" w:author="D'souza, Nigel [2]" w:date="2020-01-03T14:59:00Z">
        <w:r>
          <w:rPr>
            <w:noProof/>
            <w:webHidden/>
          </w:rPr>
          <w:t>7</w:t>
        </w:r>
        <w:r>
          <w:rPr>
            <w:noProof/>
            <w:webHidden/>
          </w:rPr>
          <w:fldChar w:fldCharType="end"/>
        </w:r>
        <w:r w:rsidRPr="00420055">
          <w:rPr>
            <w:rStyle w:val="Hyperlink"/>
          </w:rPr>
          <w:fldChar w:fldCharType="end"/>
        </w:r>
      </w:ins>
    </w:p>
    <w:p w14:paraId="4C7D6DE3" w14:textId="77777777" w:rsidR="00236DC2" w:rsidRDefault="00236DC2">
      <w:pPr>
        <w:pStyle w:val="TOC2"/>
        <w:tabs>
          <w:tab w:val="left" w:pos="800"/>
          <w:tab w:val="right" w:leader="dot" w:pos="9620"/>
        </w:tabs>
        <w:rPr>
          <w:ins w:id="31" w:author="D'souza, Nigel [2]" w:date="2020-01-03T14:59:00Z"/>
          <w:rFonts w:asciiTheme="minorHAnsi" w:eastAsiaTheme="minorEastAsia" w:hAnsiTheme="minorHAnsi" w:cstheme="minorBidi"/>
          <w:smallCaps w:val="0"/>
          <w:noProof/>
          <w:sz w:val="22"/>
          <w:szCs w:val="22"/>
          <w:lang w:val="en-US"/>
        </w:rPr>
      </w:pPr>
      <w:ins w:id="32" w:author="D'souza, Nigel [2]" w:date="2020-01-03T14:59:00Z">
        <w:r w:rsidRPr="00420055">
          <w:rPr>
            <w:rStyle w:val="Hyperlink"/>
          </w:rPr>
          <w:fldChar w:fldCharType="begin"/>
        </w:r>
        <w:r w:rsidRPr="00420055">
          <w:rPr>
            <w:rStyle w:val="Hyperlink"/>
          </w:rPr>
          <w:instrText xml:space="preserve"> </w:instrText>
        </w:r>
        <w:r>
          <w:rPr>
            <w:noProof/>
          </w:rPr>
          <w:instrText>HYPERLINK \l "_Toc28956234"</w:instrText>
        </w:r>
        <w:r w:rsidRPr="00420055">
          <w:rPr>
            <w:rStyle w:val="Hyperlink"/>
          </w:rPr>
          <w:instrText xml:space="preserve"> </w:instrText>
        </w:r>
        <w:r w:rsidRPr="00420055">
          <w:rPr>
            <w:rStyle w:val="Hyperlink"/>
          </w:rPr>
          <w:fldChar w:fldCharType="separate"/>
        </w:r>
        <w:r w:rsidRPr="00420055">
          <w:rPr>
            <w:rStyle w:val="Hyperlink"/>
          </w:rPr>
          <w:t>1.7.</w:t>
        </w:r>
        <w:r>
          <w:rPr>
            <w:rFonts w:asciiTheme="minorHAnsi" w:eastAsiaTheme="minorEastAsia" w:hAnsiTheme="minorHAnsi" w:cstheme="minorBidi"/>
            <w:smallCaps w:val="0"/>
            <w:noProof/>
            <w:sz w:val="22"/>
            <w:szCs w:val="22"/>
            <w:lang w:val="en-US"/>
          </w:rPr>
          <w:tab/>
        </w:r>
        <w:r w:rsidRPr="00420055">
          <w:rPr>
            <w:rStyle w:val="Hyperlink"/>
          </w:rPr>
          <w:t>Document References</w:t>
        </w:r>
        <w:r>
          <w:rPr>
            <w:noProof/>
            <w:webHidden/>
          </w:rPr>
          <w:tab/>
        </w:r>
        <w:r>
          <w:rPr>
            <w:noProof/>
            <w:webHidden/>
          </w:rPr>
          <w:fldChar w:fldCharType="begin"/>
        </w:r>
        <w:r>
          <w:rPr>
            <w:noProof/>
            <w:webHidden/>
          </w:rPr>
          <w:instrText xml:space="preserve"> PAGEREF _Toc28956234 \h </w:instrText>
        </w:r>
      </w:ins>
      <w:r>
        <w:rPr>
          <w:noProof/>
          <w:webHidden/>
        </w:rPr>
      </w:r>
      <w:r>
        <w:rPr>
          <w:noProof/>
          <w:webHidden/>
        </w:rPr>
        <w:fldChar w:fldCharType="separate"/>
      </w:r>
      <w:ins w:id="33" w:author="D'souza, Nigel [2]" w:date="2020-01-03T14:59:00Z">
        <w:r>
          <w:rPr>
            <w:noProof/>
            <w:webHidden/>
          </w:rPr>
          <w:t>7</w:t>
        </w:r>
        <w:r>
          <w:rPr>
            <w:noProof/>
            <w:webHidden/>
          </w:rPr>
          <w:fldChar w:fldCharType="end"/>
        </w:r>
        <w:r w:rsidRPr="00420055">
          <w:rPr>
            <w:rStyle w:val="Hyperlink"/>
          </w:rPr>
          <w:fldChar w:fldCharType="end"/>
        </w:r>
      </w:ins>
    </w:p>
    <w:p w14:paraId="02ED84CC" w14:textId="77777777" w:rsidR="00236DC2" w:rsidRDefault="00236DC2">
      <w:pPr>
        <w:pStyle w:val="TOC2"/>
        <w:tabs>
          <w:tab w:val="left" w:pos="800"/>
          <w:tab w:val="right" w:leader="dot" w:pos="9620"/>
        </w:tabs>
        <w:rPr>
          <w:ins w:id="34" w:author="D'souza, Nigel [2]" w:date="2020-01-03T14:59:00Z"/>
          <w:rFonts w:asciiTheme="minorHAnsi" w:eastAsiaTheme="minorEastAsia" w:hAnsiTheme="minorHAnsi" w:cstheme="minorBidi"/>
          <w:smallCaps w:val="0"/>
          <w:noProof/>
          <w:sz w:val="22"/>
          <w:szCs w:val="22"/>
          <w:lang w:val="en-US"/>
        </w:rPr>
      </w:pPr>
      <w:ins w:id="35" w:author="D'souza, Nigel [2]" w:date="2020-01-03T14:59:00Z">
        <w:r w:rsidRPr="00420055">
          <w:rPr>
            <w:rStyle w:val="Hyperlink"/>
          </w:rPr>
          <w:fldChar w:fldCharType="begin"/>
        </w:r>
        <w:r w:rsidRPr="00420055">
          <w:rPr>
            <w:rStyle w:val="Hyperlink"/>
          </w:rPr>
          <w:instrText xml:space="preserve"> </w:instrText>
        </w:r>
        <w:r>
          <w:rPr>
            <w:noProof/>
          </w:rPr>
          <w:instrText>HYPERLINK \l "_Toc28956235"</w:instrText>
        </w:r>
        <w:r w:rsidRPr="00420055">
          <w:rPr>
            <w:rStyle w:val="Hyperlink"/>
          </w:rPr>
          <w:instrText xml:space="preserve"> </w:instrText>
        </w:r>
        <w:r w:rsidRPr="00420055">
          <w:rPr>
            <w:rStyle w:val="Hyperlink"/>
          </w:rPr>
          <w:fldChar w:fldCharType="separate"/>
        </w:r>
        <w:r w:rsidRPr="00420055">
          <w:rPr>
            <w:rStyle w:val="Hyperlink"/>
          </w:rPr>
          <w:t>1.8.</w:t>
        </w:r>
        <w:r>
          <w:rPr>
            <w:rFonts w:asciiTheme="minorHAnsi" w:eastAsiaTheme="minorEastAsia" w:hAnsiTheme="minorHAnsi" w:cstheme="minorBidi"/>
            <w:smallCaps w:val="0"/>
            <w:noProof/>
            <w:sz w:val="22"/>
            <w:szCs w:val="22"/>
            <w:lang w:val="en-US"/>
          </w:rPr>
          <w:tab/>
        </w:r>
        <w:r w:rsidRPr="00420055">
          <w:rPr>
            <w:rStyle w:val="Hyperlink"/>
          </w:rPr>
          <w:t>Risks and Issues</w:t>
        </w:r>
        <w:r>
          <w:rPr>
            <w:noProof/>
            <w:webHidden/>
          </w:rPr>
          <w:tab/>
        </w:r>
        <w:r>
          <w:rPr>
            <w:noProof/>
            <w:webHidden/>
          </w:rPr>
          <w:fldChar w:fldCharType="begin"/>
        </w:r>
        <w:r>
          <w:rPr>
            <w:noProof/>
            <w:webHidden/>
          </w:rPr>
          <w:instrText xml:space="preserve"> PAGEREF _Toc28956235 \h </w:instrText>
        </w:r>
      </w:ins>
      <w:r>
        <w:rPr>
          <w:noProof/>
          <w:webHidden/>
        </w:rPr>
      </w:r>
      <w:r>
        <w:rPr>
          <w:noProof/>
          <w:webHidden/>
        </w:rPr>
        <w:fldChar w:fldCharType="separate"/>
      </w:r>
      <w:ins w:id="36" w:author="D'souza, Nigel [2]" w:date="2020-01-03T14:59:00Z">
        <w:r>
          <w:rPr>
            <w:noProof/>
            <w:webHidden/>
          </w:rPr>
          <w:t>8</w:t>
        </w:r>
        <w:r>
          <w:rPr>
            <w:noProof/>
            <w:webHidden/>
          </w:rPr>
          <w:fldChar w:fldCharType="end"/>
        </w:r>
        <w:r w:rsidRPr="00420055">
          <w:rPr>
            <w:rStyle w:val="Hyperlink"/>
          </w:rPr>
          <w:fldChar w:fldCharType="end"/>
        </w:r>
      </w:ins>
    </w:p>
    <w:p w14:paraId="6D0C25BA" w14:textId="77777777" w:rsidR="00236DC2" w:rsidRDefault="00236DC2">
      <w:pPr>
        <w:pStyle w:val="TOC2"/>
        <w:tabs>
          <w:tab w:val="left" w:pos="800"/>
          <w:tab w:val="right" w:leader="dot" w:pos="9620"/>
        </w:tabs>
        <w:rPr>
          <w:ins w:id="37" w:author="D'souza, Nigel [2]" w:date="2020-01-03T14:59:00Z"/>
          <w:rFonts w:asciiTheme="minorHAnsi" w:eastAsiaTheme="minorEastAsia" w:hAnsiTheme="minorHAnsi" w:cstheme="minorBidi"/>
          <w:smallCaps w:val="0"/>
          <w:noProof/>
          <w:sz w:val="22"/>
          <w:szCs w:val="22"/>
          <w:lang w:val="en-US"/>
        </w:rPr>
      </w:pPr>
      <w:ins w:id="38" w:author="D'souza, Nigel [2]" w:date="2020-01-03T14:59:00Z">
        <w:r w:rsidRPr="00420055">
          <w:rPr>
            <w:rStyle w:val="Hyperlink"/>
          </w:rPr>
          <w:fldChar w:fldCharType="begin"/>
        </w:r>
        <w:r w:rsidRPr="00420055">
          <w:rPr>
            <w:rStyle w:val="Hyperlink"/>
          </w:rPr>
          <w:instrText xml:space="preserve"> </w:instrText>
        </w:r>
        <w:r>
          <w:rPr>
            <w:noProof/>
          </w:rPr>
          <w:instrText>HYPERLINK \l "_Toc28956236"</w:instrText>
        </w:r>
        <w:r w:rsidRPr="00420055">
          <w:rPr>
            <w:rStyle w:val="Hyperlink"/>
          </w:rPr>
          <w:instrText xml:space="preserve"> </w:instrText>
        </w:r>
        <w:r w:rsidRPr="00420055">
          <w:rPr>
            <w:rStyle w:val="Hyperlink"/>
          </w:rPr>
          <w:fldChar w:fldCharType="separate"/>
        </w:r>
        <w:r w:rsidRPr="00420055">
          <w:rPr>
            <w:rStyle w:val="Hyperlink"/>
          </w:rPr>
          <w:t>1.9.</w:t>
        </w:r>
        <w:r>
          <w:rPr>
            <w:rFonts w:asciiTheme="minorHAnsi" w:eastAsiaTheme="minorEastAsia" w:hAnsiTheme="minorHAnsi" w:cstheme="minorBidi"/>
            <w:smallCaps w:val="0"/>
            <w:noProof/>
            <w:sz w:val="22"/>
            <w:szCs w:val="22"/>
            <w:lang w:val="en-US"/>
          </w:rPr>
          <w:tab/>
        </w:r>
        <w:r w:rsidRPr="00420055">
          <w:rPr>
            <w:rStyle w:val="Hyperlink"/>
          </w:rPr>
          <w:t>Glossary of Terms</w:t>
        </w:r>
        <w:r>
          <w:rPr>
            <w:noProof/>
            <w:webHidden/>
          </w:rPr>
          <w:tab/>
        </w:r>
        <w:r>
          <w:rPr>
            <w:noProof/>
            <w:webHidden/>
          </w:rPr>
          <w:fldChar w:fldCharType="begin"/>
        </w:r>
        <w:r>
          <w:rPr>
            <w:noProof/>
            <w:webHidden/>
          </w:rPr>
          <w:instrText xml:space="preserve"> PAGEREF _Toc28956236 \h </w:instrText>
        </w:r>
      </w:ins>
      <w:r>
        <w:rPr>
          <w:noProof/>
          <w:webHidden/>
        </w:rPr>
      </w:r>
      <w:r>
        <w:rPr>
          <w:noProof/>
          <w:webHidden/>
        </w:rPr>
        <w:fldChar w:fldCharType="separate"/>
      </w:r>
      <w:ins w:id="39" w:author="D'souza, Nigel [2]" w:date="2020-01-03T14:59:00Z">
        <w:r>
          <w:rPr>
            <w:noProof/>
            <w:webHidden/>
          </w:rPr>
          <w:t>9</w:t>
        </w:r>
        <w:r>
          <w:rPr>
            <w:noProof/>
            <w:webHidden/>
          </w:rPr>
          <w:fldChar w:fldCharType="end"/>
        </w:r>
        <w:r w:rsidRPr="00420055">
          <w:rPr>
            <w:rStyle w:val="Hyperlink"/>
          </w:rPr>
          <w:fldChar w:fldCharType="end"/>
        </w:r>
      </w:ins>
    </w:p>
    <w:p w14:paraId="06104371" w14:textId="77777777" w:rsidR="00236DC2" w:rsidRDefault="00236DC2">
      <w:pPr>
        <w:pStyle w:val="TOC1"/>
        <w:tabs>
          <w:tab w:val="left" w:pos="1000"/>
          <w:tab w:val="right" w:leader="dot" w:pos="9620"/>
        </w:tabs>
        <w:rPr>
          <w:ins w:id="40" w:author="D'souza, Nigel [2]" w:date="2020-01-03T14:59:00Z"/>
          <w:rFonts w:asciiTheme="minorHAnsi" w:eastAsiaTheme="minorEastAsia" w:hAnsiTheme="minorHAnsi" w:cstheme="minorBidi"/>
          <w:b w:val="0"/>
          <w:bCs w:val="0"/>
          <w:caps w:val="0"/>
          <w:noProof/>
          <w:sz w:val="22"/>
          <w:szCs w:val="22"/>
          <w:lang w:val="en-US"/>
        </w:rPr>
      </w:pPr>
      <w:ins w:id="41" w:author="D'souza, Nigel [2]" w:date="2020-01-03T14:59:00Z">
        <w:r w:rsidRPr="00420055">
          <w:rPr>
            <w:rStyle w:val="Hyperlink"/>
          </w:rPr>
          <w:fldChar w:fldCharType="begin"/>
        </w:r>
        <w:r w:rsidRPr="00420055">
          <w:rPr>
            <w:rStyle w:val="Hyperlink"/>
          </w:rPr>
          <w:instrText xml:space="preserve"> </w:instrText>
        </w:r>
        <w:r>
          <w:rPr>
            <w:noProof/>
          </w:rPr>
          <w:instrText>HYPERLINK \l "_Toc28956237"</w:instrText>
        </w:r>
        <w:r w:rsidRPr="00420055">
          <w:rPr>
            <w:rStyle w:val="Hyperlink"/>
          </w:rPr>
          <w:instrText xml:space="preserve"> </w:instrText>
        </w:r>
        <w:r w:rsidRPr="00420055">
          <w:rPr>
            <w:rStyle w:val="Hyperlink"/>
          </w:rPr>
          <w:fldChar w:fldCharType="separate"/>
        </w:r>
        <w:r w:rsidRPr="00420055">
          <w:rPr>
            <w:rStyle w:val="Hyperlink"/>
            <w:lang w:val="en-US"/>
          </w:rPr>
          <w:t>Part 2.</w:t>
        </w:r>
        <w:r>
          <w:rPr>
            <w:rFonts w:asciiTheme="minorHAnsi" w:eastAsiaTheme="minorEastAsia" w:hAnsiTheme="minorHAnsi" w:cstheme="minorBidi"/>
            <w:b w:val="0"/>
            <w:bCs w:val="0"/>
            <w:caps w:val="0"/>
            <w:noProof/>
            <w:sz w:val="22"/>
            <w:szCs w:val="22"/>
            <w:lang w:val="en-US"/>
          </w:rPr>
          <w:tab/>
        </w:r>
        <w:r w:rsidRPr="00420055">
          <w:rPr>
            <w:rStyle w:val="Hyperlink"/>
            <w:lang w:val="en-US"/>
          </w:rPr>
          <w:t>Solution Architecture Overview</w:t>
        </w:r>
        <w:r>
          <w:rPr>
            <w:noProof/>
            <w:webHidden/>
          </w:rPr>
          <w:tab/>
        </w:r>
        <w:r>
          <w:rPr>
            <w:noProof/>
            <w:webHidden/>
          </w:rPr>
          <w:fldChar w:fldCharType="begin"/>
        </w:r>
        <w:r>
          <w:rPr>
            <w:noProof/>
            <w:webHidden/>
          </w:rPr>
          <w:instrText xml:space="preserve"> PAGEREF _Toc28956237 \h </w:instrText>
        </w:r>
      </w:ins>
      <w:r>
        <w:rPr>
          <w:noProof/>
          <w:webHidden/>
        </w:rPr>
      </w:r>
      <w:r>
        <w:rPr>
          <w:noProof/>
          <w:webHidden/>
        </w:rPr>
        <w:fldChar w:fldCharType="separate"/>
      </w:r>
      <w:ins w:id="42" w:author="D'souza, Nigel [2]" w:date="2020-01-03T14:59:00Z">
        <w:r>
          <w:rPr>
            <w:noProof/>
            <w:webHidden/>
          </w:rPr>
          <w:t>10</w:t>
        </w:r>
        <w:r>
          <w:rPr>
            <w:noProof/>
            <w:webHidden/>
          </w:rPr>
          <w:fldChar w:fldCharType="end"/>
        </w:r>
        <w:r w:rsidRPr="00420055">
          <w:rPr>
            <w:rStyle w:val="Hyperlink"/>
          </w:rPr>
          <w:fldChar w:fldCharType="end"/>
        </w:r>
      </w:ins>
    </w:p>
    <w:p w14:paraId="38F7FBA0" w14:textId="77777777" w:rsidR="00236DC2" w:rsidRDefault="00236DC2">
      <w:pPr>
        <w:pStyle w:val="TOC2"/>
        <w:tabs>
          <w:tab w:val="left" w:pos="800"/>
          <w:tab w:val="right" w:leader="dot" w:pos="9620"/>
        </w:tabs>
        <w:rPr>
          <w:ins w:id="43" w:author="D'souza, Nigel [2]" w:date="2020-01-03T14:59:00Z"/>
          <w:rFonts w:asciiTheme="minorHAnsi" w:eastAsiaTheme="minorEastAsia" w:hAnsiTheme="minorHAnsi" w:cstheme="minorBidi"/>
          <w:smallCaps w:val="0"/>
          <w:noProof/>
          <w:sz w:val="22"/>
          <w:szCs w:val="22"/>
          <w:lang w:val="en-US"/>
        </w:rPr>
      </w:pPr>
      <w:ins w:id="44" w:author="D'souza, Nigel [2]" w:date="2020-01-03T14:59:00Z">
        <w:r w:rsidRPr="00420055">
          <w:rPr>
            <w:rStyle w:val="Hyperlink"/>
          </w:rPr>
          <w:fldChar w:fldCharType="begin"/>
        </w:r>
        <w:r w:rsidRPr="00420055">
          <w:rPr>
            <w:rStyle w:val="Hyperlink"/>
          </w:rPr>
          <w:instrText xml:space="preserve"> </w:instrText>
        </w:r>
        <w:r>
          <w:rPr>
            <w:noProof/>
          </w:rPr>
          <w:instrText>HYPERLINK \l "_Toc28956238"</w:instrText>
        </w:r>
        <w:r w:rsidRPr="00420055">
          <w:rPr>
            <w:rStyle w:val="Hyperlink"/>
          </w:rPr>
          <w:instrText xml:space="preserve"> </w:instrText>
        </w:r>
        <w:r w:rsidRPr="00420055">
          <w:rPr>
            <w:rStyle w:val="Hyperlink"/>
          </w:rPr>
          <w:fldChar w:fldCharType="separate"/>
        </w:r>
        <w:r w:rsidRPr="00420055">
          <w:rPr>
            <w:rStyle w:val="Hyperlink"/>
          </w:rPr>
          <w:t>2.1.</w:t>
        </w:r>
        <w:r>
          <w:rPr>
            <w:rFonts w:asciiTheme="minorHAnsi" w:eastAsiaTheme="minorEastAsia" w:hAnsiTheme="minorHAnsi" w:cstheme="minorBidi"/>
            <w:smallCaps w:val="0"/>
            <w:noProof/>
            <w:sz w:val="22"/>
            <w:szCs w:val="22"/>
            <w:lang w:val="en-US"/>
          </w:rPr>
          <w:tab/>
        </w:r>
        <w:r w:rsidRPr="00420055">
          <w:rPr>
            <w:rStyle w:val="Hyperlink"/>
          </w:rPr>
          <w:t>Inventory of Systems Integrations</w:t>
        </w:r>
        <w:r>
          <w:rPr>
            <w:noProof/>
            <w:webHidden/>
          </w:rPr>
          <w:tab/>
        </w:r>
        <w:r>
          <w:rPr>
            <w:noProof/>
            <w:webHidden/>
          </w:rPr>
          <w:fldChar w:fldCharType="begin"/>
        </w:r>
        <w:r>
          <w:rPr>
            <w:noProof/>
            <w:webHidden/>
          </w:rPr>
          <w:instrText xml:space="preserve"> PAGEREF _Toc28956238 \h </w:instrText>
        </w:r>
      </w:ins>
      <w:r>
        <w:rPr>
          <w:noProof/>
          <w:webHidden/>
        </w:rPr>
      </w:r>
      <w:r>
        <w:rPr>
          <w:noProof/>
          <w:webHidden/>
        </w:rPr>
        <w:fldChar w:fldCharType="separate"/>
      </w:r>
      <w:ins w:id="45" w:author="D'souza, Nigel [2]" w:date="2020-01-03T14:59:00Z">
        <w:r>
          <w:rPr>
            <w:noProof/>
            <w:webHidden/>
          </w:rPr>
          <w:t>10</w:t>
        </w:r>
        <w:r>
          <w:rPr>
            <w:noProof/>
            <w:webHidden/>
          </w:rPr>
          <w:fldChar w:fldCharType="end"/>
        </w:r>
        <w:r w:rsidRPr="00420055">
          <w:rPr>
            <w:rStyle w:val="Hyperlink"/>
          </w:rPr>
          <w:fldChar w:fldCharType="end"/>
        </w:r>
      </w:ins>
    </w:p>
    <w:p w14:paraId="1C7CFE19" w14:textId="77777777" w:rsidR="00236DC2" w:rsidRDefault="00236DC2">
      <w:pPr>
        <w:pStyle w:val="TOC2"/>
        <w:tabs>
          <w:tab w:val="left" w:pos="800"/>
          <w:tab w:val="right" w:leader="dot" w:pos="9620"/>
        </w:tabs>
        <w:rPr>
          <w:ins w:id="46" w:author="D'souza, Nigel [2]" w:date="2020-01-03T14:59:00Z"/>
          <w:rFonts w:asciiTheme="minorHAnsi" w:eastAsiaTheme="minorEastAsia" w:hAnsiTheme="minorHAnsi" w:cstheme="minorBidi"/>
          <w:smallCaps w:val="0"/>
          <w:noProof/>
          <w:sz w:val="22"/>
          <w:szCs w:val="22"/>
          <w:lang w:val="en-US"/>
        </w:rPr>
      </w:pPr>
      <w:ins w:id="47" w:author="D'souza, Nigel [2]" w:date="2020-01-03T14:59:00Z">
        <w:r w:rsidRPr="00420055">
          <w:rPr>
            <w:rStyle w:val="Hyperlink"/>
          </w:rPr>
          <w:fldChar w:fldCharType="begin"/>
        </w:r>
        <w:r w:rsidRPr="00420055">
          <w:rPr>
            <w:rStyle w:val="Hyperlink"/>
          </w:rPr>
          <w:instrText xml:space="preserve"> </w:instrText>
        </w:r>
        <w:r>
          <w:rPr>
            <w:noProof/>
          </w:rPr>
          <w:instrText>HYPERLINK \l "_Toc28956239"</w:instrText>
        </w:r>
        <w:r w:rsidRPr="00420055">
          <w:rPr>
            <w:rStyle w:val="Hyperlink"/>
          </w:rPr>
          <w:instrText xml:space="preserve"> </w:instrText>
        </w:r>
        <w:r w:rsidRPr="00420055">
          <w:rPr>
            <w:rStyle w:val="Hyperlink"/>
          </w:rPr>
          <w:fldChar w:fldCharType="separate"/>
        </w:r>
        <w:r w:rsidRPr="00420055">
          <w:rPr>
            <w:rStyle w:val="Hyperlink"/>
          </w:rPr>
          <w:t>2.2.</w:t>
        </w:r>
        <w:r>
          <w:rPr>
            <w:rFonts w:asciiTheme="minorHAnsi" w:eastAsiaTheme="minorEastAsia" w:hAnsiTheme="minorHAnsi" w:cstheme="minorBidi"/>
            <w:smallCaps w:val="0"/>
            <w:noProof/>
            <w:sz w:val="22"/>
            <w:szCs w:val="22"/>
            <w:lang w:val="en-US"/>
          </w:rPr>
          <w:tab/>
        </w:r>
        <w:r w:rsidRPr="00420055">
          <w:rPr>
            <w:rStyle w:val="Hyperlink"/>
          </w:rPr>
          <w:t>Networking</w:t>
        </w:r>
        <w:r>
          <w:rPr>
            <w:noProof/>
            <w:webHidden/>
          </w:rPr>
          <w:tab/>
        </w:r>
        <w:r>
          <w:rPr>
            <w:noProof/>
            <w:webHidden/>
          </w:rPr>
          <w:fldChar w:fldCharType="begin"/>
        </w:r>
        <w:r>
          <w:rPr>
            <w:noProof/>
            <w:webHidden/>
          </w:rPr>
          <w:instrText xml:space="preserve"> PAGEREF _Toc28956239 \h </w:instrText>
        </w:r>
      </w:ins>
      <w:r>
        <w:rPr>
          <w:noProof/>
          <w:webHidden/>
        </w:rPr>
      </w:r>
      <w:r>
        <w:rPr>
          <w:noProof/>
          <w:webHidden/>
        </w:rPr>
        <w:fldChar w:fldCharType="separate"/>
      </w:r>
      <w:ins w:id="48" w:author="D'souza, Nigel [2]" w:date="2020-01-03T14:59:00Z">
        <w:r>
          <w:rPr>
            <w:noProof/>
            <w:webHidden/>
          </w:rPr>
          <w:t>14</w:t>
        </w:r>
        <w:r>
          <w:rPr>
            <w:noProof/>
            <w:webHidden/>
          </w:rPr>
          <w:fldChar w:fldCharType="end"/>
        </w:r>
        <w:r w:rsidRPr="00420055">
          <w:rPr>
            <w:rStyle w:val="Hyperlink"/>
          </w:rPr>
          <w:fldChar w:fldCharType="end"/>
        </w:r>
      </w:ins>
    </w:p>
    <w:p w14:paraId="022CB7D0" w14:textId="77777777" w:rsidR="00236DC2" w:rsidRDefault="00236DC2">
      <w:pPr>
        <w:pStyle w:val="TOC1"/>
        <w:tabs>
          <w:tab w:val="left" w:pos="1000"/>
          <w:tab w:val="right" w:leader="dot" w:pos="9620"/>
        </w:tabs>
        <w:rPr>
          <w:ins w:id="49" w:author="D'souza, Nigel [2]" w:date="2020-01-03T14:59:00Z"/>
          <w:rFonts w:asciiTheme="minorHAnsi" w:eastAsiaTheme="minorEastAsia" w:hAnsiTheme="minorHAnsi" w:cstheme="minorBidi"/>
          <w:b w:val="0"/>
          <w:bCs w:val="0"/>
          <w:caps w:val="0"/>
          <w:noProof/>
          <w:sz w:val="22"/>
          <w:szCs w:val="22"/>
          <w:lang w:val="en-US"/>
        </w:rPr>
      </w:pPr>
      <w:ins w:id="50" w:author="D'souza, Nigel [2]" w:date="2020-01-03T14:59:00Z">
        <w:r w:rsidRPr="00420055">
          <w:rPr>
            <w:rStyle w:val="Hyperlink"/>
          </w:rPr>
          <w:fldChar w:fldCharType="begin"/>
        </w:r>
        <w:r w:rsidRPr="00420055">
          <w:rPr>
            <w:rStyle w:val="Hyperlink"/>
          </w:rPr>
          <w:instrText xml:space="preserve"> </w:instrText>
        </w:r>
        <w:r>
          <w:rPr>
            <w:noProof/>
          </w:rPr>
          <w:instrText>HYPERLINK \l "_Toc28956240"</w:instrText>
        </w:r>
        <w:r w:rsidRPr="00420055">
          <w:rPr>
            <w:rStyle w:val="Hyperlink"/>
          </w:rPr>
          <w:instrText xml:space="preserve"> </w:instrText>
        </w:r>
        <w:r w:rsidRPr="00420055">
          <w:rPr>
            <w:rStyle w:val="Hyperlink"/>
          </w:rPr>
          <w:fldChar w:fldCharType="separate"/>
        </w:r>
        <w:r w:rsidRPr="00420055">
          <w:rPr>
            <w:rStyle w:val="Hyperlink"/>
            <w:lang w:val="en-US"/>
          </w:rPr>
          <w:t>Part 3.</w:t>
        </w:r>
        <w:r>
          <w:rPr>
            <w:rFonts w:asciiTheme="minorHAnsi" w:eastAsiaTheme="minorEastAsia" w:hAnsiTheme="minorHAnsi" w:cstheme="minorBidi"/>
            <w:b w:val="0"/>
            <w:bCs w:val="0"/>
            <w:caps w:val="0"/>
            <w:noProof/>
            <w:sz w:val="22"/>
            <w:szCs w:val="22"/>
            <w:lang w:val="en-US"/>
          </w:rPr>
          <w:tab/>
        </w:r>
        <w:r w:rsidRPr="00420055">
          <w:rPr>
            <w:rStyle w:val="Hyperlink"/>
            <w:lang w:val="en-US"/>
          </w:rPr>
          <w:t>System Integrations</w:t>
        </w:r>
        <w:r>
          <w:rPr>
            <w:noProof/>
            <w:webHidden/>
          </w:rPr>
          <w:tab/>
        </w:r>
        <w:r>
          <w:rPr>
            <w:noProof/>
            <w:webHidden/>
          </w:rPr>
          <w:fldChar w:fldCharType="begin"/>
        </w:r>
        <w:r>
          <w:rPr>
            <w:noProof/>
            <w:webHidden/>
          </w:rPr>
          <w:instrText xml:space="preserve"> PAGEREF _Toc28956240 \h </w:instrText>
        </w:r>
      </w:ins>
      <w:r>
        <w:rPr>
          <w:noProof/>
          <w:webHidden/>
        </w:rPr>
      </w:r>
      <w:r>
        <w:rPr>
          <w:noProof/>
          <w:webHidden/>
        </w:rPr>
        <w:fldChar w:fldCharType="separate"/>
      </w:r>
      <w:ins w:id="51" w:author="D'souza, Nigel [2]" w:date="2020-01-03T14:59:00Z">
        <w:r>
          <w:rPr>
            <w:noProof/>
            <w:webHidden/>
          </w:rPr>
          <w:t>16</w:t>
        </w:r>
        <w:r>
          <w:rPr>
            <w:noProof/>
            <w:webHidden/>
          </w:rPr>
          <w:fldChar w:fldCharType="end"/>
        </w:r>
        <w:r w:rsidRPr="00420055">
          <w:rPr>
            <w:rStyle w:val="Hyperlink"/>
          </w:rPr>
          <w:fldChar w:fldCharType="end"/>
        </w:r>
      </w:ins>
    </w:p>
    <w:p w14:paraId="089458EB" w14:textId="77777777" w:rsidR="00236DC2" w:rsidRDefault="00236DC2">
      <w:pPr>
        <w:pStyle w:val="TOC2"/>
        <w:tabs>
          <w:tab w:val="left" w:pos="800"/>
          <w:tab w:val="right" w:leader="dot" w:pos="9620"/>
        </w:tabs>
        <w:rPr>
          <w:ins w:id="52" w:author="D'souza, Nigel [2]" w:date="2020-01-03T14:59:00Z"/>
          <w:rFonts w:asciiTheme="minorHAnsi" w:eastAsiaTheme="minorEastAsia" w:hAnsiTheme="minorHAnsi" w:cstheme="minorBidi"/>
          <w:smallCaps w:val="0"/>
          <w:noProof/>
          <w:sz w:val="22"/>
          <w:szCs w:val="22"/>
          <w:lang w:val="en-US"/>
        </w:rPr>
      </w:pPr>
      <w:ins w:id="53" w:author="D'souza, Nigel [2]" w:date="2020-01-03T14:59:00Z">
        <w:r w:rsidRPr="00420055">
          <w:rPr>
            <w:rStyle w:val="Hyperlink"/>
          </w:rPr>
          <w:fldChar w:fldCharType="begin"/>
        </w:r>
        <w:r w:rsidRPr="00420055">
          <w:rPr>
            <w:rStyle w:val="Hyperlink"/>
          </w:rPr>
          <w:instrText xml:space="preserve"> </w:instrText>
        </w:r>
        <w:r>
          <w:rPr>
            <w:noProof/>
          </w:rPr>
          <w:instrText>HYPERLINK \l "_Toc28956241"</w:instrText>
        </w:r>
        <w:r w:rsidRPr="00420055">
          <w:rPr>
            <w:rStyle w:val="Hyperlink"/>
          </w:rPr>
          <w:instrText xml:space="preserve"> </w:instrText>
        </w:r>
        <w:r w:rsidRPr="00420055">
          <w:rPr>
            <w:rStyle w:val="Hyperlink"/>
          </w:rPr>
          <w:fldChar w:fldCharType="separate"/>
        </w:r>
        <w:r w:rsidRPr="00420055">
          <w:rPr>
            <w:rStyle w:val="Hyperlink"/>
          </w:rPr>
          <w:t>3.1.</w:t>
        </w:r>
        <w:r>
          <w:rPr>
            <w:rFonts w:asciiTheme="minorHAnsi" w:eastAsiaTheme="minorEastAsia" w:hAnsiTheme="minorHAnsi" w:cstheme="minorBidi"/>
            <w:smallCaps w:val="0"/>
            <w:noProof/>
            <w:sz w:val="22"/>
            <w:szCs w:val="22"/>
            <w:lang w:val="en-US"/>
          </w:rPr>
          <w:tab/>
        </w:r>
        <w:r w:rsidRPr="00420055">
          <w:rPr>
            <w:rStyle w:val="Hyperlink"/>
          </w:rPr>
          <w:t>File-Based Interfaces</w:t>
        </w:r>
        <w:r>
          <w:rPr>
            <w:noProof/>
            <w:webHidden/>
          </w:rPr>
          <w:tab/>
        </w:r>
        <w:r>
          <w:rPr>
            <w:noProof/>
            <w:webHidden/>
          </w:rPr>
          <w:fldChar w:fldCharType="begin"/>
        </w:r>
        <w:r>
          <w:rPr>
            <w:noProof/>
            <w:webHidden/>
          </w:rPr>
          <w:instrText xml:space="preserve"> PAGEREF _Toc28956241 \h </w:instrText>
        </w:r>
      </w:ins>
      <w:r>
        <w:rPr>
          <w:noProof/>
          <w:webHidden/>
        </w:rPr>
      </w:r>
      <w:r>
        <w:rPr>
          <w:noProof/>
          <w:webHidden/>
        </w:rPr>
        <w:fldChar w:fldCharType="separate"/>
      </w:r>
      <w:ins w:id="54" w:author="D'souza, Nigel [2]" w:date="2020-01-03T14:59:00Z">
        <w:r>
          <w:rPr>
            <w:noProof/>
            <w:webHidden/>
          </w:rPr>
          <w:t>16</w:t>
        </w:r>
        <w:r>
          <w:rPr>
            <w:noProof/>
            <w:webHidden/>
          </w:rPr>
          <w:fldChar w:fldCharType="end"/>
        </w:r>
        <w:r w:rsidRPr="00420055">
          <w:rPr>
            <w:rStyle w:val="Hyperlink"/>
          </w:rPr>
          <w:fldChar w:fldCharType="end"/>
        </w:r>
      </w:ins>
    </w:p>
    <w:p w14:paraId="3E23E53F" w14:textId="77777777" w:rsidR="00236DC2" w:rsidRDefault="00236DC2">
      <w:pPr>
        <w:pStyle w:val="TOC2"/>
        <w:tabs>
          <w:tab w:val="left" w:pos="1000"/>
          <w:tab w:val="right" w:leader="dot" w:pos="9620"/>
        </w:tabs>
        <w:rPr>
          <w:ins w:id="55" w:author="D'souza, Nigel [2]" w:date="2020-01-03T14:59:00Z"/>
          <w:rFonts w:asciiTheme="minorHAnsi" w:eastAsiaTheme="minorEastAsia" w:hAnsiTheme="minorHAnsi" w:cstheme="minorBidi"/>
          <w:smallCaps w:val="0"/>
          <w:noProof/>
          <w:sz w:val="22"/>
          <w:szCs w:val="22"/>
          <w:lang w:val="en-US"/>
        </w:rPr>
      </w:pPr>
      <w:ins w:id="56" w:author="D'souza, Nigel [2]" w:date="2020-01-03T14:59:00Z">
        <w:r w:rsidRPr="00420055">
          <w:rPr>
            <w:rStyle w:val="Hyperlink"/>
          </w:rPr>
          <w:fldChar w:fldCharType="begin"/>
        </w:r>
        <w:r w:rsidRPr="00420055">
          <w:rPr>
            <w:rStyle w:val="Hyperlink"/>
          </w:rPr>
          <w:instrText xml:space="preserve"> </w:instrText>
        </w:r>
        <w:r>
          <w:rPr>
            <w:noProof/>
          </w:rPr>
          <w:instrText>HYPERLINK \l "_Toc28956242"</w:instrText>
        </w:r>
        <w:r w:rsidRPr="00420055">
          <w:rPr>
            <w:rStyle w:val="Hyperlink"/>
          </w:rPr>
          <w:instrText xml:space="preserve"> </w:instrText>
        </w:r>
        <w:r w:rsidRPr="00420055">
          <w:rPr>
            <w:rStyle w:val="Hyperlink"/>
          </w:rPr>
          <w:fldChar w:fldCharType="separate"/>
        </w:r>
        <w:r w:rsidRPr="00420055">
          <w:rPr>
            <w:rStyle w:val="Hyperlink"/>
          </w:rPr>
          <w:t>3.1.1.</w:t>
        </w:r>
        <w:r>
          <w:rPr>
            <w:rFonts w:asciiTheme="minorHAnsi" w:eastAsiaTheme="minorEastAsia" w:hAnsiTheme="minorHAnsi" w:cstheme="minorBidi"/>
            <w:smallCaps w:val="0"/>
            <w:noProof/>
            <w:sz w:val="22"/>
            <w:szCs w:val="22"/>
            <w:lang w:val="en-US"/>
          </w:rPr>
          <w:tab/>
        </w:r>
        <w:r w:rsidRPr="00420055">
          <w:rPr>
            <w:rStyle w:val="Hyperlink"/>
          </w:rPr>
          <w:t>ACH Payment Instructions to the Back-Office</w:t>
        </w:r>
        <w:r>
          <w:rPr>
            <w:noProof/>
            <w:webHidden/>
          </w:rPr>
          <w:tab/>
        </w:r>
        <w:r>
          <w:rPr>
            <w:noProof/>
            <w:webHidden/>
          </w:rPr>
          <w:fldChar w:fldCharType="begin"/>
        </w:r>
        <w:r>
          <w:rPr>
            <w:noProof/>
            <w:webHidden/>
          </w:rPr>
          <w:instrText xml:space="preserve"> PAGEREF _Toc28956242 \h </w:instrText>
        </w:r>
      </w:ins>
      <w:r>
        <w:rPr>
          <w:noProof/>
          <w:webHidden/>
        </w:rPr>
      </w:r>
      <w:r>
        <w:rPr>
          <w:noProof/>
          <w:webHidden/>
        </w:rPr>
        <w:fldChar w:fldCharType="separate"/>
      </w:r>
      <w:ins w:id="57" w:author="D'souza, Nigel [2]" w:date="2020-01-03T14:59:00Z">
        <w:r>
          <w:rPr>
            <w:noProof/>
            <w:webHidden/>
          </w:rPr>
          <w:t>17</w:t>
        </w:r>
        <w:r>
          <w:rPr>
            <w:noProof/>
            <w:webHidden/>
          </w:rPr>
          <w:fldChar w:fldCharType="end"/>
        </w:r>
        <w:r w:rsidRPr="00420055">
          <w:rPr>
            <w:rStyle w:val="Hyperlink"/>
          </w:rPr>
          <w:fldChar w:fldCharType="end"/>
        </w:r>
      </w:ins>
    </w:p>
    <w:p w14:paraId="021E835D" w14:textId="77777777" w:rsidR="00236DC2" w:rsidRDefault="00236DC2">
      <w:pPr>
        <w:pStyle w:val="TOC2"/>
        <w:tabs>
          <w:tab w:val="left" w:pos="1000"/>
          <w:tab w:val="right" w:leader="dot" w:pos="9620"/>
        </w:tabs>
        <w:rPr>
          <w:ins w:id="58" w:author="D'souza, Nigel [2]" w:date="2020-01-03T14:59:00Z"/>
          <w:rFonts w:asciiTheme="minorHAnsi" w:eastAsiaTheme="minorEastAsia" w:hAnsiTheme="minorHAnsi" w:cstheme="minorBidi"/>
          <w:smallCaps w:val="0"/>
          <w:noProof/>
          <w:sz w:val="22"/>
          <w:szCs w:val="22"/>
          <w:lang w:val="en-US"/>
        </w:rPr>
      </w:pPr>
      <w:ins w:id="59" w:author="D'souza, Nigel [2]" w:date="2020-01-03T14:59:00Z">
        <w:r w:rsidRPr="00420055">
          <w:rPr>
            <w:rStyle w:val="Hyperlink"/>
          </w:rPr>
          <w:fldChar w:fldCharType="begin"/>
        </w:r>
        <w:r w:rsidRPr="00420055">
          <w:rPr>
            <w:rStyle w:val="Hyperlink"/>
          </w:rPr>
          <w:instrText xml:space="preserve"> </w:instrText>
        </w:r>
        <w:r>
          <w:rPr>
            <w:noProof/>
          </w:rPr>
          <w:instrText>HYPERLINK \l "_Toc28956243"</w:instrText>
        </w:r>
        <w:r w:rsidRPr="00420055">
          <w:rPr>
            <w:rStyle w:val="Hyperlink"/>
          </w:rPr>
          <w:instrText xml:space="preserve"> </w:instrText>
        </w:r>
        <w:r w:rsidRPr="00420055">
          <w:rPr>
            <w:rStyle w:val="Hyperlink"/>
          </w:rPr>
          <w:fldChar w:fldCharType="separate"/>
        </w:r>
        <w:r w:rsidRPr="00420055">
          <w:rPr>
            <w:rStyle w:val="Hyperlink"/>
          </w:rPr>
          <w:t>3.1.2.</w:t>
        </w:r>
        <w:r>
          <w:rPr>
            <w:rFonts w:asciiTheme="minorHAnsi" w:eastAsiaTheme="minorEastAsia" w:hAnsiTheme="minorHAnsi" w:cstheme="minorBidi"/>
            <w:smallCaps w:val="0"/>
            <w:noProof/>
            <w:sz w:val="22"/>
            <w:szCs w:val="22"/>
            <w:lang w:val="en-US"/>
          </w:rPr>
          <w:tab/>
        </w:r>
        <w:r w:rsidRPr="00420055">
          <w:rPr>
            <w:rStyle w:val="Hyperlink"/>
          </w:rPr>
          <w:t>Reference Data Loads</w:t>
        </w:r>
        <w:r>
          <w:rPr>
            <w:noProof/>
            <w:webHidden/>
          </w:rPr>
          <w:tab/>
        </w:r>
        <w:r>
          <w:rPr>
            <w:noProof/>
            <w:webHidden/>
          </w:rPr>
          <w:fldChar w:fldCharType="begin"/>
        </w:r>
        <w:r>
          <w:rPr>
            <w:noProof/>
            <w:webHidden/>
          </w:rPr>
          <w:instrText xml:space="preserve"> PAGEREF _Toc28956243 \h </w:instrText>
        </w:r>
      </w:ins>
      <w:r>
        <w:rPr>
          <w:noProof/>
          <w:webHidden/>
        </w:rPr>
      </w:r>
      <w:r>
        <w:rPr>
          <w:noProof/>
          <w:webHidden/>
        </w:rPr>
        <w:fldChar w:fldCharType="separate"/>
      </w:r>
      <w:ins w:id="60" w:author="D'souza, Nigel [2]" w:date="2020-01-03T14:59:00Z">
        <w:r>
          <w:rPr>
            <w:noProof/>
            <w:webHidden/>
          </w:rPr>
          <w:t>19</w:t>
        </w:r>
        <w:r>
          <w:rPr>
            <w:noProof/>
            <w:webHidden/>
          </w:rPr>
          <w:fldChar w:fldCharType="end"/>
        </w:r>
        <w:r w:rsidRPr="00420055">
          <w:rPr>
            <w:rStyle w:val="Hyperlink"/>
          </w:rPr>
          <w:fldChar w:fldCharType="end"/>
        </w:r>
      </w:ins>
    </w:p>
    <w:p w14:paraId="67A23709" w14:textId="77777777" w:rsidR="00236DC2" w:rsidRDefault="00236DC2">
      <w:pPr>
        <w:pStyle w:val="TOC2"/>
        <w:tabs>
          <w:tab w:val="left" w:pos="1000"/>
          <w:tab w:val="right" w:leader="dot" w:pos="9620"/>
        </w:tabs>
        <w:rPr>
          <w:ins w:id="61" w:author="D'souza, Nigel [2]" w:date="2020-01-03T14:59:00Z"/>
          <w:rFonts w:asciiTheme="minorHAnsi" w:eastAsiaTheme="minorEastAsia" w:hAnsiTheme="minorHAnsi" w:cstheme="minorBidi"/>
          <w:smallCaps w:val="0"/>
          <w:noProof/>
          <w:sz w:val="22"/>
          <w:szCs w:val="22"/>
          <w:lang w:val="en-US"/>
        </w:rPr>
      </w:pPr>
      <w:ins w:id="62" w:author="D'souza, Nigel [2]" w:date="2020-01-03T14:59:00Z">
        <w:r w:rsidRPr="00420055">
          <w:rPr>
            <w:rStyle w:val="Hyperlink"/>
          </w:rPr>
          <w:fldChar w:fldCharType="begin"/>
        </w:r>
        <w:r w:rsidRPr="00420055">
          <w:rPr>
            <w:rStyle w:val="Hyperlink"/>
          </w:rPr>
          <w:instrText xml:space="preserve"> </w:instrText>
        </w:r>
        <w:r>
          <w:rPr>
            <w:noProof/>
          </w:rPr>
          <w:instrText>HYPERLINK \l "_Toc28956244"</w:instrText>
        </w:r>
        <w:r w:rsidRPr="00420055">
          <w:rPr>
            <w:rStyle w:val="Hyperlink"/>
          </w:rPr>
          <w:instrText xml:space="preserve"> </w:instrText>
        </w:r>
        <w:r w:rsidRPr="00420055">
          <w:rPr>
            <w:rStyle w:val="Hyperlink"/>
          </w:rPr>
          <w:fldChar w:fldCharType="separate"/>
        </w:r>
        <w:r w:rsidRPr="00420055">
          <w:rPr>
            <w:rStyle w:val="Hyperlink"/>
          </w:rPr>
          <w:t>3.1.3.</w:t>
        </w:r>
        <w:r>
          <w:rPr>
            <w:rFonts w:asciiTheme="minorHAnsi" w:eastAsiaTheme="minorEastAsia" w:hAnsiTheme="minorHAnsi" w:cstheme="minorBidi"/>
            <w:smallCaps w:val="0"/>
            <w:noProof/>
            <w:sz w:val="22"/>
            <w:szCs w:val="22"/>
            <w:lang w:val="en-US"/>
          </w:rPr>
          <w:tab/>
        </w:r>
        <w:r w:rsidRPr="00420055">
          <w:rPr>
            <w:rStyle w:val="Hyperlink"/>
          </w:rPr>
          <w:t>Prior-Day and Current Day BAI Loads</w:t>
        </w:r>
        <w:r>
          <w:rPr>
            <w:noProof/>
            <w:webHidden/>
          </w:rPr>
          <w:tab/>
        </w:r>
        <w:r>
          <w:rPr>
            <w:noProof/>
            <w:webHidden/>
          </w:rPr>
          <w:fldChar w:fldCharType="begin"/>
        </w:r>
        <w:r>
          <w:rPr>
            <w:noProof/>
            <w:webHidden/>
          </w:rPr>
          <w:instrText xml:space="preserve"> PAGEREF _Toc28956244 \h </w:instrText>
        </w:r>
      </w:ins>
      <w:r>
        <w:rPr>
          <w:noProof/>
          <w:webHidden/>
        </w:rPr>
      </w:r>
      <w:r>
        <w:rPr>
          <w:noProof/>
          <w:webHidden/>
        </w:rPr>
        <w:fldChar w:fldCharType="separate"/>
      </w:r>
      <w:ins w:id="63" w:author="D'souza, Nigel [2]" w:date="2020-01-03T14:59:00Z">
        <w:r>
          <w:rPr>
            <w:noProof/>
            <w:webHidden/>
          </w:rPr>
          <w:t>20</w:t>
        </w:r>
        <w:r>
          <w:rPr>
            <w:noProof/>
            <w:webHidden/>
          </w:rPr>
          <w:fldChar w:fldCharType="end"/>
        </w:r>
        <w:r w:rsidRPr="00420055">
          <w:rPr>
            <w:rStyle w:val="Hyperlink"/>
          </w:rPr>
          <w:fldChar w:fldCharType="end"/>
        </w:r>
      </w:ins>
    </w:p>
    <w:p w14:paraId="55265393" w14:textId="77777777" w:rsidR="00236DC2" w:rsidRDefault="00236DC2">
      <w:pPr>
        <w:pStyle w:val="TOC2"/>
        <w:tabs>
          <w:tab w:val="left" w:pos="1200"/>
          <w:tab w:val="right" w:leader="dot" w:pos="9620"/>
        </w:tabs>
        <w:rPr>
          <w:ins w:id="64" w:author="D'souza, Nigel [2]" w:date="2020-01-03T14:59:00Z"/>
          <w:rFonts w:asciiTheme="minorHAnsi" w:eastAsiaTheme="minorEastAsia" w:hAnsiTheme="minorHAnsi" w:cstheme="minorBidi"/>
          <w:smallCaps w:val="0"/>
          <w:noProof/>
          <w:sz w:val="22"/>
          <w:szCs w:val="22"/>
          <w:lang w:val="en-US"/>
        </w:rPr>
      </w:pPr>
      <w:ins w:id="65" w:author="D'souza, Nigel [2]" w:date="2020-01-03T14:59:00Z">
        <w:r w:rsidRPr="00420055">
          <w:rPr>
            <w:rStyle w:val="Hyperlink"/>
          </w:rPr>
          <w:fldChar w:fldCharType="begin"/>
        </w:r>
        <w:r w:rsidRPr="00420055">
          <w:rPr>
            <w:rStyle w:val="Hyperlink"/>
          </w:rPr>
          <w:instrText xml:space="preserve"> </w:instrText>
        </w:r>
        <w:r>
          <w:rPr>
            <w:noProof/>
          </w:rPr>
          <w:instrText>HYPERLINK \l "_Toc28956245"</w:instrText>
        </w:r>
        <w:r w:rsidRPr="00420055">
          <w:rPr>
            <w:rStyle w:val="Hyperlink"/>
          </w:rPr>
          <w:instrText xml:space="preserve"> </w:instrText>
        </w:r>
        <w:r w:rsidRPr="00420055">
          <w:rPr>
            <w:rStyle w:val="Hyperlink"/>
          </w:rPr>
          <w:fldChar w:fldCharType="separate"/>
        </w:r>
        <w:r w:rsidRPr="00420055">
          <w:rPr>
            <w:rStyle w:val="Hyperlink"/>
          </w:rPr>
          <w:t>3.1.3.1.</w:t>
        </w:r>
        <w:r>
          <w:rPr>
            <w:rFonts w:asciiTheme="minorHAnsi" w:eastAsiaTheme="minorEastAsia" w:hAnsiTheme="minorHAnsi" w:cstheme="minorBidi"/>
            <w:smallCaps w:val="0"/>
            <w:noProof/>
            <w:sz w:val="22"/>
            <w:szCs w:val="22"/>
            <w:lang w:val="en-US"/>
          </w:rPr>
          <w:tab/>
        </w:r>
        <w:r w:rsidRPr="00420055">
          <w:rPr>
            <w:rStyle w:val="Hyperlink"/>
          </w:rPr>
          <w:t>Prior Day Bank DDA to CMS</w:t>
        </w:r>
        <w:r>
          <w:rPr>
            <w:noProof/>
            <w:webHidden/>
          </w:rPr>
          <w:tab/>
        </w:r>
        <w:r>
          <w:rPr>
            <w:noProof/>
            <w:webHidden/>
          </w:rPr>
          <w:fldChar w:fldCharType="begin"/>
        </w:r>
        <w:r>
          <w:rPr>
            <w:noProof/>
            <w:webHidden/>
          </w:rPr>
          <w:instrText xml:space="preserve"> PAGEREF _Toc28956245 \h </w:instrText>
        </w:r>
      </w:ins>
      <w:r>
        <w:rPr>
          <w:noProof/>
          <w:webHidden/>
        </w:rPr>
      </w:r>
      <w:r>
        <w:rPr>
          <w:noProof/>
          <w:webHidden/>
        </w:rPr>
        <w:fldChar w:fldCharType="separate"/>
      </w:r>
      <w:ins w:id="66" w:author="D'souza, Nigel [2]" w:date="2020-01-03T14:59:00Z">
        <w:r>
          <w:rPr>
            <w:noProof/>
            <w:webHidden/>
          </w:rPr>
          <w:t>21</w:t>
        </w:r>
        <w:r>
          <w:rPr>
            <w:noProof/>
            <w:webHidden/>
          </w:rPr>
          <w:fldChar w:fldCharType="end"/>
        </w:r>
        <w:r w:rsidRPr="00420055">
          <w:rPr>
            <w:rStyle w:val="Hyperlink"/>
          </w:rPr>
          <w:fldChar w:fldCharType="end"/>
        </w:r>
      </w:ins>
    </w:p>
    <w:p w14:paraId="3A61102F" w14:textId="77777777" w:rsidR="00236DC2" w:rsidRDefault="00236DC2">
      <w:pPr>
        <w:pStyle w:val="TOC2"/>
        <w:tabs>
          <w:tab w:val="left" w:pos="1200"/>
          <w:tab w:val="right" w:leader="dot" w:pos="9620"/>
        </w:tabs>
        <w:rPr>
          <w:ins w:id="67" w:author="D'souza, Nigel [2]" w:date="2020-01-03T14:59:00Z"/>
          <w:rFonts w:asciiTheme="minorHAnsi" w:eastAsiaTheme="minorEastAsia" w:hAnsiTheme="minorHAnsi" w:cstheme="minorBidi"/>
          <w:smallCaps w:val="0"/>
          <w:noProof/>
          <w:sz w:val="22"/>
          <w:szCs w:val="22"/>
          <w:lang w:val="en-US"/>
        </w:rPr>
      </w:pPr>
      <w:ins w:id="68" w:author="D'souza, Nigel [2]" w:date="2020-01-03T14:59:00Z">
        <w:r w:rsidRPr="00420055">
          <w:rPr>
            <w:rStyle w:val="Hyperlink"/>
          </w:rPr>
          <w:fldChar w:fldCharType="begin"/>
        </w:r>
        <w:r w:rsidRPr="00420055">
          <w:rPr>
            <w:rStyle w:val="Hyperlink"/>
          </w:rPr>
          <w:instrText xml:space="preserve"> </w:instrText>
        </w:r>
        <w:r>
          <w:rPr>
            <w:noProof/>
          </w:rPr>
          <w:instrText>HYPERLINK \l "_Toc28956246"</w:instrText>
        </w:r>
        <w:r w:rsidRPr="00420055">
          <w:rPr>
            <w:rStyle w:val="Hyperlink"/>
          </w:rPr>
          <w:instrText xml:space="preserve"> </w:instrText>
        </w:r>
        <w:r w:rsidRPr="00420055">
          <w:rPr>
            <w:rStyle w:val="Hyperlink"/>
          </w:rPr>
          <w:fldChar w:fldCharType="separate"/>
        </w:r>
        <w:r w:rsidRPr="00420055">
          <w:rPr>
            <w:rStyle w:val="Hyperlink"/>
          </w:rPr>
          <w:t>3.1.3.2.</w:t>
        </w:r>
        <w:r>
          <w:rPr>
            <w:rFonts w:asciiTheme="minorHAnsi" w:eastAsiaTheme="minorEastAsia" w:hAnsiTheme="minorHAnsi" w:cstheme="minorBidi"/>
            <w:smallCaps w:val="0"/>
            <w:noProof/>
            <w:sz w:val="22"/>
            <w:szCs w:val="22"/>
            <w:lang w:val="en-US"/>
          </w:rPr>
          <w:tab/>
        </w:r>
        <w:r w:rsidRPr="00420055">
          <w:rPr>
            <w:rStyle w:val="Hyperlink"/>
          </w:rPr>
          <w:t>Prior Day Branch OVS</w:t>
        </w:r>
        <w:r>
          <w:rPr>
            <w:noProof/>
            <w:webHidden/>
          </w:rPr>
          <w:tab/>
        </w:r>
        <w:r>
          <w:rPr>
            <w:noProof/>
            <w:webHidden/>
          </w:rPr>
          <w:fldChar w:fldCharType="begin"/>
        </w:r>
        <w:r>
          <w:rPr>
            <w:noProof/>
            <w:webHidden/>
          </w:rPr>
          <w:instrText xml:space="preserve"> PAGEREF _Toc28956246 \h </w:instrText>
        </w:r>
      </w:ins>
      <w:r>
        <w:rPr>
          <w:noProof/>
          <w:webHidden/>
        </w:rPr>
      </w:r>
      <w:r>
        <w:rPr>
          <w:noProof/>
          <w:webHidden/>
        </w:rPr>
        <w:fldChar w:fldCharType="separate"/>
      </w:r>
      <w:ins w:id="69" w:author="D'souza, Nigel [2]" w:date="2020-01-03T14:59:00Z">
        <w:r>
          <w:rPr>
            <w:noProof/>
            <w:webHidden/>
          </w:rPr>
          <w:t>22</w:t>
        </w:r>
        <w:r>
          <w:rPr>
            <w:noProof/>
            <w:webHidden/>
          </w:rPr>
          <w:fldChar w:fldCharType="end"/>
        </w:r>
        <w:r w:rsidRPr="00420055">
          <w:rPr>
            <w:rStyle w:val="Hyperlink"/>
          </w:rPr>
          <w:fldChar w:fldCharType="end"/>
        </w:r>
      </w:ins>
    </w:p>
    <w:p w14:paraId="38B6B67D" w14:textId="77777777" w:rsidR="00236DC2" w:rsidRDefault="00236DC2">
      <w:pPr>
        <w:pStyle w:val="TOC2"/>
        <w:tabs>
          <w:tab w:val="left" w:pos="1200"/>
          <w:tab w:val="right" w:leader="dot" w:pos="9620"/>
        </w:tabs>
        <w:rPr>
          <w:ins w:id="70" w:author="D'souza, Nigel [2]" w:date="2020-01-03T14:59:00Z"/>
          <w:rFonts w:asciiTheme="minorHAnsi" w:eastAsiaTheme="minorEastAsia" w:hAnsiTheme="minorHAnsi" w:cstheme="minorBidi"/>
          <w:smallCaps w:val="0"/>
          <w:noProof/>
          <w:sz w:val="22"/>
          <w:szCs w:val="22"/>
          <w:lang w:val="en-US"/>
        </w:rPr>
      </w:pPr>
      <w:ins w:id="71" w:author="D'souza, Nigel [2]" w:date="2020-01-03T14:59:00Z">
        <w:r w:rsidRPr="00420055">
          <w:rPr>
            <w:rStyle w:val="Hyperlink"/>
          </w:rPr>
          <w:fldChar w:fldCharType="begin"/>
        </w:r>
        <w:r w:rsidRPr="00420055">
          <w:rPr>
            <w:rStyle w:val="Hyperlink"/>
          </w:rPr>
          <w:instrText xml:space="preserve"> </w:instrText>
        </w:r>
        <w:r>
          <w:rPr>
            <w:noProof/>
          </w:rPr>
          <w:instrText>HYPERLINK \l "_Toc28956247"</w:instrText>
        </w:r>
        <w:r w:rsidRPr="00420055">
          <w:rPr>
            <w:rStyle w:val="Hyperlink"/>
          </w:rPr>
          <w:instrText xml:space="preserve"> </w:instrText>
        </w:r>
        <w:r w:rsidRPr="00420055">
          <w:rPr>
            <w:rStyle w:val="Hyperlink"/>
          </w:rPr>
          <w:fldChar w:fldCharType="separate"/>
        </w:r>
        <w:r w:rsidRPr="00420055">
          <w:rPr>
            <w:rStyle w:val="Hyperlink"/>
          </w:rPr>
          <w:t>3.1.3.3.</w:t>
        </w:r>
        <w:r>
          <w:rPr>
            <w:rFonts w:asciiTheme="minorHAnsi" w:eastAsiaTheme="minorEastAsia" w:hAnsiTheme="minorHAnsi" w:cstheme="minorBidi"/>
            <w:smallCaps w:val="0"/>
            <w:noProof/>
            <w:sz w:val="22"/>
            <w:szCs w:val="22"/>
            <w:lang w:val="en-US"/>
          </w:rPr>
          <w:tab/>
        </w:r>
        <w:r w:rsidRPr="00420055">
          <w:rPr>
            <w:rStyle w:val="Hyperlink"/>
          </w:rPr>
          <w:t>Prior Day Branch Multi-Bank Reporting</w:t>
        </w:r>
        <w:r>
          <w:rPr>
            <w:noProof/>
            <w:webHidden/>
          </w:rPr>
          <w:tab/>
        </w:r>
        <w:r>
          <w:rPr>
            <w:noProof/>
            <w:webHidden/>
          </w:rPr>
          <w:fldChar w:fldCharType="begin"/>
        </w:r>
        <w:r>
          <w:rPr>
            <w:noProof/>
            <w:webHidden/>
          </w:rPr>
          <w:instrText xml:space="preserve"> PAGEREF _Toc28956247 \h </w:instrText>
        </w:r>
      </w:ins>
      <w:r>
        <w:rPr>
          <w:noProof/>
          <w:webHidden/>
        </w:rPr>
      </w:r>
      <w:r>
        <w:rPr>
          <w:noProof/>
          <w:webHidden/>
        </w:rPr>
        <w:fldChar w:fldCharType="separate"/>
      </w:r>
      <w:ins w:id="72" w:author="D'souza, Nigel [2]" w:date="2020-01-03T14:59:00Z">
        <w:r>
          <w:rPr>
            <w:noProof/>
            <w:webHidden/>
          </w:rPr>
          <w:t>23</w:t>
        </w:r>
        <w:r>
          <w:rPr>
            <w:noProof/>
            <w:webHidden/>
          </w:rPr>
          <w:fldChar w:fldCharType="end"/>
        </w:r>
        <w:r w:rsidRPr="00420055">
          <w:rPr>
            <w:rStyle w:val="Hyperlink"/>
          </w:rPr>
          <w:fldChar w:fldCharType="end"/>
        </w:r>
      </w:ins>
    </w:p>
    <w:p w14:paraId="5483A3F6" w14:textId="77777777" w:rsidR="00236DC2" w:rsidRDefault="00236DC2">
      <w:pPr>
        <w:pStyle w:val="TOC2"/>
        <w:tabs>
          <w:tab w:val="left" w:pos="1200"/>
          <w:tab w:val="right" w:leader="dot" w:pos="9620"/>
        </w:tabs>
        <w:rPr>
          <w:ins w:id="73" w:author="D'souza, Nigel [2]" w:date="2020-01-03T14:59:00Z"/>
          <w:rFonts w:asciiTheme="minorHAnsi" w:eastAsiaTheme="minorEastAsia" w:hAnsiTheme="minorHAnsi" w:cstheme="minorBidi"/>
          <w:smallCaps w:val="0"/>
          <w:noProof/>
          <w:sz w:val="22"/>
          <w:szCs w:val="22"/>
          <w:lang w:val="en-US"/>
        </w:rPr>
      </w:pPr>
      <w:ins w:id="74" w:author="D'souza, Nigel [2]" w:date="2020-01-03T14:59:00Z">
        <w:r w:rsidRPr="00420055">
          <w:rPr>
            <w:rStyle w:val="Hyperlink"/>
          </w:rPr>
          <w:fldChar w:fldCharType="begin"/>
        </w:r>
        <w:r w:rsidRPr="00420055">
          <w:rPr>
            <w:rStyle w:val="Hyperlink"/>
          </w:rPr>
          <w:instrText xml:space="preserve"> </w:instrText>
        </w:r>
        <w:r>
          <w:rPr>
            <w:noProof/>
          </w:rPr>
          <w:instrText>HYPERLINK \l "_Toc28956248"</w:instrText>
        </w:r>
        <w:r w:rsidRPr="00420055">
          <w:rPr>
            <w:rStyle w:val="Hyperlink"/>
          </w:rPr>
          <w:instrText xml:space="preserve"> </w:instrText>
        </w:r>
        <w:r w:rsidRPr="00420055">
          <w:rPr>
            <w:rStyle w:val="Hyperlink"/>
          </w:rPr>
          <w:fldChar w:fldCharType="separate"/>
        </w:r>
        <w:r w:rsidRPr="00420055">
          <w:rPr>
            <w:rStyle w:val="Hyperlink"/>
          </w:rPr>
          <w:t>3.1.3.4.</w:t>
        </w:r>
        <w:r>
          <w:rPr>
            <w:rFonts w:asciiTheme="minorHAnsi" w:eastAsiaTheme="minorEastAsia" w:hAnsiTheme="minorHAnsi" w:cstheme="minorBidi"/>
            <w:smallCaps w:val="0"/>
            <w:noProof/>
            <w:sz w:val="22"/>
            <w:szCs w:val="22"/>
            <w:lang w:val="en-US"/>
          </w:rPr>
          <w:tab/>
        </w:r>
        <w:r w:rsidRPr="00420055">
          <w:rPr>
            <w:rStyle w:val="Hyperlink"/>
          </w:rPr>
          <w:t>Current Day Bank DDA to CMS</w:t>
        </w:r>
        <w:r>
          <w:rPr>
            <w:noProof/>
            <w:webHidden/>
          </w:rPr>
          <w:tab/>
        </w:r>
        <w:r>
          <w:rPr>
            <w:noProof/>
            <w:webHidden/>
          </w:rPr>
          <w:fldChar w:fldCharType="begin"/>
        </w:r>
        <w:r>
          <w:rPr>
            <w:noProof/>
            <w:webHidden/>
          </w:rPr>
          <w:instrText xml:space="preserve"> PAGEREF _Toc28956248 \h </w:instrText>
        </w:r>
      </w:ins>
      <w:r>
        <w:rPr>
          <w:noProof/>
          <w:webHidden/>
        </w:rPr>
      </w:r>
      <w:r>
        <w:rPr>
          <w:noProof/>
          <w:webHidden/>
        </w:rPr>
        <w:fldChar w:fldCharType="separate"/>
      </w:r>
      <w:ins w:id="75" w:author="D'souza, Nigel [2]" w:date="2020-01-03T14:59:00Z">
        <w:r>
          <w:rPr>
            <w:noProof/>
            <w:webHidden/>
          </w:rPr>
          <w:t>24</w:t>
        </w:r>
        <w:r>
          <w:rPr>
            <w:noProof/>
            <w:webHidden/>
          </w:rPr>
          <w:fldChar w:fldCharType="end"/>
        </w:r>
        <w:r w:rsidRPr="00420055">
          <w:rPr>
            <w:rStyle w:val="Hyperlink"/>
          </w:rPr>
          <w:fldChar w:fldCharType="end"/>
        </w:r>
      </w:ins>
    </w:p>
    <w:p w14:paraId="59360A4E" w14:textId="77777777" w:rsidR="00236DC2" w:rsidRDefault="00236DC2">
      <w:pPr>
        <w:pStyle w:val="TOC2"/>
        <w:tabs>
          <w:tab w:val="left" w:pos="1200"/>
          <w:tab w:val="right" w:leader="dot" w:pos="9620"/>
        </w:tabs>
        <w:rPr>
          <w:ins w:id="76" w:author="D'souza, Nigel [2]" w:date="2020-01-03T14:59:00Z"/>
          <w:rFonts w:asciiTheme="minorHAnsi" w:eastAsiaTheme="minorEastAsia" w:hAnsiTheme="minorHAnsi" w:cstheme="minorBidi"/>
          <w:smallCaps w:val="0"/>
          <w:noProof/>
          <w:sz w:val="22"/>
          <w:szCs w:val="22"/>
          <w:lang w:val="en-US"/>
        </w:rPr>
      </w:pPr>
      <w:ins w:id="77" w:author="D'souza, Nigel [2]" w:date="2020-01-03T14:59:00Z">
        <w:r w:rsidRPr="00420055">
          <w:rPr>
            <w:rStyle w:val="Hyperlink"/>
          </w:rPr>
          <w:fldChar w:fldCharType="begin"/>
        </w:r>
        <w:r w:rsidRPr="00420055">
          <w:rPr>
            <w:rStyle w:val="Hyperlink"/>
          </w:rPr>
          <w:instrText xml:space="preserve"> </w:instrText>
        </w:r>
        <w:r>
          <w:rPr>
            <w:noProof/>
          </w:rPr>
          <w:instrText>HYPERLINK \l "_Toc28956249"</w:instrText>
        </w:r>
        <w:r w:rsidRPr="00420055">
          <w:rPr>
            <w:rStyle w:val="Hyperlink"/>
          </w:rPr>
          <w:instrText xml:space="preserve"> </w:instrText>
        </w:r>
        <w:r w:rsidRPr="00420055">
          <w:rPr>
            <w:rStyle w:val="Hyperlink"/>
          </w:rPr>
          <w:fldChar w:fldCharType="separate"/>
        </w:r>
        <w:r w:rsidRPr="00420055">
          <w:rPr>
            <w:rStyle w:val="Hyperlink"/>
          </w:rPr>
          <w:t>3.1.3.5.</w:t>
        </w:r>
        <w:r>
          <w:rPr>
            <w:rFonts w:asciiTheme="minorHAnsi" w:eastAsiaTheme="minorEastAsia" w:hAnsiTheme="minorHAnsi" w:cstheme="minorBidi"/>
            <w:smallCaps w:val="0"/>
            <w:noProof/>
            <w:sz w:val="22"/>
            <w:szCs w:val="22"/>
            <w:lang w:val="en-US"/>
          </w:rPr>
          <w:tab/>
        </w:r>
        <w:r w:rsidRPr="00420055">
          <w:rPr>
            <w:rStyle w:val="Hyperlink"/>
          </w:rPr>
          <w:t>Current Day Branch OVS</w:t>
        </w:r>
        <w:r>
          <w:rPr>
            <w:noProof/>
            <w:webHidden/>
          </w:rPr>
          <w:tab/>
        </w:r>
        <w:r>
          <w:rPr>
            <w:noProof/>
            <w:webHidden/>
          </w:rPr>
          <w:fldChar w:fldCharType="begin"/>
        </w:r>
        <w:r>
          <w:rPr>
            <w:noProof/>
            <w:webHidden/>
          </w:rPr>
          <w:instrText xml:space="preserve"> PAGEREF _Toc28956249 \h </w:instrText>
        </w:r>
      </w:ins>
      <w:r>
        <w:rPr>
          <w:noProof/>
          <w:webHidden/>
        </w:rPr>
      </w:r>
      <w:r>
        <w:rPr>
          <w:noProof/>
          <w:webHidden/>
        </w:rPr>
        <w:fldChar w:fldCharType="separate"/>
      </w:r>
      <w:ins w:id="78" w:author="D'souza, Nigel [2]" w:date="2020-01-03T14:59:00Z">
        <w:r>
          <w:rPr>
            <w:noProof/>
            <w:webHidden/>
          </w:rPr>
          <w:t>25</w:t>
        </w:r>
        <w:r>
          <w:rPr>
            <w:noProof/>
            <w:webHidden/>
          </w:rPr>
          <w:fldChar w:fldCharType="end"/>
        </w:r>
        <w:r w:rsidRPr="00420055">
          <w:rPr>
            <w:rStyle w:val="Hyperlink"/>
          </w:rPr>
          <w:fldChar w:fldCharType="end"/>
        </w:r>
      </w:ins>
    </w:p>
    <w:p w14:paraId="0936286F" w14:textId="77777777" w:rsidR="00236DC2" w:rsidRDefault="00236DC2">
      <w:pPr>
        <w:pStyle w:val="TOC2"/>
        <w:tabs>
          <w:tab w:val="left" w:pos="1000"/>
          <w:tab w:val="right" w:leader="dot" w:pos="9620"/>
        </w:tabs>
        <w:rPr>
          <w:ins w:id="79" w:author="D'souza, Nigel [2]" w:date="2020-01-03T14:59:00Z"/>
          <w:rFonts w:asciiTheme="minorHAnsi" w:eastAsiaTheme="minorEastAsia" w:hAnsiTheme="minorHAnsi" w:cstheme="minorBidi"/>
          <w:smallCaps w:val="0"/>
          <w:noProof/>
          <w:sz w:val="22"/>
          <w:szCs w:val="22"/>
          <w:lang w:val="en-US"/>
        </w:rPr>
      </w:pPr>
      <w:ins w:id="80" w:author="D'souza, Nigel [2]" w:date="2020-01-03T14:59:00Z">
        <w:r w:rsidRPr="00420055">
          <w:rPr>
            <w:rStyle w:val="Hyperlink"/>
          </w:rPr>
          <w:fldChar w:fldCharType="begin"/>
        </w:r>
        <w:r w:rsidRPr="00420055">
          <w:rPr>
            <w:rStyle w:val="Hyperlink"/>
          </w:rPr>
          <w:instrText xml:space="preserve"> </w:instrText>
        </w:r>
        <w:r>
          <w:rPr>
            <w:noProof/>
          </w:rPr>
          <w:instrText>HYPERLINK \l "_Toc28956250"</w:instrText>
        </w:r>
        <w:r w:rsidRPr="00420055">
          <w:rPr>
            <w:rStyle w:val="Hyperlink"/>
          </w:rPr>
          <w:instrText xml:space="preserve"> </w:instrText>
        </w:r>
        <w:r w:rsidRPr="00420055">
          <w:rPr>
            <w:rStyle w:val="Hyperlink"/>
          </w:rPr>
          <w:fldChar w:fldCharType="separate"/>
        </w:r>
        <w:r w:rsidRPr="00420055">
          <w:rPr>
            <w:rStyle w:val="Hyperlink"/>
          </w:rPr>
          <w:t>3.1.4.</w:t>
        </w:r>
        <w:r>
          <w:rPr>
            <w:rFonts w:asciiTheme="minorHAnsi" w:eastAsiaTheme="minorEastAsia" w:hAnsiTheme="minorHAnsi" w:cstheme="minorBidi"/>
            <w:smallCaps w:val="0"/>
            <w:noProof/>
            <w:sz w:val="22"/>
            <w:szCs w:val="22"/>
            <w:lang w:val="en-US"/>
          </w:rPr>
          <w:tab/>
        </w:r>
        <w:r w:rsidRPr="00420055">
          <w:rPr>
            <w:rStyle w:val="Hyperlink"/>
          </w:rPr>
          <w:t>Loan Balances and Transactions (P3)</w:t>
        </w:r>
        <w:r>
          <w:rPr>
            <w:noProof/>
            <w:webHidden/>
          </w:rPr>
          <w:tab/>
        </w:r>
        <w:r>
          <w:rPr>
            <w:noProof/>
            <w:webHidden/>
          </w:rPr>
          <w:fldChar w:fldCharType="begin"/>
        </w:r>
        <w:r>
          <w:rPr>
            <w:noProof/>
            <w:webHidden/>
          </w:rPr>
          <w:instrText xml:space="preserve"> PAGEREF _Toc28956250 \h </w:instrText>
        </w:r>
      </w:ins>
      <w:r>
        <w:rPr>
          <w:noProof/>
          <w:webHidden/>
        </w:rPr>
      </w:r>
      <w:r>
        <w:rPr>
          <w:noProof/>
          <w:webHidden/>
        </w:rPr>
        <w:fldChar w:fldCharType="separate"/>
      </w:r>
      <w:ins w:id="81" w:author="D'souza, Nigel [2]" w:date="2020-01-03T14:59:00Z">
        <w:r>
          <w:rPr>
            <w:noProof/>
            <w:webHidden/>
          </w:rPr>
          <w:t>26</w:t>
        </w:r>
        <w:r>
          <w:rPr>
            <w:noProof/>
            <w:webHidden/>
          </w:rPr>
          <w:fldChar w:fldCharType="end"/>
        </w:r>
        <w:r w:rsidRPr="00420055">
          <w:rPr>
            <w:rStyle w:val="Hyperlink"/>
          </w:rPr>
          <w:fldChar w:fldCharType="end"/>
        </w:r>
      </w:ins>
    </w:p>
    <w:p w14:paraId="7DB9D27B" w14:textId="77777777" w:rsidR="00236DC2" w:rsidRDefault="00236DC2">
      <w:pPr>
        <w:pStyle w:val="TOC2"/>
        <w:tabs>
          <w:tab w:val="left" w:pos="1200"/>
          <w:tab w:val="right" w:leader="dot" w:pos="9620"/>
        </w:tabs>
        <w:rPr>
          <w:ins w:id="82" w:author="D'souza, Nigel [2]" w:date="2020-01-03T14:59:00Z"/>
          <w:rFonts w:asciiTheme="minorHAnsi" w:eastAsiaTheme="minorEastAsia" w:hAnsiTheme="minorHAnsi" w:cstheme="minorBidi"/>
          <w:smallCaps w:val="0"/>
          <w:noProof/>
          <w:sz w:val="22"/>
          <w:szCs w:val="22"/>
          <w:lang w:val="en-US"/>
        </w:rPr>
      </w:pPr>
      <w:ins w:id="83" w:author="D'souza, Nigel [2]" w:date="2020-01-03T14:59:00Z">
        <w:r w:rsidRPr="00420055">
          <w:rPr>
            <w:rStyle w:val="Hyperlink"/>
          </w:rPr>
          <w:fldChar w:fldCharType="begin"/>
        </w:r>
        <w:r w:rsidRPr="00420055">
          <w:rPr>
            <w:rStyle w:val="Hyperlink"/>
          </w:rPr>
          <w:instrText xml:space="preserve"> </w:instrText>
        </w:r>
        <w:r>
          <w:rPr>
            <w:noProof/>
          </w:rPr>
          <w:instrText>HYPERLINK \l "_Toc28956251"</w:instrText>
        </w:r>
        <w:r w:rsidRPr="00420055">
          <w:rPr>
            <w:rStyle w:val="Hyperlink"/>
          </w:rPr>
          <w:instrText xml:space="preserve"> </w:instrText>
        </w:r>
        <w:r w:rsidRPr="00420055">
          <w:rPr>
            <w:rStyle w:val="Hyperlink"/>
          </w:rPr>
          <w:fldChar w:fldCharType="separate"/>
        </w:r>
        <w:r w:rsidRPr="00420055">
          <w:rPr>
            <w:rStyle w:val="Hyperlink"/>
          </w:rPr>
          <w:t>3.1.4.1.</w:t>
        </w:r>
        <w:r>
          <w:rPr>
            <w:rFonts w:asciiTheme="minorHAnsi" w:eastAsiaTheme="minorEastAsia" w:hAnsiTheme="minorHAnsi" w:cstheme="minorBidi"/>
            <w:smallCaps w:val="0"/>
            <w:noProof/>
            <w:sz w:val="22"/>
            <w:szCs w:val="22"/>
            <w:lang w:val="en-US"/>
          </w:rPr>
          <w:tab/>
        </w:r>
        <w:r w:rsidRPr="00420055">
          <w:rPr>
            <w:rStyle w:val="Hyperlink"/>
          </w:rPr>
          <w:t>LIBOR Rates Feed</w:t>
        </w:r>
        <w:r>
          <w:rPr>
            <w:noProof/>
            <w:webHidden/>
          </w:rPr>
          <w:tab/>
        </w:r>
        <w:r>
          <w:rPr>
            <w:noProof/>
            <w:webHidden/>
          </w:rPr>
          <w:fldChar w:fldCharType="begin"/>
        </w:r>
        <w:r>
          <w:rPr>
            <w:noProof/>
            <w:webHidden/>
          </w:rPr>
          <w:instrText xml:space="preserve"> PAGEREF _Toc28956251 \h </w:instrText>
        </w:r>
      </w:ins>
      <w:r>
        <w:rPr>
          <w:noProof/>
          <w:webHidden/>
        </w:rPr>
      </w:r>
      <w:r>
        <w:rPr>
          <w:noProof/>
          <w:webHidden/>
        </w:rPr>
        <w:fldChar w:fldCharType="separate"/>
      </w:r>
      <w:ins w:id="84" w:author="D'souza, Nigel [2]" w:date="2020-01-03T14:59:00Z">
        <w:r>
          <w:rPr>
            <w:noProof/>
            <w:webHidden/>
          </w:rPr>
          <w:t>26</w:t>
        </w:r>
        <w:r>
          <w:rPr>
            <w:noProof/>
            <w:webHidden/>
          </w:rPr>
          <w:fldChar w:fldCharType="end"/>
        </w:r>
        <w:r w:rsidRPr="00420055">
          <w:rPr>
            <w:rStyle w:val="Hyperlink"/>
          </w:rPr>
          <w:fldChar w:fldCharType="end"/>
        </w:r>
      </w:ins>
    </w:p>
    <w:p w14:paraId="5CCCC6AC" w14:textId="77777777" w:rsidR="00236DC2" w:rsidRDefault="00236DC2">
      <w:pPr>
        <w:pStyle w:val="TOC2"/>
        <w:tabs>
          <w:tab w:val="left" w:pos="1200"/>
          <w:tab w:val="right" w:leader="dot" w:pos="9620"/>
        </w:tabs>
        <w:rPr>
          <w:ins w:id="85" w:author="D'souza, Nigel [2]" w:date="2020-01-03T14:59:00Z"/>
          <w:rFonts w:asciiTheme="minorHAnsi" w:eastAsiaTheme="minorEastAsia" w:hAnsiTheme="minorHAnsi" w:cstheme="minorBidi"/>
          <w:smallCaps w:val="0"/>
          <w:noProof/>
          <w:sz w:val="22"/>
          <w:szCs w:val="22"/>
          <w:lang w:val="en-US"/>
        </w:rPr>
      </w:pPr>
      <w:ins w:id="86" w:author="D'souza, Nigel [2]" w:date="2020-01-03T14:59:00Z">
        <w:r w:rsidRPr="00420055">
          <w:rPr>
            <w:rStyle w:val="Hyperlink"/>
          </w:rPr>
          <w:fldChar w:fldCharType="begin"/>
        </w:r>
        <w:r w:rsidRPr="00420055">
          <w:rPr>
            <w:rStyle w:val="Hyperlink"/>
          </w:rPr>
          <w:instrText xml:space="preserve"> </w:instrText>
        </w:r>
        <w:r>
          <w:rPr>
            <w:noProof/>
          </w:rPr>
          <w:instrText>HYPERLINK \l "_Toc28956252"</w:instrText>
        </w:r>
        <w:r w:rsidRPr="00420055">
          <w:rPr>
            <w:rStyle w:val="Hyperlink"/>
          </w:rPr>
          <w:instrText xml:space="preserve"> </w:instrText>
        </w:r>
        <w:r w:rsidRPr="00420055">
          <w:rPr>
            <w:rStyle w:val="Hyperlink"/>
          </w:rPr>
          <w:fldChar w:fldCharType="separate"/>
        </w:r>
        <w:r w:rsidRPr="00420055">
          <w:rPr>
            <w:rStyle w:val="Hyperlink"/>
          </w:rPr>
          <w:t>3.1.4.2.</w:t>
        </w:r>
        <w:r>
          <w:rPr>
            <w:rFonts w:asciiTheme="minorHAnsi" w:eastAsiaTheme="minorEastAsia" w:hAnsiTheme="minorHAnsi" w:cstheme="minorBidi"/>
            <w:smallCaps w:val="0"/>
            <w:noProof/>
            <w:sz w:val="22"/>
            <w:szCs w:val="22"/>
            <w:lang w:val="en-US"/>
          </w:rPr>
          <w:tab/>
        </w:r>
        <w:r w:rsidRPr="00420055">
          <w:rPr>
            <w:rStyle w:val="Hyperlink"/>
          </w:rPr>
          <w:t>Loan 1098 Tax Form Reporting</w:t>
        </w:r>
        <w:r>
          <w:rPr>
            <w:noProof/>
            <w:webHidden/>
          </w:rPr>
          <w:tab/>
        </w:r>
        <w:r>
          <w:rPr>
            <w:noProof/>
            <w:webHidden/>
          </w:rPr>
          <w:fldChar w:fldCharType="begin"/>
        </w:r>
        <w:r>
          <w:rPr>
            <w:noProof/>
            <w:webHidden/>
          </w:rPr>
          <w:instrText xml:space="preserve"> PAGEREF _Toc28956252 \h </w:instrText>
        </w:r>
      </w:ins>
      <w:r>
        <w:rPr>
          <w:noProof/>
          <w:webHidden/>
        </w:rPr>
      </w:r>
      <w:r>
        <w:rPr>
          <w:noProof/>
          <w:webHidden/>
        </w:rPr>
        <w:fldChar w:fldCharType="separate"/>
      </w:r>
      <w:ins w:id="87" w:author="D'souza, Nigel [2]" w:date="2020-01-03T14:59:00Z">
        <w:r>
          <w:rPr>
            <w:noProof/>
            <w:webHidden/>
          </w:rPr>
          <w:t>27</w:t>
        </w:r>
        <w:r>
          <w:rPr>
            <w:noProof/>
            <w:webHidden/>
          </w:rPr>
          <w:fldChar w:fldCharType="end"/>
        </w:r>
        <w:r w:rsidRPr="00420055">
          <w:rPr>
            <w:rStyle w:val="Hyperlink"/>
          </w:rPr>
          <w:fldChar w:fldCharType="end"/>
        </w:r>
      </w:ins>
    </w:p>
    <w:p w14:paraId="36EE966B" w14:textId="77777777" w:rsidR="00236DC2" w:rsidRDefault="00236DC2">
      <w:pPr>
        <w:pStyle w:val="TOC2"/>
        <w:tabs>
          <w:tab w:val="left" w:pos="1000"/>
          <w:tab w:val="right" w:leader="dot" w:pos="9620"/>
        </w:tabs>
        <w:rPr>
          <w:ins w:id="88" w:author="D'souza, Nigel [2]" w:date="2020-01-03T14:59:00Z"/>
          <w:rFonts w:asciiTheme="minorHAnsi" w:eastAsiaTheme="minorEastAsia" w:hAnsiTheme="minorHAnsi" w:cstheme="minorBidi"/>
          <w:smallCaps w:val="0"/>
          <w:noProof/>
          <w:sz w:val="22"/>
          <w:szCs w:val="22"/>
          <w:lang w:val="en-US"/>
        </w:rPr>
      </w:pPr>
      <w:ins w:id="89" w:author="D'souza, Nigel [2]" w:date="2020-01-03T14:59:00Z">
        <w:r w:rsidRPr="00420055">
          <w:rPr>
            <w:rStyle w:val="Hyperlink"/>
          </w:rPr>
          <w:fldChar w:fldCharType="begin"/>
        </w:r>
        <w:r w:rsidRPr="00420055">
          <w:rPr>
            <w:rStyle w:val="Hyperlink"/>
          </w:rPr>
          <w:instrText xml:space="preserve"> </w:instrText>
        </w:r>
        <w:r>
          <w:rPr>
            <w:noProof/>
          </w:rPr>
          <w:instrText>HYPERLINK \l "_Toc28956253"</w:instrText>
        </w:r>
        <w:r w:rsidRPr="00420055">
          <w:rPr>
            <w:rStyle w:val="Hyperlink"/>
          </w:rPr>
          <w:instrText xml:space="preserve"> </w:instrText>
        </w:r>
        <w:r w:rsidRPr="00420055">
          <w:rPr>
            <w:rStyle w:val="Hyperlink"/>
          </w:rPr>
          <w:fldChar w:fldCharType="separate"/>
        </w:r>
        <w:r w:rsidRPr="00420055">
          <w:rPr>
            <w:rStyle w:val="Hyperlink"/>
          </w:rPr>
          <w:t>3.1.5.</w:t>
        </w:r>
        <w:r>
          <w:rPr>
            <w:rFonts w:asciiTheme="minorHAnsi" w:eastAsiaTheme="minorEastAsia" w:hAnsiTheme="minorHAnsi" w:cstheme="minorBidi"/>
            <w:smallCaps w:val="0"/>
            <w:noProof/>
            <w:sz w:val="22"/>
            <w:szCs w:val="22"/>
            <w:lang w:val="en-US"/>
          </w:rPr>
          <w:tab/>
        </w:r>
        <w:r w:rsidRPr="00420055">
          <w:rPr>
            <w:rStyle w:val="Hyperlink"/>
          </w:rPr>
          <w:t>Lockbox Reporting</w:t>
        </w:r>
        <w:r>
          <w:rPr>
            <w:noProof/>
            <w:webHidden/>
          </w:rPr>
          <w:tab/>
        </w:r>
        <w:r>
          <w:rPr>
            <w:noProof/>
            <w:webHidden/>
          </w:rPr>
          <w:fldChar w:fldCharType="begin"/>
        </w:r>
        <w:r>
          <w:rPr>
            <w:noProof/>
            <w:webHidden/>
          </w:rPr>
          <w:instrText xml:space="preserve"> PAGEREF _Toc28956253 \h </w:instrText>
        </w:r>
      </w:ins>
      <w:r>
        <w:rPr>
          <w:noProof/>
          <w:webHidden/>
        </w:rPr>
      </w:r>
      <w:r>
        <w:rPr>
          <w:noProof/>
          <w:webHidden/>
        </w:rPr>
        <w:fldChar w:fldCharType="separate"/>
      </w:r>
      <w:ins w:id="90" w:author="D'souza, Nigel [2]" w:date="2020-01-03T14:59:00Z">
        <w:r>
          <w:rPr>
            <w:noProof/>
            <w:webHidden/>
          </w:rPr>
          <w:t>28</w:t>
        </w:r>
        <w:r>
          <w:rPr>
            <w:noProof/>
            <w:webHidden/>
          </w:rPr>
          <w:fldChar w:fldCharType="end"/>
        </w:r>
        <w:r w:rsidRPr="00420055">
          <w:rPr>
            <w:rStyle w:val="Hyperlink"/>
          </w:rPr>
          <w:fldChar w:fldCharType="end"/>
        </w:r>
      </w:ins>
    </w:p>
    <w:p w14:paraId="7A0D49DB" w14:textId="77777777" w:rsidR="00236DC2" w:rsidRDefault="00236DC2">
      <w:pPr>
        <w:pStyle w:val="TOC2"/>
        <w:tabs>
          <w:tab w:val="left" w:pos="1000"/>
          <w:tab w:val="right" w:leader="dot" w:pos="9620"/>
        </w:tabs>
        <w:rPr>
          <w:ins w:id="91" w:author="D'souza, Nigel [2]" w:date="2020-01-03T14:59:00Z"/>
          <w:rFonts w:asciiTheme="minorHAnsi" w:eastAsiaTheme="minorEastAsia" w:hAnsiTheme="minorHAnsi" w:cstheme="minorBidi"/>
          <w:smallCaps w:val="0"/>
          <w:noProof/>
          <w:sz w:val="22"/>
          <w:szCs w:val="22"/>
          <w:lang w:val="en-US"/>
        </w:rPr>
      </w:pPr>
      <w:ins w:id="92" w:author="D'souza, Nigel [2]" w:date="2020-01-03T14:59:00Z">
        <w:r w:rsidRPr="00420055">
          <w:rPr>
            <w:rStyle w:val="Hyperlink"/>
          </w:rPr>
          <w:fldChar w:fldCharType="begin"/>
        </w:r>
        <w:r w:rsidRPr="00420055">
          <w:rPr>
            <w:rStyle w:val="Hyperlink"/>
          </w:rPr>
          <w:instrText xml:space="preserve"> </w:instrText>
        </w:r>
        <w:r>
          <w:rPr>
            <w:noProof/>
          </w:rPr>
          <w:instrText>HYPERLINK \l "_Toc28956254"</w:instrText>
        </w:r>
        <w:r w:rsidRPr="00420055">
          <w:rPr>
            <w:rStyle w:val="Hyperlink"/>
          </w:rPr>
          <w:instrText xml:space="preserve"> </w:instrText>
        </w:r>
        <w:r w:rsidRPr="00420055">
          <w:rPr>
            <w:rStyle w:val="Hyperlink"/>
          </w:rPr>
          <w:fldChar w:fldCharType="separate"/>
        </w:r>
        <w:r w:rsidRPr="00420055">
          <w:rPr>
            <w:rStyle w:val="Hyperlink"/>
          </w:rPr>
          <w:t>3.1.6.</w:t>
        </w:r>
        <w:r>
          <w:rPr>
            <w:rFonts w:asciiTheme="minorHAnsi" w:eastAsiaTheme="minorEastAsia" w:hAnsiTheme="minorHAnsi" w:cstheme="minorBidi"/>
            <w:smallCaps w:val="0"/>
            <w:noProof/>
            <w:sz w:val="22"/>
            <w:szCs w:val="22"/>
            <w:lang w:val="en-US"/>
          </w:rPr>
          <w:tab/>
        </w:r>
        <w:r w:rsidRPr="00420055">
          <w:rPr>
            <w:rStyle w:val="Hyperlink"/>
          </w:rPr>
          <w:t>Legacy Reporting</w:t>
        </w:r>
        <w:r>
          <w:rPr>
            <w:noProof/>
            <w:webHidden/>
          </w:rPr>
          <w:tab/>
        </w:r>
        <w:r>
          <w:rPr>
            <w:noProof/>
            <w:webHidden/>
          </w:rPr>
          <w:fldChar w:fldCharType="begin"/>
        </w:r>
        <w:r>
          <w:rPr>
            <w:noProof/>
            <w:webHidden/>
          </w:rPr>
          <w:instrText xml:space="preserve"> PAGEREF _Toc28956254 \h </w:instrText>
        </w:r>
      </w:ins>
      <w:r>
        <w:rPr>
          <w:noProof/>
          <w:webHidden/>
        </w:rPr>
      </w:r>
      <w:r>
        <w:rPr>
          <w:noProof/>
          <w:webHidden/>
        </w:rPr>
        <w:fldChar w:fldCharType="separate"/>
      </w:r>
      <w:ins w:id="93" w:author="D'souza, Nigel [2]" w:date="2020-01-03T14:59:00Z">
        <w:r>
          <w:rPr>
            <w:noProof/>
            <w:webHidden/>
          </w:rPr>
          <w:t>28</w:t>
        </w:r>
        <w:r>
          <w:rPr>
            <w:noProof/>
            <w:webHidden/>
          </w:rPr>
          <w:fldChar w:fldCharType="end"/>
        </w:r>
        <w:r w:rsidRPr="00420055">
          <w:rPr>
            <w:rStyle w:val="Hyperlink"/>
          </w:rPr>
          <w:fldChar w:fldCharType="end"/>
        </w:r>
      </w:ins>
    </w:p>
    <w:p w14:paraId="6AD73F3B" w14:textId="77777777" w:rsidR="00236DC2" w:rsidRDefault="00236DC2">
      <w:pPr>
        <w:pStyle w:val="TOC2"/>
        <w:tabs>
          <w:tab w:val="left" w:pos="1000"/>
          <w:tab w:val="right" w:leader="dot" w:pos="9620"/>
        </w:tabs>
        <w:rPr>
          <w:ins w:id="94" w:author="D'souza, Nigel [2]" w:date="2020-01-03T14:59:00Z"/>
          <w:rFonts w:asciiTheme="minorHAnsi" w:eastAsiaTheme="minorEastAsia" w:hAnsiTheme="minorHAnsi" w:cstheme="minorBidi"/>
          <w:smallCaps w:val="0"/>
          <w:noProof/>
          <w:sz w:val="22"/>
          <w:szCs w:val="22"/>
          <w:lang w:val="en-US"/>
        </w:rPr>
      </w:pPr>
      <w:ins w:id="95" w:author="D'souza, Nigel [2]" w:date="2020-01-03T14:59:00Z">
        <w:r w:rsidRPr="00420055">
          <w:rPr>
            <w:rStyle w:val="Hyperlink"/>
          </w:rPr>
          <w:fldChar w:fldCharType="begin"/>
        </w:r>
        <w:r w:rsidRPr="00420055">
          <w:rPr>
            <w:rStyle w:val="Hyperlink"/>
          </w:rPr>
          <w:instrText xml:space="preserve"> </w:instrText>
        </w:r>
        <w:r>
          <w:rPr>
            <w:noProof/>
          </w:rPr>
          <w:instrText>HYPERLINK \l "_Toc28956255"</w:instrText>
        </w:r>
        <w:r w:rsidRPr="00420055">
          <w:rPr>
            <w:rStyle w:val="Hyperlink"/>
          </w:rPr>
          <w:instrText xml:space="preserve"> </w:instrText>
        </w:r>
        <w:r w:rsidRPr="00420055">
          <w:rPr>
            <w:rStyle w:val="Hyperlink"/>
          </w:rPr>
          <w:fldChar w:fldCharType="separate"/>
        </w:r>
        <w:r w:rsidRPr="00420055">
          <w:rPr>
            <w:rStyle w:val="Hyperlink"/>
          </w:rPr>
          <w:t>3.1.7.</w:t>
        </w:r>
        <w:r>
          <w:rPr>
            <w:rFonts w:asciiTheme="minorHAnsi" w:eastAsiaTheme="minorEastAsia" w:hAnsiTheme="minorHAnsi" w:cstheme="minorBidi"/>
            <w:smallCaps w:val="0"/>
            <w:noProof/>
            <w:sz w:val="22"/>
            <w:szCs w:val="22"/>
            <w:lang w:val="en-US"/>
          </w:rPr>
          <w:tab/>
        </w:r>
        <w:r w:rsidRPr="00420055">
          <w:rPr>
            <w:rStyle w:val="Hyperlink"/>
          </w:rPr>
          <w:t>Check Issuance Extract (P3)</w:t>
        </w:r>
        <w:r>
          <w:rPr>
            <w:noProof/>
            <w:webHidden/>
          </w:rPr>
          <w:tab/>
        </w:r>
        <w:r>
          <w:rPr>
            <w:noProof/>
            <w:webHidden/>
          </w:rPr>
          <w:fldChar w:fldCharType="begin"/>
        </w:r>
        <w:r>
          <w:rPr>
            <w:noProof/>
            <w:webHidden/>
          </w:rPr>
          <w:instrText xml:space="preserve"> PAGEREF _Toc28956255 \h </w:instrText>
        </w:r>
      </w:ins>
      <w:r>
        <w:rPr>
          <w:noProof/>
          <w:webHidden/>
        </w:rPr>
      </w:r>
      <w:r>
        <w:rPr>
          <w:noProof/>
          <w:webHidden/>
        </w:rPr>
        <w:fldChar w:fldCharType="separate"/>
      </w:r>
      <w:ins w:id="96" w:author="D'souza, Nigel [2]" w:date="2020-01-03T14:59:00Z">
        <w:r>
          <w:rPr>
            <w:noProof/>
            <w:webHidden/>
          </w:rPr>
          <w:t>30</w:t>
        </w:r>
        <w:r>
          <w:rPr>
            <w:noProof/>
            <w:webHidden/>
          </w:rPr>
          <w:fldChar w:fldCharType="end"/>
        </w:r>
        <w:r w:rsidRPr="00420055">
          <w:rPr>
            <w:rStyle w:val="Hyperlink"/>
          </w:rPr>
          <w:fldChar w:fldCharType="end"/>
        </w:r>
      </w:ins>
    </w:p>
    <w:p w14:paraId="5EA1B132" w14:textId="77777777" w:rsidR="00236DC2" w:rsidRDefault="00236DC2">
      <w:pPr>
        <w:pStyle w:val="TOC2"/>
        <w:tabs>
          <w:tab w:val="left" w:pos="1000"/>
          <w:tab w:val="right" w:leader="dot" w:pos="9620"/>
        </w:tabs>
        <w:rPr>
          <w:ins w:id="97" w:author="D'souza, Nigel [2]" w:date="2020-01-03T14:59:00Z"/>
          <w:rFonts w:asciiTheme="minorHAnsi" w:eastAsiaTheme="minorEastAsia" w:hAnsiTheme="minorHAnsi" w:cstheme="minorBidi"/>
          <w:smallCaps w:val="0"/>
          <w:noProof/>
          <w:sz w:val="22"/>
          <w:szCs w:val="22"/>
          <w:lang w:val="en-US"/>
        </w:rPr>
      </w:pPr>
      <w:ins w:id="98" w:author="D'souza, Nigel [2]" w:date="2020-01-03T14:59:00Z">
        <w:r w:rsidRPr="00420055">
          <w:rPr>
            <w:rStyle w:val="Hyperlink"/>
          </w:rPr>
          <w:fldChar w:fldCharType="begin"/>
        </w:r>
        <w:r w:rsidRPr="00420055">
          <w:rPr>
            <w:rStyle w:val="Hyperlink"/>
          </w:rPr>
          <w:instrText xml:space="preserve"> </w:instrText>
        </w:r>
        <w:r>
          <w:rPr>
            <w:noProof/>
          </w:rPr>
          <w:instrText>HYPERLINK \l "_Toc28956256"</w:instrText>
        </w:r>
        <w:r w:rsidRPr="00420055">
          <w:rPr>
            <w:rStyle w:val="Hyperlink"/>
          </w:rPr>
          <w:instrText xml:space="preserve"> </w:instrText>
        </w:r>
        <w:r w:rsidRPr="00420055">
          <w:rPr>
            <w:rStyle w:val="Hyperlink"/>
          </w:rPr>
          <w:fldChar w:fldCharType="separate"/>
        </w:r>
        <w:r w:rsidRPr="00420055">
          <w:rPr>
            <w:rStyle w:val="Hyperlink"/>
          </w:rPr>
          <w:t>3.1.8.</w:t>
        </w:r>
        <w:r>
          <w:rPr>
            <w:rFonts w:asciiTheme="minorHAnsi" w:eastAsiaTheme="minorEastAsia" w:hAnsiTheme="minorHAnsi" w:cstheme="minorBidi"/>
            <w:smallCaps w:val="0"/>
            <w:noProof/>
            <w:sz w:val="22"/>
            <w:szCs w:val="22"/>
            <w:lang w:val="en-US"/>
          </w:rPr>
          <w:tab/>
        </w:r>
        <w:r w:rsidRPr="00420055">
          <w:rPr>
            <w:rStyle w:val="Hyperlink"/>
          </w:rPr>
          <w:t>Positive Pay Exception Loader (P3)</w:t>
        </w:r>
        <w:r>
          <w:rPr>
            <w:noProof/>
            <w:webHidden/>
          </w:rPr>
          <w:tab/>
        </w:r>
        <w:r>
          <w:rPr>
            <w:noProof/>
            <w:webHidden/>
          </w:rPr>
          <w:fldChar w:fldCharType="begin"/>
        </w:r>
        <w:r>
          <w:rPr>
            <w:noProof/>
            <w:webHidden/>
          </w:rPr>
          <w:instrText xml:space="preserve"> PAGEREF _Toc28956256 \h </w:instrText>
        </w:r>
      </w:ins>
      <w:r>
        <w:rPr>
          <w:noProof/>
          <w:webHidden/>
        </w:rPr>
      </w:r>
      <w:r>
        <w:rPr>
          <w:noProof/>
          <w:webHidden/>
        </w:rPr>
        <w:fldChar w:fldCharType="separate"/>
      </w:r>
      <w:ins w:id="99" w:author="D'souza, Nigel [2]" w:date="2020-01-03T14:59:00Z">
        <w:r>
          <w:rPr>
            <w:noProof/>
            <w:webHidden/>
          </w:rPr>
          <w:t>31</w:t>
        </w:r>
        <w:r>
          <w:rPr>
            <w:noProof/>
            <w:webHidden/>
          </w:rPr>
          <w:fldChar w:fldCharType="end"/>
        </w:r>
        <w:r w:rsidRPr="00420055">
          <w:rPr>
            <w:rStyle w:val="Hyperlink"/>
          </w:rPr>
          <w:fldChar w:fldCharType="end"/>
        </w:r>
      </w:ins>
    </w:p>
    <w:p w14:paraId="7C17A141" w14:textId="77777777" w:rsidR="00236DC2" w:rsidRDefault="00236DC2">
      <w:pPr>
        <w:pStyle w:val="TOC2"/>
        <w:tabs>
          <w:tab w:val="left" w:pos="1000"/>
          <w:tab w:val="right" w:leader="dot" w:pos="9620"/>
        </w:tabs>
        <w:rPr>
          <w:ins w:id="100" w:author="D'souza, Nigel [2]" w:date="2020-01-03T14:59:00Z"/>
          <w:rFonts w:asciiTheme="minorHAnsi" w:eastAsiaTheme="minorEastAsia" w:hAnsiTheme="minorHAnsi" w:cstheme="minorBidi"/>
          <w:smallCaps w:val="0"/>
          <w:noProof/>
          <w:sz w:val="22"/>
          <w:szCs w:val="22"/>
          <w:lang w:val="en-US"/>
        </w:rPr>
      </w:pPr>
      <w:ins w:id="101" w:author="D'souza, Nigel [2]" w:date="2020-01-03T14:59:00Z">
        <w:r w:rsidRPr="00420055">
          <w:rPr>
            <w:rStyle w:val="Hyperlink"/>
          </w:rPr>
          <w:fldChar w:fldCharType="begin"/>
        </w:r>
        <w:r w:rsidRPr="00420055">
          <w:rPr>
            <w:rStyle w:val="Hyperlink"/>
          </w:rPr>
          <w:instrText xml:space="preserve"> </w:instrText>
        </w:r>
        <w:r>
          <w:rPr>
            <w:noProof/>
          </w:rPr>
          <w:instrText>HYPERLINK \l "_Toc28956257"</w:instrText>
        </w:r>
        <w:r w:rsidRPr="00420055">
          <w:rPr>
            <w:rStyle w:val="Hyperlink"/>
          </w:rPr>
          <w:instrText xml:space="preserve"> </w:instrText>
        </w:r>
        <w:r w:rsidRPr="00420055">
          <w:rPr>
            <w:rStyle w:val="Hyperlink"/>
          </w:rPr>
          <w:fldChar w:fldCharType="separate"/>
        </w:r>
        <w:r w:rsidRPr="00420055">
          <w:rPr>
            <w:rStyle w:val="Hyperlink"/>
          </w:rPr>
          <w:t>3.1.9.</w:t>
        </w:r>
        <w:r>
          <w:rPr>
            <w:rFonts w:asciiTheme="minorHAnsi" w:eastAsiaTheme="minorEastAsia" w:hAnsiTheme="minorHAnsi" w:cstheme="minorBidi"/>
            <w:smallCaps w:val="0"/>
            <w:noProof/>
            <w:sz w:val="22"/>
            <w:szCs w:val="22"/>
            <w:lang w:val="en-US"/>
          </w:rPr>
          <w:tab/>
        </w:r>
        <w:r w:rsidRPr="00420055">
          <w:rPr>
            <w:rStyle w:val="Hyperlink"/>
          </w:rPr>
          <w:t>Positive Pay Decision Extractor (P3)</w:t>
        </w:r>
        <w:r>
          <w:rPr>
            <w:noProof/>
            <w:webHidden/>
          </w:rPr>
          <w:tab/>
        </w:r>
        <w:r>
          <w:rPr>
            <w:noProof/>
            <w:webHidden/>
          </w:rPr>
          <w:fldChar w:fldCharType="begin"/>
        </w:r>
        <w:r>
          <w:rPr>
            <w:noProof/>
            <w:webHidden/>
          </w:rPr>
          <w:instrText xml:space="preserve"> PAGEREF _Toc28956257 \h </w:instrText>
        </w:r>
      </w:ins>
      <w:r>
        <w:rPr>
          <w:noProof/>
          <w:webHidden/>
        </w:rPr>
      </w:r>
      <w:r>
        <w:rPr>
          <w:noProof/>
          <w:webHidden/>
        </w:rPr>
        <w:fldChar w:fldCharType="separate"/>
      </w:r>
      <w:ins w:id="102" w:author="D'souza, Nigel [2]" w:date="2020-01-03T14:59:00Z">
        <w:r>
          <w:rPr>
            <w:noProof/>
            <w:webHidden/>
          </w:rPr>
          <w:t>32</w:t>
        </w:r>
        <w:r>
          <w:rPr>
            <w:noProof/>
            <w:webHidden/>
          </w:rPr>
          <w:fldChar w:fldCharType="end"/>
        </w:r>
        <w:r w:rsidRPr="00420055">
          <w:rPr>
            <w:rStyle w:val="Hyperlink"/>
          </w:rPr>
          <w:fldChar w:fldCharType="end"/>
        </w:r>
      </w:ins>
    </w:p>
    <w:p w14:paraId="31922F81" w14:textId="77777777" w:rsidR="00236DC2" w:rsidRDefault="00236DC2">
      <w:pPr>
        <w:pStyle w:val="TOC2"/>
        <w:tabs>
          <w:tab w:val="left" w:pos="1000"/>
          <w:tab w:val="right" w:leader="dot" w:pos="9620"/>
        </w:tabs>
        <w:rPr>
          <w:ins w:id="103" w:author="D'souza, Nigel [2]" w:date="2020-01-03T14:59:00Z"/>
          <w:rFonts w:asciiTheme="minorHAnsi" w:eastAsiaTheme="minorEastAsia" w:hAnsiTheme="minorHAnsi" w:cstheme="minorBidi"/>
          <w:smallCaps w:val="0"/>
          <w:noProof/>
          <w:sz w:val="22"/>
          <w:szCs w:val="22"/>
          <w:lang w:val="en-US"/>
        </w:rPr>
      </w:pPr>
      <w:ins w:id="104" w:author="D'souza, Nigel [2]" w:date="2020-01-03T14:59:00Z">
        <w:r w:rsidRPr="00420055">
          <w:rPr>
            <w:rStyle w:val="Hyperlink"/>
          </w:rPr>
          <w:fldChar w:fldCharType="begin"/>
        </w:r>
        <w:r w:rsidRPr="00420055">
          <w:rPr>
            <w:rStyle w:val="Hyperlink"/>
          </w:rPr>
          <w:instrText xml:space="preserve"> </w:instrText>
        </w:r>
        <w:r>
          <w:rPr>
            <w:noProof/>
          </w:rPr>
          <w:instrText>HYPERLINK \l "_Toc28956258"</w:instrText>
        </w:r>
        <w:r w:rsidRPr="00420055">
          <w:rPr>
            <w:rStyle w:val="Hyperlink"/>
          </w:rPr>
          <w:instrText xml:space="preserve"> </w:instrText>
        </w:r>
        <w:r w:rsidRPr="00420055">
          <w:rPr>
            <w:rStyle w:val="Hyperlink"/>
          </w:rPr>
          <w:fldChar w:fldCharType="separate"/>
        </w:r>
        <w:r w:rsidRPr="00420055">
          <w:rPr>
            <w:rStyle w:val="Hyperlink"/>
          </w:rPr>
          <w:t>3.1.10.</w:t>
        </w:r>
        <w:r>
          <w:rPr>
            <w:rFonts w:asciiTheme="minorHAnsi" w:eastAsiaTheme="minorEastAsia" w:hAnsiTheme="minorHAnsi" w:cstheme="minorBidi"/>
            <w:smallCaps w:val="0"/>
            <w:noProof/>
            <w:sz w:val="22"/>
            <w:szCs w:val="22"/>
            <w:lang w:val="en-US"/>
          </w:rPr>
          <w:tab/>
        </w:r>
        <w:r w:rsidRPr="00420055">
          <w:rPr>
            <w:rStyle w:val="Hyperlink"/>
          </w:rPr>
          <w:t>Reverse Positive Pay Exception Loader (P3)</w:t>
        </w:r>
        <w:r>
          <w:rPr>
            <w:noProof/>
            <w:webHidden/>
          </w:rPr>
          <w:tab/>
        </w:r>
        <w:r>
          <w:rPr>
            <w:noProof/>
            <w:webHidden/>
          </w:rPr>
          <w:fldChar w:fldCharType="begin"/>
        </w:r>
        <w:r>
          <w:rPr>
            <w:noProof/>
            <w:webHidden/>
          </w:rPr>
          <w:instrText xml:space="preserve"> PAGEREF _Toc28956258 \h </w:instrText>
        </w:r>
      </w:ins>
      <w:r>
        <w:rPr>
          <w:noProof/>
          <w:webHidden/>
        </w:rPr>
      </w:r>
      <w:r>
        <w:rPr>
          <w:noProof/>
          <w:webHidden/>
        </w:rPr>
        <w:fldChar w:fldCharType="separate"/>
      </w:r>
      <w:ins w:id="105" w:author="D'souza, Nigel [2]" w:date="2020-01-03T14:59:00Z">
        <w:r>
          <w:rPr>
            <w:noProof/>
            <w:webHidden/>
          </w:rPr>
          <w:t>33</w:t>
        </w:r>
        <w:r>
          <w:rPr>
            <w:noProof/>
            <w:webHidden/>
          </w:rPr>
          <w:fldChar w:fldCharType="end"/>
        </w:r>
        <w:r w:rsidRPr="00420055">
          <w:rPr>
            <w:rStyle w:val="Hyperlink"/>
          </w:rPr>
          <w:fldChar w:fldCharType="end"/>
        </w:r>
      </w:ins>
    </w:p>
    <w:p w14:paraId="50352920" w14:textId="77777777" w:rsidR="00236DC2" w:rsidRDefault="00236DC2">
      <w:pPr>
        <w:pStyle w:val="TOC2"/>
        <w:tabs>
          <w:tab w:val="left" w:pos="1000"/>
          <w:tab w:val="right" w:leader="dot" w:pos="9620"/>
        </w:tabs>
        <w:rPr>
          <w:ins w:id="106" w:author="D'souza, Nigel [2]" w:date="2020-01-03T14:59:00Z"/>
          <w:rFonts w:asciiTheme="minorHAnsi" w:eastAsiaTheme="minorEastAsia" w:hAnsiTheme="minorHAnsi" w:cstheme="minorBidi"/>
          <w:smallCaps w:val="0"/>
          <w:noProof/>
          <w:sz w:val="22"/>
          <w:szCs w:val="22"/>
          <w:lang w:val="en-US"/>
        </w:rPr>
      </w:pPr>
      <w:ins w:id="107" w:author="D'souza, Nigel [2]" w:date="2020-01-03T14:59:00Z">
        <w:r w:rsidRPr="00420055">
          <w:rPr>
            <w:rStyle w:val="Hyperlink"/>
          </w:rPr>
          <w:fldChar w:fldCharType="begin"/>
        </w:r>
        <w:r w:rsidRPr="00420055">
          <w:rPr>
            <w:rStyle w:val="Hyperlink"/>
          </w:rPr>
          <w:instrText xml:space="preserve"> </w:instrText>
        </w:r>
        <w:r>
          <w:rPr>
            <w:noProof/>
          </w:rPr>
          <w:instrText>HYPERLINK \l "_Toc28956259"</w:instrText>
        </w:r>
        <w:r w:rsidRPr="00420055">
          <w:rPr>
            <w:rStyle w:val="Hyperlink"/>
          </w:rPr>
          <w:instrText xml:space="preserve"> </w:instrText>
        </w:r>
        <w:r w:rsidRPr="00420055">
          <w:rPr>
            <w:rStyle w:val="Hyperlink"/>
          </w:rPr>
          <w:fldChar w:fldCharType="separate"/>
        </w:r>
        <w:r w:rsidRPr="00420055">
          <w:rPr>
            <w:rStyle w:val="Hyperlink"/>
          </w:rPr>
          <w:t>3.1.11.</w:t>
        </w:r>
        <w:r>
          <w:rPr>
            <w:rFonts w:asciiTheme="minorHAnsi" w:eastAsiaTheme="minorEastAsia" w:hAnsiTheme="minorHAnsi" w:cstheme="minorBidi"/>
            <w:smallCaps w:val="0"/>
            <w:noProof/>
            <w:sz w:val="22"/>
            <w:szCs w:val="22"/>
            <w:lang w:val="en-US"/>
          </w:rPr>
          <w:tab/>
        </w:r>
        <w:r w:rsidRPr="00420055">
          <w:rPr>
            <w:rStyle w:val="Hyperlink"/>
          </w:rPr>
          <w:t>Reverse Positive Pay Decision Extractor (P3)</w:t>
        </w:r>
        <w:r>
          <w:rPr>
            <w:noProof/>
            <w:webHidden/>
          </w:rPr>
          <w:tab/>
        </w:r>
        <w:r>
          <w:rPr>
            <w:noProof/>
            <w:webHidden/>
          </w:rPr>
          <w:fldChar w:fldCharType="begin"/>
        </w:r>
        <w:r>
          <w:rPr>
            <w:noProof/>
            <w:webHidden/>
          </w:rPr>
          <w:instrText xml:space="preserve"> PAGEREF _Toc28956259 \h </w:instrText>
        </w:r>
      </w:ins>
      <w:r>
        <w:rPr>
          <w:noProof/>
          <w:webHidden/>
        </w:rPr>
      </w:r>
      <w:r>
        <w:rPr>
          <w:noProof/>
          <w:webHidden/>
        </w:rPr>
        <w:fldChar w:fldCharType="separate"/>
      </w:r>
      <w:ins w:id="108" w:author="D'souza, Nigel [2]" w:date="2020-01-03T14:59:00Z">
        <w:r>
          <w:rPr>
            <w:noProof/>
            <w:webHidden/>
          </w:rPr>
          <w:t>34</w:t>
        </w:r>
        <w:r>
          <w:rPr>
            <w:noProof/>
            <w:webHidden/>
          </w:rPr>
          <w:fldChar w:fldCharType="end"/>
        </w:r>
        <w:r w:rsidRPr="00420055">
          <w:rPr>
            <w:rStyle w:val="Hyperlink"/>
          </w:rPr>
          <w:fldChar w:fldCharType="end"/>
        </w:r>
      </w:ins>
    </w:p>
    <w:p w14:paraId="2277927C" w14:textId="77777777" w:rsidR="00236DC2" w:rsidRDefault="00236DC2">
      <w:pPr>
        <w:pStyle w:val="TOC2"/>
        <w:tabs>
          <w:tab w:val="left" w:pos="1000"/>
          <w:tab w:val="right" w:leader="dot" w:pos="9620"/>
        </w:tabs>
        <w:rPr>
          <w:ins w:id="109" w:author="D'souza, Nigel [2]" w:date="2020-01-03T14:59:00Z"/>
          <w:rFonts w:asciiTheme="minorHAnsi" w:eastAsiaTheme="minorEastAsia" w:hAnsiTheme="minorHAnsi" w:cstheme="minorBidi"/>
          <w:smallCaps w:val="0"/>
          <w:noProof/>
          <w:sz w:val="22"/>
          <w:szCs w:val="22"/>
          <w:lang w:val="en-US"/>
        </w:rPr>
      </w:pPr>
      <w:ins w:id="110" w:author="D'souza, Nigel [2]" w:date="2020-01-03T14:59:00Z">
        <w:r w:rsidRPr="00420055">
          <w:rPr>
            <w:rStyle w:val="Hyperlink"/>
          </w:rPr>
          <w:fldChar w:fldCharType="begin"/>
        </w:r>
        <w:r w:rsidRPr="00420055">
          <w:rPr>
            <w:rStyle w:val="Hyperlink"/>
          </w:rPr>
          <w:instrText xml:space="preserve"> </w:instrText>
        </w:r>
        <w:r>
          <w:rPr>
            <w:noProof/>
          </w:rPr>
          <w:instrText>HYPERLINK \l "_Toc28956260"</w:instrText>
        </w:r>
        <w:r w:rsidRPr="00420055">
          <w:rPr>
            <w:rStyle w:val="Hyperlink"/>
          </w:rPr>
          <w:instrText xml:space="preserve"> </w:instrText>
        </w:r>
        <w:r w:rsidRPr="00420055">
          <w:rPr>
            <w:rStyle w:val="Hyperlink"/>
          </w:rPr>
          <w:fldChar w:fldCharType="separate"/>
        </w:r>
        <w:r w:rsidRPr="00420055">
          <w:rPr>
            <w:rStyle w:val="Hyperlink"/>
          </w:rPr>
          <w:t>3.1.12.</w:t>
        </w:r>
        <w:r>
          <w:rPr>
            <w:rFonts w:asciiTheme="minorHAnsi" w:eastAsiaTheme="minorEastAsia" w:hAnsiTheme="minorHAnsi" w:cstheme="minorBidi"/>
            <w:smallCaps w:val="0"/>
            <w:noProof/>
            <w:sz w:val="22"/>
            <w:szCs w:val="22"/>
            <w:lang w:val="en-US"/>
          </w:rPr>
          <w:tab/>
        </w:r>
        <w:r w:rsidRPr="00420055">
          <w:rPr>
            <w:rStyle w:val="Hyperlink"/>
          </w:rPr>
          <w:t>Billing Extract</w:t>
        </w:r>
        <w:r>
          <w:rPr>
            <w:noProof/>
            <w:webHidden/>
          </w:rPr>
          <w:tab/>
        </w:r>
        <w:r>
          <w:rPr>
            <w:noProof/>
            <w:webHidden/>
          </w:rPr>
          <w:fldChar w:fldCharType="begin"/>
        </w:r>
        <w:r>
          <w:rPr>
            <w:noProof/>
            <w:webHidden/>
          </w:rPr>
          <w:instrText xml:space="preserve"> PAGEREF _Toc28956260 \h </w:instrText>
        </w:r>
      </w:ins>
      <w:r>
        <w:rPr>
          <w:noProof/>
          <w:webHidden/>
        </w:rPr>
      </w:r>
      <w:r>
        <w:rPr>
          <w:noProof/>
          <w:webHidden/>
        </w:rPr>
        <w:fldChar w:fldCharType="separate"/>
      </w:r>
      <w:ins w:id="111" w:author="D'souza, Nigel [2]" w:date="2020-01-03T14:59:00Z">
        <w:r>
          <w:rPr>
            <w:noProof/>
            <w:webHidden/>
          </w:rPr>
          <w:t>35</w:t>
        </w:r>
        <w:r>
          <w:rPr>
            <w:noProof/>
            <w:webHidden/>
          </w:rPr>
          <w:fldChar w:fldCharType="end"/>
        </w:r>
        <w:r w:rsidRPr="00420055">
          <w:rPr>
            <w:rStyle w:val="Hyperlink"/>
          </w:rPr>
          <w:fldChar w:fldCharType="end"/>
        </w:r>
      </w:ins>
    </w:p>
    <w:p w14:paraId="603B5B10" w14:textId="77777777" w:rsidR="00236DC2" w:rsidRDefault="00236DC2">
      <w:pPr>
        <w:pStyle w:val="TOC2"/>
        <w:tabs>
          <w:tab w:val="left" w:pos="1000"/>
          <w:tab w:val="right" w:leader="dot" w:pos="9620"/>
        </w:tabs>
        <w:rPr>
          <w:ins w:id="112" w:author="D'souza, Nigel [2]" w:date="2020-01-03T14:59:00Z"/>
          <w:rFonts w:asciiTheme="minorHAnsi" w:eastAsiaTheme="minorEastAsia" w:hAnsiTheme="minorHAnsi" w:cstheme="minorBidi"/>
          <w:smallCaps w:val="0"/>
          <w:noProof/>
          <w:sz w:val="22"/>
          <w:szCs w:val="22"/>
          <w:lang w:val="en-US"/>
        </w:rPr>
      </w:pPr>
      <w:ins w:id="113" w:author="D'souza, Nigel [2]" w:date="2020-01-03T14:59:00Z">
        <w:r w:rsidRPr="00420055">
          <w:rPr>
            <w:rStyle w:val="Hyperlink"/>
          </w:rPr>
          <w:fldChar w:fldCharType="begin"/>
        </w:r>
        <w:r w:rsidRPr="00420055">
          <w:rPr>
            <w:rStyle w:val="Hyperlink"/>
          </w:rPr>
          <w:instrText xml:space="preserve"> </w:instrText>
        </w:r>
        <w:r>
          <w:rPr>
            <w:noProof/>
          </w:rPr>
          <w:instrText>HYPERLINK \l "_Toc28956261"</w:instrText>
        </w:r>
        <w:r w:rsidRPr="00420055">
          <w:rPr>
            <w:rStyle w:val="Hyperlink"/>
          </w:rPr>
          <w:instrText xml:space="preserve"> </w:instrText>
        </w:r>
        <w:r w:rsidRPr="00420055">
          <w:rPr>
            <w:rStyle w:val="Hyperlink"/>
          </w:rPr>
          <w:fldChar w:fldCharType="separate"/>
        </w:r>
        <w:r w:rsidRPr="00420055">
          <w:rPr>
            <w:rStyle w:val="Hyperlink"/>
          </w:rPr>
          <w:t>3.1.13.</w:t>
        </w:r>
        <w:r>
          <w:rPr>
            <w:rFonts w:asciiTheme="minorHAnsi" w:eastAsiaTheme="minorEastAsia" w:hAnsiTheme="minorHAnsi" w:cstheme="minorBidi"/>
            <w:smallCaps w:val="0"/>
            <w:noProof/>
            <w:sz w:val="22"/>
            <w:szCs w:val="22"/>
            <w:lang w:val="en-US"/>
          </w:rPr>
          <w:tab/>
        </w:r>
        <w:r w:rsidRPr="00420055">
          <w:rPr>
            <w:rStyle w:val="Hyperlink"/>
          </w:rPr>
          <w:t>Audit and Customer/User Detail Extract</w:t>
        </w:r>
        <w:r>
          <w:rPr>
            <w:noProof/>
            <w:webHidden/>
          </w:rPr>
          <w:tab/>
        </w:r>
        <w:r>
          <w:rPr>
            <w:noProof/>
            <w:webHidden/>
          </w:rPr>
          <w:fldChar w:fldCharType="begin"/>
        </w:r>
        <w:r>
          <w:rPr>
            <w:noProof/>
            <w:webHidden/>
          </w:rPr>
          <w:instrText xml:space="preserve"> PAGEREF _Toc28956261 \h </w:instrText>
        </w:r>
      </w:ins>
      <w:r>
        <w:rPr>
          <w:noProof/>
          <w:webHidden/>
        </w:rPr>
      </w:r>
      <w:r>
        <w:rPr>
          <w:noProof/>
          <w:webHidden/>
        </w:rPr>
        <w:fldChar w:fldCharType="separate"/>
      </w:r>
      <w:ins w:id="114" w:author="D'souza, Nigel [2]" w:date="2020-01-03T14:59:00Z">
        <w:r>
          <w:rPr>
            <w:noProof/>
            <w:webHidden/>
          </w:rPr>
          <w:t>36</w:t>
        </w:r>
        <w:r>
          <w:rPr>
            <w:noProof/>
            <w:webHidden/>
          </w:rPr>
          <w:fldChar w:fldCharType="end"/>
        </w:r>
        <w:r w:rsidRPr="00420055">
          <w:rPr>
            <w:rStyle w:val="Hyperlink"/>
          </w:rPr>
          <w:fldChar w:fldCharType="end"/>
        </w:r>
      </w:ins>
    </w:p>
    <w:p w14:paraId="6021619B" w14:textId="77777777" w:rsidR="00236DC2" w:rsidRDefault="00236DC2">
      <w:pPr>
        <w:pStyle w:val="TOC2"/>
        <w:tabs>
          <w:tab w:val="left" w:pos="1000"/>
          <w:tab w:val="right" w:leader="dot" w:pos="9620"/>
        </w:tabs>
        <w:rPr>
          <w:ins w:id="115" w:author="D'souza, Nigel [2]" w:date="2020-01-03T14:59:00Z"/>
          <w:rFonts w:asciiTheme="minorHAnsi" w:eastAsiaTheme="minorEastAsia" w:hAnsiTheme="minorHAnsi" w:cstheme="minorBidi"/>
          <w:smallCaps w:val="0"/>
          <w:noProof/>
          <w:sz w:val="22"/>
          <w:szCs w:val="22"/>
          <w:lang w:val="en-US"/>
        </w:rPr>
      </w:pPr>
      <w:ins w:id="116" w:author="D'souza, Nigel [2]" w:date="2020-01-03T14:59:00Z">
        <w:r w:rsidRPr="00420055">
          <w:rPr>
            <w:rStyle w:val="Hyperlink"/>
          </w:rPr>
          <w:fldChar w:fldCharType="begin"/>
        </w:r>
        <w:r w:rsidRPr="00420055">
          <w:rPr>
            <w:rStyle w:val="Hyperlink"/>
          </w:rPr>
          <w:instrText xml:space="preserve"> </w:instrText>
        </w:r>
        <w:r>
          <w:rPr>
            <w:noProof/>
          </w:rPr>
          <w:instrText>HYPERLINK \l "_Toc28956262"</w:instrText>
        </w:r>
        <w:r w:rsidRPr="00420055">
          <w:rPr>
            <w:rStyle w:val="Hyperlink"/>
          </w:rPr>
          <w:instrText xml:space="preserve"> </w:instrText>
        </w:r>
        <w:r w:rsidRPr="00420055">
          <w:rPr>
            <w:rStyle w:val="Hyperlink"/>
          </w:rPr>
          <w:fldChar w:fldCharType="separate"/>
        </w:r>
        <w:r w:rsidRPr="00420055">
          <w:rPr>
            <w:rStyle w:val="Hyperlink"/>
          </w:rPr>
          <w:t>3.1.14.</w:t>
        </w:r>
        <w:r>
          <w:rPr>
            <w:rFonts w:asciiTheme="minorHAnsi" w:eastAsiaTheme="minorEastAsia" w:hAnsiTheme="minorHAnsi" w:cstheme="minorBidi"/>
            <w:smallCaps w:val="0"/>
            <w:noProof/>
            <w:sz w:val="22"/>
            <w:szCs w:val="22"/>
            <w:lang w:val="en-US"/>
          </w:rPr>
          <w:tab/>
        </w:r>
        <w:r w:rsidRPr="00420055">
          <w:rPr>
            <w:rStyle w:val="Hyperlink"/>
          </w:rPr>
          <w:t>Holiday Reference Data Load</w:t>
        </w:r>
        <w:r>
          <w:rPr>
            <w:noProof/>
            <w:webHidden/>
          </w:rPr>
          <w:tab/>
        </w:r>
        <w:r>
          <w:rPr>
            <w:noProof/>
            <w:webHidden/>
          </w:rPr>
          <w:fldChar w:fldCharType="begin"/>
        </w:r>
        <w:r>
          <w:rPr>
            <w:noProof/>
            <w:webHidden/>
          </w:rPr>
          <w:instrText xml:space="preserve"> PAGEREF _Toc28956262 \h </w:instrText>
        </w:r>
      </w:ins>
      <w:r>
        <w:rPr>
          <w:noProof/>
          <w:webHidden/>
        </w:rPr>
      </w:r>
      <w:r>
        <w:rPr>
          <w:noProof/>
          <w:webHidden/>
        </w:rPr>
        <w:fldChar w:fldCharType="separate"/>
      </w:r>
      <w:ins w:id="117" w:author="D'souza, Nigel [2]" w:date="2020-01-03T14:59:00Z">
        <w:r>
          <w:rPr>
            <w:noProof/>
            <w:webHidden/>
          </w:rPr>
          <w:t>37</w:t>
        </w:r>
        <w:r>
          <w:rPr>
            <w:noProof/>
            <w:webHidden/>
          </w:rPr>
          <w:fldChar w:fldCharType="end"/>
        </w:r>
        <w:r w:rsidRPr="00420055">
          <w:rPr>
            <w:rStyle w:val="Hyperlink"/>
          </w:rPr>
          <w:fldChar w:fldCharType="end"/>
        </w:r>
      </w:ins>
    </w:p>
    <w:p w14:paraId="7BAA6D9E" w14:textId="77777777" w:rsidR="00236DC2" w:rsidRDefault="00236DC2">
      <w:pPr>
        <w:pStyle w:val="TOC2"/>
        <w:tabs>
          <w:tab w:val="left" w:pos="1000"/>
          <w:tab w:val="right" w:leader="dot" w:pos="9620"/>
        </w:tabs>
        <w:rPr>
          <w:ins w:id="118" w:author="D'souza, Nigel [2]" w:date="2020-01-03T14:59:00Z"/>
          <w:rFonts w:asciiTheme="minorHAnsi" w:eastAsiaTheme="minorEastAsia" w:hAnsiTheme="minorHAnsi" w:cstheme="minorBidi"/>
          <w:smallCaps w:val="0"/>
          <w:noProof/>
          <w:sz w:val="22"/>
          <w:szCs w:val="22"/>
          <w:lang w:val="en-US"/>
        </w:rPr>
      </w:pPr>
      <w:ins w:id="119" w:author="D'souza, Nigel [2]" w:date="2020-01-03T14:59:00Z">
        <w:r w:rsidRPr="00420055">
          <w:rPr>
            <w:rStyle w:val="Hyperlink"/>
          </w:rPr>
          <w:fldChar w:fldCharType="begin"/>
        </w:r>
        <w:r w:rsidRPr="00420055">
          <w:rPr>
            <w:rStyle w:val="Hyperlink"/>
          </w:rPr>
          <w:instrText xml:space="preserve"> </w:instrText>
        </w:r>
        <w:r>
          <w:rPr>
            <w:noProof/>
          </w:rPr>
          <w:instrText>HYPERLINK \l "_Toc28956263"</w:instrText>
        </w:r>
        <w:r w:rsidRPr="00420055">
          <w:rPr>
            <w:rStyle w:val="Hyperlink"/>
          </w:rPr>
          <w:instrText xml:space="preserve"> </w:instrText>
        </w:r>
        <w:r w:rsidRPr="00420055">
          <w:rPr>
            <w:rStyle w:val="Hyperlink"/>
          </w:rPr>
          <w:fldChar w:fldCharType="separate"/>
        </w:r>
        <w:r w:rsidRPr="00420055">
          <w:rPr>
            <w:rStyle w:val="Hyperlink"/>
          </w:rPr>
          <w:t>3.1.15.</w:t>
        </w:r>
        <w:r>
          <w:rPr>
            <w:rFonts w:asciiTheme="minorHAnsi" w:eastAsiaTheme="minorEastAsia" w:hAnsiTheme="minorHAnsi" w:cstheme="minorBidi"/>
            <w:smallCaps w:val="0"/>
            <w:noProof/>
            <w:sz w:val="22"/>
            <w:szCs w:val="22"/>
            <w:lang w:val="en-US"/>
          </w:rPr>
          <w:tab/>
        </w:r>
        <w:r w:rsidRPr="00420055">
          <w:rPr>
            <w:rStyle w:val="Hyperlink"/>
          </w:rPr>
          <w:t>ACH Positive Pay Exception Loader (Not in Scope)</w:t>
        </w:r>
        <w:r>
          <w:rPr>
            <w:noProof/>
            <w:webHidden/>
          </w:rPr>
          <w:tab/>
        </w:r>
        <w:r>
          <w:rPr>
            <w:noProof/>
            <w:webHidden/>
          </w:rPr>
          <w:fldChar w:fldCharType="begin"/>
        </w:r>
        <w:r>
          <w:rPr>
            <w:noProof/>
            <w:webHidden/>
          </w:rPr>
          <w:instrText xml:space="preserve"> PAGEREF _Toc28956263 \h </w:instrText>
        </w:r>
      </w:ins>
      <w:r>
        <w:rPr>
          <w:noProof/>
          <w:webHidden/>
        </w:rPr>
      </w:r>
      <w:r>
        <w:rPr>
          <w:noProof/>
          <w:webHidden/>
        </w:rPr>
        <w:fldChar w:fldCharType="separate"/>
      </w:r>
      <w:ins w:id="120" w:author="D'souza, Nigel [2]" w:date="2020-01-03T14:59:00Z">
        <w:r>
          <w:rPr>
            <w:noProof/>
            <w:webHidden/>
          </w:rPr>
          <w:t>38</w:t>
        </w:r>
        <w:r>
          <w:rPr>
            <w:noProof/>
            <w:webHidden/>
          </w:rPr>
          <w:fldChar w:fldCharType="end"/>
        </w:r>
        <w:r w:rsidRPr="00420055">
          <w:rPr>
            <w:rStyle w:val="Hyperlink"/>
          </w:rPr>
          <w:fldChar w:fldCharType="end"/>
        </w:r>
      </w:ins>
    </w:p>
    <w:p w14:paraId="543C3F55" w14:textId="77777777" w:rsidR="00236DC2" w:rsidRDefault="00236DC2">
      <w:pPr>
        <w:pStyle w:val="TOC2"/>
        <w:tabs>
          <w:tab w:val="left" w:pos="1000"/>
          <w:tab w:val="right" w:leader="dot" w:pos="9620"/>
        </w:tabs>
        <w:rPr>
          <w:ins w:id="121" w:author="D'souza, Nigel [2]" w:date="2020-01-03T14:59:00Z"/>
          <w:rFonts w:asciiTheme="minorHAnsi" w:eastAsiaTheme="minorEastAsia" w:hAnsiTheme="minorHAnsi" w:cstheme="minorBidi"/>
          <w:smallCaps w:val="0"/>
          <w:noProof/>
          <w:sz w:val="22"/>
          <w:szCs w:val="22"/>
          <w:lang w:val="en-US"/>
        </w:rPr>
      </w:pPr>
      <w:ins w:id="122" w:author="D'souza, Nigel [2]" w:date="2020-01-03T14:59:00Z">
        <w:r w:rsidRPr="00420055">
          <w:rPr>
            <w:rStyle w:val="Hyperlink"/>
          </w:rPr>
          <w:fldChar w:fldCharType="begin"/>
        </w:r>
        <w:r w:rsidRPr="00420055">
          <w:rPr>
            <w:rStyle w:val="Hyperlink"/>
          </w:rPr>
          <w:instrText xml:space="preserve"> </w:instrText>
        </w:r>
        <w:r>
          <w:rPr>
            <w:noProof/>
          </w:rPr>
          <w:instrText>HYPERLINK \l "_Toc28956264"</w:instrText>
        </w:r>
        <w:r w:rsidRPr="00420055">
          <w:rPr>
            <w:rStyle w:val="Hyperlink"/>
          </w:rPr>
          <w:instrText xml:space="preserve"> </w:instrText>
        </w:r>
        <w:r w:rsidRPr="00420055">
          <w:rPr>
            <w:rStyle w:val="Hyperlink"/>
          </w:rPr>
          <w:fldChar w:fldCharType="separate"/>
        </w:r>
        <w:r w:rsidRPr="00420055">
          <w:rPr>
            <w:rStyle w:val="Hyperlink"/>
          </w:rPr>
          <w:t>3.1.16.</w:t>
        </w:r>
        <w:r>
          <w:rPr>
            <w:rFonts w:asciiTheme="minorHAnsi" w:eastAsiaTheme="minorEastAsia" w:hAnsiTheme="minorHAnsi" w:cstheme="minorBidi"/>
            <w:smallCaps w:val="0"/>
            <w:noProof/>
            <w:sz w:val="22"/>
            <w:szCs w:val="22"/>
            <w:lang w:val="en-US"/>
          </w:rPr>
          <w:tab/>
        </w:r>
        <w:r w:rsidRPr="00420055">
          <w:rPr>
            <w:rStyle w:val="Hyperlink"/>
          </w:rPr>
          <w:t>ACH Positive Pay Decision Extractor (Not in Scope)</w:t>
        </w:r>
        <w:r>
          <w:rPr>
            <w:noProof/>
            <w:webHidden/>
          </w:rPr>
          <w:tab/>
        </w:r>
        <w:r>
          <w:rPr>
            <w:noProof/>
            <w:webHidden/>
          </w:rPr>
          <w:fldChar w:fldCharType="begin"/>
        </w:r>
        <w:r>
          <w:rPr>
            <w:noProof/>
            <w:webHidden/>
          </w:rPr>
          <w:instrText xml:space="preserve"> PAGEREF _Toc28956264 \h </w:instrText>
        </w:r>
      </w:ins>
      <w:r>
        <w:rPr>
          <w:noProof/>
          <w:webHidden/>
        </w:rPr>
      </w:r>
      <w:r>
        <w:rPr>
          <w:noProof/>
          <w:webHidden/>
        </w:rPr>
        <w:fldChar w:fldCharType="separate"/>
      </w:r>
      <w:ins w:id="123" w:author="D'souza, Nigel [2]" w:date="2020-01-03T14:59:00Z">
        <w:r>
          <w:rPr>
            <w:noProof/>
            <w:webHidden/>
          </w:rPr>
          <w:t>38</w:t>
        </w:r>
        <w:r>
          <w:rPr>
            <w:noProof/>
            <w:webHidden/>
          </w:rPr>
          <w:fldChar w:fldCharType="end"/>
        </w:r>
        <w:r w:rsidRPr="00420055">
          <w:rPr>
            <w:rStyle w:val="Hyperlink"/>
          </w:rPr>
          <w:fldChar w:fldCharType="end"/>
        </w:r>
      </w:ins>
    </w:p>
    <w:p w14:paraId="26568050" w14:textId="77777777" w:rsidR="00236DC2" w:rsidRDefault="00236DC2">
      <w:pPr>
        <w:pStyle w:val="TOC2"/>
        <w:tabs>
          <w:tab w:val="left" w:pos="800"/>
          <w:tab w:val="right" w:leader="dot" w:pos="9620"/>
        </w:tabs>
        <w:rPr>
          <w:ins w:id="124" w:author="D'souza, Nigel [2]" w:date="2020-01-03T14:59:00Z"/>
          <w:rFonts w:asciiTheme="minorHAnsi" w:eastAsiaTheme="minorEastAsia" w:hAnsiTheme="minorHAnsi" w:cstheme="minorBidi"/>
          <w:smallCaps w:val="0"/>
          <w:noProof/>
          <w:sz w:val="22"/>
          <w:szCs w:val="22"/>
          <w:lang w:val="en-US"/>
        </w:rPr>
      </w:pPr>
      <w:ins w:id="125" w:author="D'souza, Nigel [2]" w:date="2020-01-03T14:59:00Z">
        <w:r w:rsidRPr="00420055">
          <w:rPr>
            <w:rStyle w:val="Hyperlink"/>
          </w:rPr>
          <w:fldChar w:fldCharType="begin"/>
        </w:r>
        <w:r w:rsidRPr="00420055">
          <w:rPr>
            <w:rStyle w:val="Hyperlink"/>
          </w:rPr>
          <w:instrText xml:space="preserve"> </w:instrText>
        </w:r>
        <w:r>
          <w:rPr>
            <w:noProof/>
          </w:rPr>
          <w:instrText>HYPERLINK \l "_Toc28956265"</w:instrText>
        </w:r>
        <w:r w:rsidRPr="00420055">
          <w:rPr>
            <w:rStyle w:val="Hyperlink"/>
          </w:rPr>
          <w:instrText xml:space="preserve"> </w:instrText>
        </w:r>
        <w:r w:rsidRPr="00420055">
          <w:rPr>
            <w:rStyle w:val="Hyperlink"/>
          </w:rPr>
          <w:fldChar w:fldCharType="separate"/>
        </w:r>
        <w:r w:rsidRPr="00420055">
          <w:rPr>
            <w:rStyle w:val="Hyperlink"/>
          </w:rPr>
          <w:t>3.2.</w:t>
        </w:r>
        <w:r>
          <w:rPr>
            <w:rFonts w:asciiTheme="minorHAnsi" w:eastAsiaTheme="minorEastAsia" w:hAnsiTheme="minorHAnsi" w:cstheme="minorBidi"/>
            <w:smallCaps w:val="0"/>
            <w:noProof/>
            <w:sz w:val="22"/>
            <w:szCs w:val="22"/>
            <w:lang w:val="en-US"/>
          </w:rPr>
          <w:tab/>
        </w:r>
        <w:r w:rsidRPr="00420055">
          <w:rPr>
            <w:rStyle w:val="Hyperlink"/>
          </w:rPr>
          <w:t>Real-Time Synchronous Interfaces</w:t>
        </w:r>
        <w:r>
          <w:rPr>
            <w:noProof/>
            <w:webHidden/>
          </w:rPr>
          <w:tab/>
        </w:r>
        <w:r>
          <w:rPr>
            <w:noProof/>
            <w:webHidden/>
          </w:rPr>
          <w:fldChar w:fldCharType="begin"/>
        </w:r>
        <w:r>
          <w:rPr>
            <w:noProof/>
            <w:webHidden/>
          </w:rPr>
          <w:instrText xml:space="preserve"> PAGEREF _Toc28956265 \h </w:instrText>
        </w:r>
      </w:ins>
      <w:r>
        <w:rPr>
          <w:noProof/>
          <w:webHidden/>
        </w:rPr>
      </w:r>
      <w:r>
        <w:rPr>
          <w:noProof/>
          <w:webHidden/>
        </w:rPr>
        <w:fldChar w:fldCharType="separate"/>
      </w:r>
      <w:ins w:id="126" w:author="D'souza, Nigel [2]" w:date="2020-01-03T14:59:00Z">
        <w:r>
          <w:rPr>
            <w:noProof/>
            <w:webHidden/>
          </w:rPr>
          <w:t>39</w:t>
        </w:r>
        <w:r>
          <w:rPr>
            <w:noProof/>
            <w:webHidden/>
          </w:rPr>
          <w:fldChar w:fldCharType="end"/>
        </w:r>
        <w:r w:rsidRPr="00420055">
          <w:rPr>
            <w:rStyle w:val="Hyperlink"/>
          </w:rPr>
          <w:fldChar w:fldCharType="end"/>
        </w:r>
      </w:ins>
    </w:p>
    <w:p w14:paraId="5F854E22" w14:textId="77777777" w:rsidR="00236DC2" w:rsidRDefault="00236DC2">
      <w:pPr>
        <w:pStyle w:val="TOC2"/>
        <w:tabs>
          <w:tab w:val="left" w:pos="1000"/>
          <w:tab w:val="right" w:leader="dot" w:pos="9620"/>
        </w:tabs>
        <w:rPr>
          <w:ins w:id="127" w:author="D'souza, Nigel [2]" w:date="2020-01-03T14:59:00Z"/>
          <w:rFonts w:asciiTheme="minorHAnsi" w:eastAsiaTheme="minorEastAsia" w:hAnsiTheme="minorHAnsi" w:cstheme="minorBidi"/>
          <w:smallCaps w:val="0"/>
          <w:noProof/>
          <w:sz w:val="22"/>
          <w:szCs w:val="22"/>
          <w:lang w:val="en-US"/>
        </w:rPr>
      </w:pPr>
      <w:ins w:id="128" w:author="D'souza, Nigel [2]" w:date="2020-01-03T14:59:00Z">
        <w:r w:rsidRPr="00420055">
          <w:rPr>
            <w:rStyle w:val="Hyperlink"/>
          </w:rPr>
          <w:fldChar w:fldCharType="begin"/>
        </w:r>
        <w:r w:rsidRPr="00420055">
          <w:rPr>
            <w:rStyle w:val="Hyperlink"/>
          </w:rPr>
          <w:instrText xml:space="preserve"> </w:instrText>
        </w:r>
        <w:r>
          <w:rPr>
            <w:noProof/>
          </w:rPr>
          <w:instrText>HYPERLINK \l "_Toc28956266"</w:instrText>
        </w:r>
        <w:r w:rsidRPr="00420055">
          <w:rPr>
            <w:rStyle w:val="Hyperlink"/>
          </w:rPr>
          <w:instrText xml:space="preserve"> </w:instrText>
        </w:r>
        <w:r w:rsidRPr="00420055">
          <w:rPr>
            <w:rStyle w:val="Hyperlink"/>
          </w:rPr>
          <w:fldChar w:fldCharType="separate"/>
        </w:r>
        <w:r w:rsidRPr="00420055">
          <w:rPr>
            <w:rStyle w:val="Hyperlink"/>
          </w:rPr>
          <w:t>3.2.1.</w:t>
        </w:r>
        <w:r>
          <w:rPr>
            <w:rFonts w:asciiTheme="minorHAnsi" w:eastAsiaTheme="minorEastAsia" w:hAnsiTheme="minorHAnsi" w:cstheme="minorBidi"/>
            <w:smallCaps w:val="0"/>
            <w:noProof/>
            <w:sz w:val="22"/>
            <w:szCs w:val="22"/>
            <w:lang w:val="en-US"/>
          </w:rPr>
          <w:tab/>
        </w:r>
        <w:r w:rsidRPr="00420055">
          <w:rPr>
            <w:rStyle w:val="Hyperlink"/>
          </w:rPr>
          <w:t>Error Messages and Host Response Code Handling</w:t>
        </w:r>
        <w:r>
          <w:rPr>
            <w:noProof/>
            <w:webHidden/>
          </w:rPr>
          <w:tab/>
        </w:r>
        <w:r>
          <w:rPr>
            <w:noProof/>
            <w:webHidden/>
          </w:rPr>
          <w:fldChar w:fldCharType="begin"/>
        </w:r>
        <w:r>
          <w:rPr>
            <w:noProof/>
            <w:webHidden/>
          </w:rPr>
          <w:instrText xml:space="preserve"> PAGEREF _Toc28956266 \h </w:instrText>
        </w:r>
      </w:ins>
      <w:r>
        <w:rPr>
          <w:noProof/>
          <w:webHidden/>
        </w:rPr>
      </w:r>
      <w:r>
        <w:rPr>
          <w:noProof/>
          <w:webHidden/>
        </w:rPr>
        <w:fldChar w:fldCharType="separate"/>
      </w:r>
      <w:ins w:id="129" w:author="D'souza, Nigel [2]" w:date="2020-01-03T14:59:00Z">
        <w:r>
          <w:rPr>
            <w:noProof/>
            <w:webHidden/>
          </w:rPr>
          <w:t>39</w:t>
        </w:r>
        <w:r>
          <w:rPr>
            <w:noProof/>
            <w:webHidden/>
          </w:rPr>
          <w:fldChar w:fldCharType="end"/>
        </w:r>
        <w:r w:rsidRPr="00420055">
          <w:rPr>
            <w:rStyle w:val="Hyperlink"/>
          </w:rPr>
          <w:fldChar w:fldCharType="end"/>
        </w:r>
      </w:ins>
    </w:p>
    <w:p w14:paraId="18135CB9" w14:textId="77777777" w:rsidR="00236DC2" w:rsidRDefault="00236DC2">
      <w:pPr>
        <w:pStyle w:val="TOC2"/>
        <w:tabs>
          <w:tab w:val="left" w:pos="1000"/>
          <w:tab w:val="right" w:leader="dot" w:pos="9620"/>
        </w:tabs>
        <w:rPr>
          <w:ins w:id="130" w:author="D'souza, Nigel [2]" w:date="2020-01-03T14:59:00Z"/>
          <w:rFonts w:asciiTheme="minorHAnsi" w:eastAsiaTheme="minorEastAsia" w:hAnsiTheme="minorHAnsi" w:cstheme="minorBidi"/>
          <w:smallCaps w:val="0"/>
          <w:noProof/>
          <w:sz w:val="22"/>
          <w:szCs w:val="22"/>
          <w:lang w:val="en-US"/>
        </w:rPr>
      </w:pPr>
      <w:ins w:id="131" w:author="D'souza, Nigel [2]" w:date="2020-01-03T14:59:00Z">
        <w:r w:rsidRPr="00420055">
          <w:rPr>
            <w:rStyle w:val="Hyperlink"/>
          </w:rPr>
          <w:fldChar w:fldCharType="begin"/>
        </w:r>
        <w:r w:rsidRPr="00420055">
          <w:rPr>
            <w:rStyle w:val="Hyperlink"/>
          </w:rPr>
          <w:instrText xml:space="preserve"> </w:instrText>
        </w:r>
        <w:r>
          <w:rPr>
            <w:noProof/>
          </w:rPr>
          <w:instrText>HYPERLINK \l "_Toc28956267"</w:instrText>
        </w:r>
        <w:r w:rsidRPr="00420055">
          <w:rPr>
            <w:rStyle w:val="Hyperlink"/>
          </w:rPr>
          <w:instrText xml:space="preserve"> </w:instrText>
        </w:r>
        <w:r w:rsidRPr="00420055">
          <w:rPr>
            <w:rStyle w:val="Hyperlink"/>
          </w:rPr>
          <w:fldChar w:fldCharType="separate"/>
        </w:r>
        <w:r w:rsidRPr="00420055">
          <w:rPr>
            <w:rStyle w:val="Hyperlink"/>
          </w:rPr>
          <w:t>3.2.2.</w:t>
        </w:r>
        <w:r>
          <w:rPr>
            <w:rFonts w:asciiTheme="minorHAnsi" w:eastAsiaTheme="minorEastAsia" w:hAnsiTheme="minorHAnsi" w:cstheme="minorBidi"/>
            <w:smallCaps w:val="0"/>
            <w:noProof/>
            <w:sz w:val="22"/>
            <w:szCs w:val="22"/>
            <w:lang w:val="en-US"/>
          </w:rPr>
          <w:tab/>
        </w:r>
        <w:r w:rsidRPr="00420055">
          <w:rPr>
            <w:rStyle w:val="Hyperlink"/>
          </w:rPr>
          <w:t>Check Inquiry</w:t>
        </w:r>
        <w:r>
          <w:rPr>
            <w:noProof/>
            <w:webHidden/>
          </w:rPr>
          <w:tab/>
        </w:r>
        <w:r>
          <w:rPr>
            <w:noProof/>
            <w:webHidden/>
          </w:rPr>
          <w:fldChar w:fldCharType="begin"/>
        </w:r>
        <w:r>
          <w:rPr>
            <w:noProof/>
            <w:webHidden/>
          </w:rPr>
          <w:instrText xml:space="preserve"> PAGEREF _Toc28956267 \h </w:instrText>
        </w:r>
      </w:ins>
      <w:r>
        <w:rPr>
          <w:noProof/>
          <w:webHidden/>
        </w:rPr>
      </w:r>
      <w:r>
        <w:rPr>
          <w:noProof/>
          <w:webHidden/>
        </w:rPr>
        <w:fldChar w:fldCharType="separate"/>
      </w:r>
      <w:ins w:id="132" w:author="D'souza, Nigel [2]" w:date="2020-01-03T14:59:00Z">
        <w:r>
          <w:rPr>
            <w:noProof/>
            <w:webHidden/>
          </w:rPr>
          <w:t>40</w:t>
        </w:r>
        <w:r>
          <w:rPr>
            <w:noProof/>
            <w:webHidden/>
          </w:rPr>
          <w:fldChar w:fldCharType="end"/>
        </w:r>
        <w:r w:rsidRPr="00420055">
          <w:rPr>
            <w:rStyle w:val="Hyperlink"/>
          </w:rPr>
          <w:fldChar w:fldCharType="end"/>
        </w:r>
      </w:ins>
    </w:p>
    <w:p w14:paraId="39D8EE0A" w14:textId="77777777" w:rsidR="00236DC2" w:rsidRDefault="00236DC2">
      <w:pPr>
        <w:pStyle w:val="TOC2"/>
        <w:tabs>
          <w:tab w:val="left" w:pos="1000"/>
          <w:tab w:val="right" w:leader="dot" w:pos="9620"/>
        </w:tabs>
        <w:rPr>
          <w:ins w:id="133" w:author="D'souza, Nigel [2]" w:date="2020-01-03T14:59:00Z"/>
          <w:rFonts w:asciiTheme="minorHAnsi" w:eastAsiaTheme="minorEastAsia" w:hAnsiTheme="minorHAnsi" w:cstheme="minorBidi"/>
          <w:smallCaps w:val="0"/>
          <w:noProof/>
          <w:sz w:val="22"/>
          <w:szCs w:val="22"/>
          <w:lang w:val="en-US"/>
        </w:rPr>
      </w:pPr>
      <w:ins w:id="134" w:author="D'souza, Nigel [2]" w:date="2020-01-03T14:59:00Z">
        <w:r w:rsidRPr="00420055">
          <w:rPr>
            <w:rStyle w:val="Hyperlink"/>
          </w:rPr>
          <w:fldChar w:fldCharType="begin"/>
        </w:r>
        <w:r w:rsidRPr="00420055">
          <w:rPr>
            <w:rStyle w:val="Hyperlink"/>
          </w:rPr>
          <w:instrText xml:space="preserve"> </w:instrText>
        </w:r>
        <w:r>
          <w:rPr>
            <w:noProof/>
          </w:rPr>
          <w:instrText>HYPERLINK \l "_Toc28956268"</w:instrText>
        </w:r>
        <w:r w:rsidRPr="00420055">
          <w:rPr>
            <w:rStyle w:val="Hyperlink"/>
          </w:rPr>
          <w:instrText xml:space="preserve"> </w:instrText>
        </w:r>
        <w:r w:rsidRPr="00420055">
          <w:rPr>
            <w:rStyle w:val="Hyperlink"/>
          </w:rPr>
          <w:fldChar w:fldCharType="separate"/>
        </w:r>
        <w:r w:rsidRPr="00420055">
          <w:rPr>
            <w:rStyle w:val="Hyperlink"/>
          </w:rPr>
          <w:t>3.2.3.</w:t>
        </w:r>
        <w:r>
          <w:rPr>
            <w:rFonts w:asciiTheme="minorHAnsi" w:eastAsiaTheme="minorEastAsia" w:hAnsiTheme="minorHAnsi" w:cstheme="minorBidi"/>
            <w:smallCaps w:val="0"/>
            <w:noProof/>
            <w:sz w:val="22"/>
            <w:szCs w:val="22"/>
            <w:lang w:val="en-US"/>
          </w:rPr>
          <w:tab/>
        </w:r>
        <w:r w:rsidRPr="00420055">
          <w:rPr>
            <w:rStyle w:val="Hyperlink"/>
          </w:rPr>
          <w:t>Check Inquiry - Stopped Checks (not in scope – handled by check inquiry)</w:t>
        </w:r>
        <w:r>
          <w:rPr>
            <w:noProof/>
            <w:webHidden/>
          </w:rPr>
          <w:tab/>
        </w:r>
        <w:r>
          <w:rPr>
            <w:noProof/>
            <w:webHidden/>
          </w:rPr>
          <w:fldChar w:fldCharType="begin"/>
        </w:r>
        <w:r>
          <w:rPr>
            <w:noProof/>
            <w:webHidden/>
          </w:rPr>
          <w:instrText xml:space="preserve"> PAGEREF _Toc28956268 \h </w:instrText>
        </w:r>
      </w:ins>
      <w:r>
        <w:rPr>
          <w:noProof/>
          <w:webHidden/>
        </w:rPr>
      </w:r>
      <w:r>
        <w:rPr>
          <w:noProof/>
          <w:webHidden/>
        </w:rPr>
        <w:fldChar w:fldCharType="separate"/>
      </w:r>
      <w:ins w:id="135" w:author="D'souza, Nigel [2]" w:date="2020-01-03T14:59:00Z">
        <w:r>
          <w:rPr>
            <w:noProof/>
            <w:webHidden/>
          </w:rPr>
          <w:t>41</w:t>
        </w:r>
        <w:r>
          <w:rPr>
            <w:noProof/>
            <w:webHidden/>
          </w:rPr>
          <w:fldChar w:fldCharType="end"/>
        </w:r>
        <w:r w:rsidRPr="00420055">
          <w:rPr>
            <w:rStyle w:val="Hyperlink"/>
          </w:rPr>
          <w:fldChar w:fldCharType="end"/>
        </w:r>
      </w:ins>
    </w:p>
    <w:p w14:paraId="5230BE63" w14:textId="77777777" w:rsidR="00236DC2" w:rsidRDefault="00236DC2">
      <w:pPr>
        <w:pStyle w:val="TOC2"/>
        <w:tabs>
          <w:tab w:val="left" w:pos="1000"/>
          <w:tab w:val="right" w:leader="dot" w:pos="9620"/>
        </w:tabs>
        <w:rPr>
          <w:ins w:id="136" w:author="D'souza, Nigel [2]" w:date="2020-01-03T14:59:00Z"/>
          <w:rFonts w:asciiTheme="minorHAnsi" w:eastAsiaTheme="minorEastAsia" w:hAnsiTheme="minorHAnsi" w:cstheme="minorBidi"/>
          <w:smallCaps w:val="0"/>
          <w:noProof/>
          <w:sz w:val="22"/>
          <w:szCs w:val="22"/>
          <w:lang w:val="en-US"/>
        </w:rPr>
      </w:pPr>
      <w:ins w:id="137" w:author="D'souza, Nigel [2]" w:date="2020-01-03T14:59:00Z">
        <w:r w:rsidRPr="00420055">
          <w:rPr>
            <w:rStyle w:val="Hyperlink"/>
          </w:rPr>
          <w:fldChar w:fldCharType="begin"/>
        </w:r>
        <w:r w:rsidRPr="00420055">
          <w:rPr>
            <w:rStyle w:val="Hyperlink"/>
          </w:rPr>
          <w:instrText xml:space="preserve"> </w:instrText>
        </w:r>
        <w:r>
          <w:rPr>
            <w:noProof/>
          </w:rPr>
          <w:instrText>HYPERLINK \l "_Toc28956269"</w:instrText>
        </w:r>
        <w:r w:rsidRPr="00420055">
          <w:rPr>
            <w:rStyle w:val="Hyperlink"/>
          </w:rPr>
          <w:instrText xml:space="preserve"> </w:instrText>
        </w:r>
        <w:r w:rsidRPr="00420055">
          <w:rPr>
            <w:rStyle w:val="Hyperlink"/>
          </w:rPr>
          <w:fldChar w:fldCharType="separate"/>
        </w:r>
        <w:r w:rsidRPr="00420055">
          <w:rPr>
            <w:rStyle w:val="Hyperlink"/>
          </w:rPr>
          <w:t>3.2.4.</w:t>
        </w:r>
        <w:r>
          <w:rPr>
            <w:rFonts w:asciiTheme="minorHAnsi" w:eastAsiaTheme="minorEastAsia" w:hAnsiTheme="minorHAnsi" w:cstheme="minorBidi"/>
            <w:smallCaps w:val="0"/>
            <w:noProof/>
            <w:sz w:val="22"/>
            <w:szCs w:val="22"/>
            <w:lang w:val="en-US"/>
          </w:rPr>
          <w:tab/>
        </w:r>
        <w:r w:rsidRPr="00420055">
          <w:rPr>
            <w:rStyle w:val="Hyperlink"/>
          </w:rPr>
          <w:t>Check Inquiry - Paid Items (not in scope – handled by check inquiry)</w:t>
        </w:r>
        <w:r>
          <w:rPr>
            <w:noProof/>
            <w:webHidden/>
          </w:rPr>
          <w:tab/>
        </w:r>
        <w:r>
          <w:rPr>
            <w:noProof/>
            <w:webHidden/>
          </w:rPr>
          <w:fldChar w:fldCharType="begin"/>
        </w:r>
        <w:r>
          <w:rPr>
            <w:noProof/>
            <w:webHidden/>
          </w:rPr>
          <w:instrText xml:space="preserve"> PAGEREF _Toc28956269 \h </w:instrText>
        </w:r>
      </w:ins>
      <w:r>
        <w:rPr>
          <w:noProof/>
          <w:webHidden/>
        </w:rPr>
      </w:r>
      <w:r>
        <w:rPr>
          <w:noProof/>
          <w:webHidden/>
        </w:rPr>
        <w:fldChar w:fldCharType="separate"/>
      </w:r>
      <w:ins w:id="138" w:author="D'souza, Nigel [2]" w:date="2020-01-03T14:59:00Z">
        <w:r>
          <w:rPr>
            <w:noProof/>
            <w:webHidden/>
          </w:rPr>
          <w:t>41</w:t>
        </w:r>
        <w:r>
          <w:rPr>
            <w:noProof/>
            <w:webHidden/>
          </w:rPr>
          <w:fldChar w:fldCharType="end"/>
        </w:r>
        <w:r w:rsidRPr="00420055">
          <w:rPr>
            <w:rStyle w:val="Hyperlink"/>
          </w:rPr>
          <w:fldChar w:fldCharType="end"/>
        </w:r>
      </w:ins>
    </w:p>
    <w:p w14:paraId="3304C41E" w14:textId="77777777" w:rsidR="00236DC2" w:rsidRDefault="00236DC2">
      <w:pPr>
        <w:pStyle w:val="TOC2"/>
        <w:tabs>
          <w:tab w:val="left" w:pos="1000"/>
          <w:tab w:val="right" w:leader="dot" w:pos="9620"/>
        </w:tabs>
        <w:rPr>
          <w:ins w:id="139" w:author="D'souza, Nigel [2]" w:date="2020-01-03T14:59:00Z"/>
          <w:rFonts w:asciiTheme="minorHAnsi" w:eastAsiaTheme="minorEastAsia" w:hAnsiTheme="minorHAnsi" w:cstheme="minorBidi"/>
          <w:smallCaps w:val="0"/>
          <w:noProof/>
          <w:sz w:val="22"/>
          <w:szCs w:val="22"/>
          <w:lang w:val="en-US"/>
        </w:rPr>
      </w:pPr>
      <w:ins w:id="140" w:author="D'souza, Nigel [2]" w:date="2020-01-03T14:59:00Z">
        <w:r w:rsidRPr="00420055">
          <w:rPr>
            <w:rStyle w:val="Hyperlink"/>
          </w:rPr>
          <w:fldChar w:fldCharType="begin"/>
        </w:r>
        <w:r w:rsidRPr="00420055">
          <w:rPr>
            <w:rStyle w:val="Hyperlink"/>
          </w:rPr>
          <w:instrText xml:space="preserve"> </w:instrText>
        </w:r>
        <w:r>
          <w:rPr>
            <w:noProof/>
          </w:rPr>
          <w:instrText>HYPERLINK \l "_Toc28956270"</w:instrText>
        </w:r>
        <w:r w:rsidRPr="00420055">
          <w:rPr>
            <w:rStyle w:val="Hyperlink"/>
          </w:rPr>
          <w:instrText xml:space="preserve"> </w:instrText>
        </w:r>
        <w:r w:rsidRPr="00420055">
          <w:rPr>
            <w:rStyle w:val="Hyperlink"/>
          </w:rPr>
          <w:fldChar w:fldCharType="separate"/>
        </w:r>
        <w:r w:rsidRPr="00420055">
          <w:rPr>
            <w:rStyle w:val="Hyperlink"/>
          </w:rPr>
          <w:t>3.2.5.</w:t>
        </w:r>
        <w:r>
          <w:rPr>
            <w:rFonts w:asciiTheme="minorHAnsi" w:eastAsiaTheme="minorEastAsia" w:hAnsiTheme="minorHAnsi" w:cstheme="minorBidi"/>
            <w:smallCaps w:val="0"/>
            <w:noProof/>
            <w:sz w:val="22"/>
            <w:szCs w:val="22"/>
            <w:lang w:val="en-US"/>
          </w:rPr>
          <w:tab/>
        </w:r>
        <w:r w:rsidRPr="00420055">
          <w:rPr>
            <w:rStyle w:val="Hyperlink"/>
          </w:rPr>
          <w:t>Cancel Stop Check -Single Item</w:t>
        </w:r>
        <w:r>
          <w:rPr>
            <w:noProof/>
            <w:webHidden/>
          </w:rPr>
          <w:tab/>
        </w:r>
        <w:r>
          <w:rPr>
            <w:noProof/>
            <w:webHidden/>
          </w:rPr>
          <w:fldChar w:fldCharType="begin"/>
        </w:r>
        <w:r>
          <w:rPr>
            <w:noProof/>
            <w:webHidden/>
          </w:rPr>
          <w:instrText xml:space="preserve"> PAGEREF _Toc28956270 \h </w:instrText>
        </w:r>
      </w:ins>
      <w:r>
        <w:rPr>
          <w:noProof/>
          <w:webHidden/>
        </w:rPr>
      </w:r>
      <w:r>
        <w:rPr>
          <w:noProof/>
          <w:webHidden/>
        </w:rPr>
        <w:fldChar w:fldCharType="separate"/>
      </w:r>
      <w:ins w:id="141" w:author="D'souza, Nigel [2]" w:date="2020-01-03T14:59:00Z">
        <w:r>
          <w:rPr>
            <w:noProof/>
            <w:webHidden/>
          </w:rPr>
          <w:t>42</w:t>
        </w:r>
        <w:r>
          <w:rPr>
            <w:noProof/>
            <w:webHidden/>
          </w:rPr>
          <w:fldChar w:fldCharType="end"/>
        </w:r>
        <w:r w:rsidRPr="00420055">
          <w:rPr>
            <w:rStyle w:val="Hyperlink"/>
          </w:rPr>
          <w:fldChar w:fldCharType="end"/>
        </w:r>
      </w:ins>
    </w:p>
    <w:p w14:paraId="58E478CE" w14:textId="77777777" w:rsidR="00236DC2" w:rsidRDefault="00236DC2">
      <w:pPr>
        <w:pStyle w:val="TOC2"/>
        <w:tabs>
          <w:tab w:val="left" w:pos="1000"/>
          <w:tab w:val="right" w:leader="dot" w:pos="9620"/>
        </w:tabs>
        <w:rPr>
          <w:ins w:id="142" w:author="D'souza, Nigel [2]" w:date="2020-01-03T14:59:00Z"/>
          <w:rFonts w:asciiTheme="minorHAnsi" w:eastAsiaTheme="minorEastAsia" w:hAnsiTheme="minorHAnsi" w:cstheme="minorBidi"/>
          <w:smallCaps w:val="0"/>
          <w:noProof/>
          <w:sz w:val="22"/>
          <w:szCs w:val="22"/>
          <w:lang w:val="en-US"/>
        </w:rPr>
      </w:pPr>
      <w:ins w:id="143" w:author="D'souza, Nigel [2]" w:date="2020-01-03T14:59:00Z">
        <w:r w:rsidRPr="00420055">
          <w:rPr>
            <w:rStyle w:val="Hyperlink"/>
          </w:rPr>
          <w:fldChar w:fldCharType="begin"/>
        </w:r>
        <w:r w:rsidRPr="00420055">
          <w:rPr>
            <w:rStyle w:val="Hyperlink"/>
          </w:rPr>
          <w:instrText xml:space="preserve"> </w:instrText>
        </w:r>
        <w:r>
          <w:rPr>
            <w:noProof/>
          </w:rPr>
          <w:instrText>HYPERLINK \l "_Toc28956271"</w:instrText>
        </w:r>
        <w:r w:rsidRPr="00420055">
          <w:rPr>
            <w:rStyle w:val="Hyperlink"/>
          </w:rPr>
          <w:instrText xml:space="preserve"> </w:instrText>
        </w:r>
        <w:r w:rsidRPr="00420055">
          <w:rPr>
            <w:rStyle w:val="Hyperlink"/>
          </w:rPr>
          <w:fldChar w:fldCharType="separate"/>
        </w:r>
        <w:r w:rsidRPr="00420055">
          <w:rPr>
            <w:rStyle w:val="Hyperlink"/>
          </w:rPr>
          <w:t>3.2.6.</w:t>
        </w:r>
        <w:r>
          <w:rPr>
            <w:rFonts w:asciiTheme="minorHAnsi" w:eastAsiaTheme="minorEastAsia" w:hAnsiTheme="minorHAnsi" w:cstheme="minorBidi"/>
            <w:smallCaps w:val="0"/>
            <w:noProof/>
            <w:sz w:val="22"/>
            <w:szCs w:val="22"/>
            <w:lang w:val="en-US"/>
          </w:rPr>
          <w:tab/>
        </w:r>
        <w:r w:rsidRPr="00420055">
          <w:rPr>
            <w:rStyle w:val="Hyperlink"/>
          </w:rPr>
          <w:t>Stop Check (Range or Single)</w:t>
        </w:r>
        <w:r>
          <w:rPr>
            <w:noProof/>
            <w:webHidden/>
          </w:rPr>
          <w:tab/>
        </w:r>
        <w:r>
          <w:rPr>
            <w:noProof/>
            <w:webHidden/>
          </w:rPr>
          <w:fldChar w:fldCharType="begin"/>
        </w:r>
        <w:r>
          <w:rPr>
            <w:noProof/>
            <w:webHidden/>
          </w:rPr>
          <w:instrText xml:space="preserve"> PAGEREF _Toc28956271 \h </w:instrText>
        </w:r>
      </w:ins>
      <w:r>
        <w:rPr>
          <w:noProof/>
          <w:webHidden/>
        </w:rPr>
      </w:r>
      <w:r>
        <w:rPr>
          <w:noProof/>
          <w:webHidden/>
        </w:rPr>
        <w:fldChar w:fldCharType="separate"/>
      </w:r>
      <w:ins w:id="144" w:author="D'souza, Nigel [2]" w:date="2020-01-03T14:59:00Z">
        <w:r>
          <w:rPr>
            <w:noProof/>
            <w:webHidden/>
          </w:rPr>
          <w:t>43</w:t>
        </w:r>
        <w:r>
          <w:rPr>
            <w:noProof/>
            <w:webHidden/>
          </w:rPr>
          <w:fldChar w:fldCharType="end"/>
        </w:r>
        <w:r w:rsidRPr="00420055">
          <w:rPr>
            <w:rStyle w:val="Hyperlink"/>
          </w:rPr>
          <w:fldChar w:fldCharType="end"/>
        </w:r>
      </w:ins>
    </w:p>
    <w:p w14:paraId="4FFB62BB" w14:textId="77777777" w:rsidR="00236DC2" w:rsidRDefault="00236DC2">
      <w:pPr>
        <w:pStyle w:val="TOC2"/>
        <w:tabs>
          <w:tab w:val="left" w:pos="1000"/>
          <w:tab w:val="right" w:leader="dot" w:pos="9620"/>
        </w:tabs>
        <w:rPr>
          <w:ins w:id="145" w:author="D'souza, Nigel [2]" w:date="2020-01-03T14:59:00Z"/>
          <w:rFonts w:asciiTheme="minorHAnsi" w:eastAsiaTheme="minorEastAsia" w:hAnsiTheme="minorHAnsi" w:cstheme="minorBidi"/>
          <w:smallCaps w:val="0"/>
          <w:noProof/>
          <w:sz w:val="22"/>
          <w:szCs w:val="22"/>
          <w:lang w:val="en-US"/>
        </w:rPr>
      </w:pPr>
      <w:ins w:id="146" w:author="D'souza, Nigel [2]" w:date="2020-01-03T14:59:00Z">
        <w:r w:rsidRPr="00420055">
          <w:rPr>
            <w:rStyle w:val="Hyperlink"/>
          </w:rPr>
          <w:lastRenderedPageBreak/>
          <w:fldChar w:fldCharType="begin"/>
        </w:r>
        <w:r w:rsidRPr="00420055">
          <w:rPr>
            <w:rStyle w:val="Hyperlink"/>
          </w:rPr>
          <w:instrText xml:space="preserve"> </w:instrText>
        </w:r>
        <w:r>
          <w:rPr>
            <w:noProof/>
          </w:rPr>
          <w:instrText>HYPERLINK \l "_Toc28956272"</w:instrText>
        </w:r>
        <w:r w:rsidRPr="00420055">
          <w:rPr>
            <w:rStyle w:val="Hyperlink"/>
          </w:rPr>
          <w:instrText xml:space="preserve"> </w:instrText>
        </w:r>
        <w:r w:rsidRPr="00420055">
          <w:rPr>
            <w:rStyle w:val="Hyperlink"/>
          </w:rPr>
          <w:fldChar w:fldCharType="separate"/>
        </w:r>
        <w:r w:rsidRPr="00420055">
          <w:rPr>
            <w:rStyle w:val="Hyperlink"/>
          </w:rPr>
          <w:t>3.2.7.</w:t>
        </w:r>
        <w:r>
          <w:rPr>
            <w:rFonts w:asciiTheme="minorHAnsi" w:eastAsiaTheme="minorEastAsia" w:hAnsiTheme="minorHAnsi" w:cstheme="minorBidi"/>
            <w:smallCaps w:val="0"/>
            <w:noProof/>
            <w:sz w:val="22"/>
            <w:szCs w:val="22"/>
            <w:lang w:val="en-US"/>
          </w:rPr>
          <w:tab/>
        </w:r>
        <w:r w:rsidRPr="00420055">
          <w:rPr>
            <w:rStyle w:val="Hyperlink"/>
          </w:rPr>
          <w:t>Deposit Ticket Item List Retrieval (P3??)</w:t>
        </w:r>
        <w:r>
          <w:rPr>
            <w:noProof/>
            <w:webHidden/>
          </w:rPr>
          <w:tab/>
        </w:r>
        <w:r>
          <w:rPr>
            <w:noProof/>
            <w:webHidden/>
          </w:rPr>
          <w:fldChar w:fldCharType="begin"/>
        </w:r>
        <w:r>
          <w:rPr>
            <w:noProof/>
            <w:webHidden/>
          </w:rPr>
          <w:instrText xml:space="preserve"> PAGEREF _Toc28956272 \h </w:instrText>
        </w:r>
      </w:ins>
      <w:r>
        <w:rPr>
          <w:noProof/>
          <w:webHidden/>
        </w:rPr>
      </w:r>
      <w:r>
        <w:rPr>
          <w:noProof/>
          <w:webHidden/>
        </w:rPr>
        <w:fldChar w:fldCharType="separate"/>
      </w:r>
      <w:ins w:id="147" w:author="D'souza, Nigel [2]" w:date="2020-01-03T14:59:00Z">
        <w:r>
          <w:rPr>
            <w:noProof/>
            <w:webHidden/>
          </w:rPr>
          <w:t>44</w:t>
        </w:r>
        <w:r>
          <w:rPr>
            <w:noProof/>
            <w:webHidden/>
          </w:rPr>
          <w:fldChar w:fldCharType="end"/>
        </w:r>
        <w:r w:rsidRPr="00420055">
          <w:rPr>
            <w:rStyle w:val="Hyperlink"/>
          </w:rPr>
          <w:fldChar w:fldCharType="end"/>
        </w:r>
      </w:ins>
    </w:p>
    <w:p w14:paraId="7A078F59" w14:textId="77777777" w:rsidR="00236DC2" w:rsidRDefault="00236DC2">
      <w:pPr>
        <w:pStyle w:val="TOC2"/>
        <w:tabs>
          <w:tab w:val="left" w:pos="1000"/>
          <w:tab w:val="right" w:leader="dot" w:pos="9620"/>
        </w:tabs>
        <w:rPr>
          <w:ins w:id="148" w:author="D'souza, Nigel [2]" w:date="2020-01-03T14:59:00Z"/>
          <w:rFonts w:asciiTheme="minorHAnsi" w:eastAsiaTheme="minorEastAsia" w:hAnsiTheme="minorHAnsi" w:cstheme="minorBidi"/>
          <w:smallCaps w:val="0"/>
          <w:noProof/>
          <w:sz w:val="22"/>
          <w:szCs w:val="22"/>
          <w:lang w:val="en-US"/>
        </w:rPr>
      </w:pPr>
      <w:ins w:id="149" w:author="D'souza, Nigel [2]" w:date="2020-01-03T14:59:00Z">
        <w:r w:rsidRPr="00420055">
          <w:rPr>
            <w:rStyle w:val="Hyperlink"/>
          </w:rPr>
          <w:fldChar w:fldCharType="begin"/>
        </w:r>
        <w:r w:rsidRPr="00420055">
          <w:rPr>
            <w:rStyle w:val="Hyperlink"/>
          </w:rPr>
          <w:instrText xml:space="preserve"> </w:instrText>
        </w:r>
        <w:r>
          <w:rPr>
            <w:noProof/>
          </w:rPr>
          <w:instrText>HYPERLINK \l "_Toc28956273"</w:instrText>
        </w:r>
        <w:r w:rsidRPr="00420055">
          <w:rPr>
            <w:rStyle w:val="Hyperlink"/>
          </w:rPr>
          <w:instrText xml:space="preserve"> </w:instrText>
        </w:r>
        <w:r w:rsidRPr="00420055">
          <w:rPr>
            <w:rStyle w:val="Hyperlink"/>
          </w:rPr>
          <w:fldChar w:fldCharType="separate"/>
        </w:r>
        <w:r w:rsidRPr="00420055">
          <w:rPr>
            <w:rStyle w:val="Hyperlink"/>
          </w:rPr>
          <w:t>3.2.8.</w:t>
        </w:r>
        <w:r>
          <w:rPr>
            <w:rFonts w:asciiTheme="minorHAnsi" w:eastAsiaTheme="minorEastAsia" w:hAnsiTheme="minorHAnsi" w:cstheme="minorBidi"/>
            <w:smallCaps w:val="0"/>
            <w:noProof/>
            <w:sz w:val="22"/>
            <w:szCs w:val="22"/>
            <w:lang w:val="en-US"/>
          </w:rPr>
          <w:tab/>
        </w:r>
        <w:r w:rsidRPr="00420055">
          <w:rPr>
            <w:rStyle w:val="Hyperlink"/>
          </w:rPr>
          <w:t>Real-Time Account Balance Retrieval (Not in Scope)</w:t>
        </w:r>
        <w:r>
          <w:rPr>
            <w:noProof/>
            <w:webHidden/>
          </w:rPr>
          <w:tab/>
        </w:r>
        <w:r>
          <w:rPr>
            <w:noProof/>
            <w:webHidden/>
          </w:rPr>
          <w:fldChar w:fldCharType="begin"/>
        </w:r>
        <w:r>
          <w:rPr>
            <w:noProof/>
            <w:webHidden/>
          </w:rPr>
          <w:instrText xml:space="preserve"> PAGEREF _Toc28956273 \h </w:instrText>
        </w:r>
      </w:ins>
      <w:r>
        <w:rPr>
          <w:noProof/>
          <w:webHidden/>
        </w:rPr>
      </w:r>
      <w:r>
        <w:rPr>
          <w:noProof/>
          <w:webHidden/>
        </w:rPr>
        <w:fldChar w:fldCharType="separate"/>
      </w:r>
      <w:ins w:id="150" w:author="D'souza, Nigel [2]" w:date="2020-01-03T14:59:00Z">
        <w:r>
          <w:rPr>
            <w:noProof/>
            <w:webHidden/>
          </w:rPr>
          <w:t>45</w:t>
        </w:r>
        <w:r>
          <w:rPr>
            <w:noProof/>
            <w:webHidden/>
          </w:rPr>
          <w:fldChar w:fldCharType="end"/>
        </w:r>
        <w:r w:rsidRPr="00420055">
          <w:rPr>
            <w:rStyle w:val="Hyperlink"/>
          </w:rPr>
          <w:fldChar w:fldCharType="end"/>
        </w:r>
      </w:ins>
    </w:p>
    <w:p w14:paraId="0F134D5C" w14:textId="77777777" w:rsidR="00236DC2" w:rsidRDefault="00236DC2">
      <w:pPr>
        <w:pStyle w:val="TOC2"/>
        <w:tabs>
          <w:tab w:val="left" w:pos="1000"/>
          <w:tab w:val="right" w:leader="dot" w:pos="9620"/>
        </w:tabs>
        <w:rPr>
          <w:ins w:id="151" w:author="D'souza, Nigel [2]" w:date="2020-01-03T14:59:00Z"/>
          <w:rFonts w:asciiTheme="minorHAnsi" w:eastAsiaTheme="minorEastAsia" w:hAnsiTheme="minorHAnsi" w:cstheme="minorBidi"/>
          <w:smallCaps w:val="0"/>
          <w:noProof/>
          <w:sz w:val="22"/>
          <w:szCs w:val="22"/>
          <w:lang w:val="en-US"/>
        </w:rPr>
      </w:pPr>
      <w:ins w:id="152" w:author="D'souza, Nigel [2]" w:date="2020-01-03T14:59:00Z">
        <w:r w:rsidRPr="00420055">
          <w:rPr>
            <w:rStyle w:val="Hyperlink"/>
          </w:rPr>
          <w:fldChar w:fldCharType="begin"/>
        </w:r>
        <w:r w:rsidRPr="00420055">
          <w:rPr>
            <w:rStyle w:val="Hyperlink"/>
          </w:rPr>
          <w:instrText xml:space="preserve"> </w:instrText>
        </w:r>
        <w:r>
          <w:rPr>
            <w:noProof/>
          </w:rPr>
          <w:instrText>HYPERLINK \l "_Toc28956274"</w:instrText>
        </w:r>
        <w:r w:rsidRPr="00420055">
          <w:rPr>
            <w:rStyle w:val="Hyperlink"/>
          </w:rPr>
          <w:instrText xml:space="preserve"> </w:instrText>
        </w:r>
        <w:r w:rsidRPr="00420055">
          <w:rPr>
            <w:rStyle w:val="Hyperlink"/>
          </w:rPr>
          <w:fldChar w:fldCharType="separate"/>
        </w:r>
        <w:r w:rsidRPr="00420055">
          <w:rPr>
            <w:rStyle w:val="Hyperlink"/>
          </w:rPr>
          <w:t>3.2.9.</w:t>
        </w:r>
        <w:r>
          <w:rPr>
            <w:rFonts w:asciiTheme="minorHAnsi" w:eastAsiaTheme="minorEastAsia" w:hAnsiTheme="minorHAnsi" w:cstheme="minorBidi"/>
            <w:smallCaps w:val="0"/>
            <w:noProof/>
            <w:sz w:val="22"/>
            <w:szCs w:val="22"/>
            <w:lang w:val="en-US"/>
          </w:rPr>
          <w:tab/>
        </w:r>
        <w:r w:rsidRPr="00420055">
          <w:rPr>
            <w:rStyle w:val="Hyperlink"/>
          </w:rPr>
          <w:t>Real-Time Account Transaction Retrieval (Not in Scope)</w:t>
        </w:r>
        <w:r>
          <w:rPr>
            <w:noProof/>
            <w:webHidden/>
          </w:rPr>
          <w:tab/>
        </w:r>
        <w:r>
          <w:rPr>
            <w:noProof/>
            <w:webHidden/>
          </w:rPr>
          <w:fldChar w:fldCharType="begin"/>
        </w:r>
        <w:r>
          <w:rPr>
            <w:noProof/>
            <w:webHidden/>
          </w:rPr>
          <w:instrText xml:space="preserve"> PAGEREF _Toc28956274 \h </w:instrText>
        </w:r>
      </w:ins>
      <w:r>
        <w:rPr>
          <w:noProof/>
          <w:webHidden/>
        </w:rPr>
      </w:r>
      <w:r>
        <w:rPr>
          <w:noProof/>
          <w:webHidden/>
        </w:rPr>
        <w:fldChar w:fldCharType="separate"/>
      </w:r>
      <w:ins w:id="153" w:author="D'souza, Nigel [2]" w:date="2020-01-03T14:59:00Z">
        <w:r>
          <w:rPr>
            <w:noProof/>
            <w:webHidden/>
          </w:rPr>
          <w:t>45</w:t>
        </w:r>
        <w:r>
          <w:rPr>
            <w:noProof/>
            <w:webHidden/>
          </w:rPr>
          <w:fldChar w:fldCharType="end"/>
        </w:r>
        <w:r w:rsidRPr="00420055">
          <w:rPr>
            <w:rStyle w:val="Hyperlink"/>
          </w:rPr>
          <w:fldChar w:fldCharType="end"/>
        </w:r>
      </w:ins>
    </w:p>
    <w:p w14:paraId="728B77FE" w14:textId="77777777" w:rsidR="00236DC2" w:rsidRDefault="00236DC2">
      <w:pPr>
        <w:pStyle w:val="TOC2"/>
        <w:tabs>
          <w:tab w:val="left" w:pos="1000"/>
          <w:tab w:val="right" w:leader="dot" w:pos="9620"/>
        </w:tabs>
        <w:rPr>
          <w:ins w:id="154" w:author="D'souza, Nigel [2]" w:date="2020-01-03T14:59:00Z"/>
          <w:rFonts w:asciiTheme="minorHAnsi" w:eastAsiaTheme="minorEastAsia" w:hAnsiTheme="minorHAnsi" w:cstheme="minorBidi"/>
          <w:smallCaps w:val="0"/>
          <w:noProof/>
          <w:sz w:val="22"/>
          <w:szCs w:val="22"/>
          <w:lang w:val="en-US"/>
        </w:rPr>
      </w:pPr>
      <w:ins w:id="155" w:author="D'souza, Nigel [2]" w:date="2020-01-03T14:59:00Z">
        <w:r w:rsidRPr="00420055">
          <w:rPr>
            <w:rStyle w:val="Hyperlink"/>
          </w:rPr>
          <w:fldChar w:fldCharType="begin"/>
        </w:r>
        <w:r w:rsidRPr="00420055">
          <w:rPr>
            <w:rStyle w:val="Hyperlink"/>
          </w:rPr>
          <w:instrText xml:space="preserve"> </w:instrText>
        </w:r>
        <w:r>
          <w:rPr>
            <w:noProof/>
          </w:rPr>
          <w:instrText>HYPERLINK \l "_Toc28956275"</w:instrText>
        </w:r>
        <w:r w:rsidRPr="00420055">
          <w:rPr>
            <w:rStyle w:val="Hyperlink"/>
          </w:rPr>
          <w:instrText xml:space="preserve"> </w:instrText>
        </w:r>
        <w:r w:rsidRPr="00420055">
          <w:rPr>
            <w:rStyle w:val="Hyperlink"/>
          </w:rPr>
          <w:fldChar w:fldCharType="separate"/>
        </w:r>
        <w:r w:rsidRPr="00420055">
          <w:rPr>
            <w:rStyle w:val="Hyperlink"/>
          </w:rPr>
          <w:t>3.2.10.</w:t>
        </w:r>
        <w:r>
          <w:rPr>
            <w:rFonts w:asciiTheme="minorHAnsi" w:eastAsiaTheme="minorEastAsia" w:hAnsiTheme="minorHAnsi" w:cstheme="minorBidi"/>
            <w:smallCaps w:val="0"/>
            <w:noProof/>
            <w:sz w:val="22"/>
            <w:szCs w:val="22"/>
            <w:lang w:val="en-US"/>
          </w:rPr>
          <w:tab/>
        </w:r>
        <w:r w:rsidRPr="00420055">
          <w:rPr>
            <w:rStyle w:val="Hyperlink"/>
          </w:rPr>
          <w:t>Deposit Ticket Image Retrieval (P3)</w:t>
        </w:r>
        <w:r>
          <w:rPr>
            <w:noProof/>
            <w:webHidden/>
          </w:rPr>
          <w:tab/>
        </w:r>
        <w:r>
          <w:rPr>
            <w:noProof/>
            <w:webHidden/>
          </w:rPr>
          <w:fldChar w:fldCharType="begin"/>
        </w:r>
        <w:r>
          <w:rPr>
            <w:noProof/>
            <w:webHidden/>
          </w:rPr>
          <w:instrText xml:space="preserve"> PAGEREF _Toc28956275 \h </w:instrText>
        </w:r>
      </w:ins>
      <w:r>
        <w:rPr>
          <w:noProof/>
          <w:webHidden/>
        </w:rPr>
      </w:r>
      <w:r>
        <w:rPr>
          <w:noProof/>
          <w:webHidden/>
        </w:rPr>
        <w:fldChar w:fldCharType="separate"/>
      </w:r>
      <w:ins w:id="156" w:author="D'souza, Nigel [2]" w:date="2020-01-03T14:59:00Z">
        <w:r>
          <w:rPr>
            <w:noProof/>
            <w:webHidden/>
          </w:rPr>
          <w:t>45</w:t>
        </w:r>
        <w:r>
          <w:rPr>
            <w:noProof/>
            <w:webHidden/>
          </w:rPr>
          <w:fldChar w:fldCharType="end"/>
        </w:r>
        <w:r w:rsidRPr="00420055">
          <w:rPr>
            <w:rStyle w:val="Hyperlink"/>
          </w:rPr>
          <w:fldChar w:fldCharType="end"/>
        </w:r>
      </w:ins>
    </w:p>
    <w:p w14:paraId="6B87469A" w14:textId="77777777" w:rsidR="00236DC2" w:rsidRDefault="00236DC2">
      <w:pPr>
        <w:pStyle w:val="TOC2"/>
        <w:tabs>
          <w:tab w:val="left" w:pos="1000"/>
          <w:tab w:val="right" w:leader="dot" w:pos="9620"/>
        </w:tabs>
        <w:rPr>
          <w:ins w:id="157" w:author="D'souza, Nigel [2]" w:date="2020-01-03T14:59:00Z"/>
          <w:rFonts w:asciiTheme="minorHAnsi" w:eastAsiaTheme="minorEastAsia" w:hAnsiTheme="minorHAnsi" w:cstheme="minorBidi"/>
          <w:smallCaps w:val="0"/>
          <w:noProof/>
          <w:sz w:val="22"/>
          <w:szCs w:val="22"/>
          <w:lang w:val="en-US"/>
        </w:rPr>
      </w:pPr>
      <w:ins w:id="158" w:author="D'souza, Nigel [2]" w:date="2020-01-03T14:59:00Z">
        <w:r w:rsidRPr="00420055">
          <w:rPr>
            <w:rStyle w:val="Hyperlink"/>
          </w:rPr>
          <w:fldChar w:fldCharType="begin"/>
        </w:r>
        <w:r w:rsidRPr="00420055">
          <w:rPr>
            <w:rStyle w:val="Hyperlink"/>
          </w:rPr>
          <w:instrText xml:space="preserve"> </w:instrText>
        </w:r>
        <w:r>
          <w:rPr>
            <w:noProof/>
          </w:rPr>
          <w:instrText>HYPERLINK \l "_Toc28956276"</w:instrText>
        </w:r>
        <w:r w:rsidRPr="00420055">
          <w:rPr>
            <w:rStyle w:val="Hyperlink"/>
          </w:rPr>
          <w:instrText xml:space="preserve"> </w:instrText>
        </w:r>
        <w:r w:rsidRPr="00420055">
          <w:rPr>
            <w:rStyle w:val="Hyperlink"/>
          </w:rPr>
          <w:fldChar w:fldCharType="separate"/>
        </w:r>
        <w:r w:rsidRPr="00420055">
          <w:rPr>
            <w:rStyle w:val="Hyperlink"/>
          </w:rPr>
          <w:t>3.2.11.</w:t>
        </w:r>
        <w:r>
          <w:rPr>
            <w:rFonts w:asciiTheme="minorHAnsi" w:eastAsiaTheme="minorEastAsia" w:hAnsiTheme="minorHAnsi" w:cstheme="minorBidi"/>
            <w:smallCaps w:val="0"/>
            <w:noProof/>
            <w:sz w:val="22"/>
            <w:szCs w:val="22"/>
            <w:lang w:val="en-US"/>
          </w:rPr>
          <w:tab/>
        </w:r>
        <w:r w:rsidRPr="00420055">
          <w:rPr>
            <w:rStyle w:val="Hyperlink"/>
          </w:rPr>
          <w:t>Image Search</w:t>
        </w:r>
        <w:r>
          <w:rPr>
            <w:noProof/>
            <w:webHidden/>
          </w:rPr>
          <w:tab/>
        </w:r>
        <w:r>
          <w:rPr>
            <w:noProof/>
            <w:webHidden/>
          </w:rPr>
          <w:fldChar w:fldCharType="begin"/>
        </w:r>
        <w:r>
          <w:rPr>
            <w:noProof/>
            <w:webHidden/>
          </w:rPr>
          <w:instrText xml:space="preserve"> PAGEREF _Toc28956276 \h </w:instrText>
        </w:r>
      </w:ins>
      <w:r>
        <w:rPr>
          <w:noProof/>
          <w:webHidden/>
        </w:rPr>
      </w:r>
      <w:r>
        <w:rPr>
          <w:noProof/>
          <w:webHidden/>
        </w:rPr>
        <w:fldChar w:fldCharType="separate"/>
      </w:r>
      <w:ins w:id="159" w:author="D'souza, Nigel [2]" w:date="2020-01-03T14:59:00Z">
        <w:r>
          <w:rPr>
            <w:noProof/>
            <w:webHidden/>
          </w:rPr>
          <w:t>46</w:t>
        </w:r>
        <w:r>
          <w:rPr>
            <w:noProof/>
            <w:webHidden/>
          </w:rPr>
          <w:fldChar w:fldCharType="end"/>
        </w:r>
        <w:r w:rsidRPr="00420055">
          <w:rPr>
            <w:rStyle w:val="Hyperlink"/>
          </w:rPr>
          <w:fldChar w:fldCharType="end"/>
        </w:r>
      </w:ins>
    </w:p>
    <w:p w14:paraId="3FAC818C" w14:textId="77777777" w:rsidR="00236DC2" w:rsidRDefault="00236DC2">
      <w:pPr>
        <w:pStyle w:val="TOC2"/>
        <w:tabs>
          <w:tab w:val="left" w:pos="1000"/>
          <w:tab w:val="right" w:leader="dot" w:pos="9620"/>
        </w:tabs>
        <w:rPr>
          <w:ins w:id="160" w:author="D'souza, Nigel [2]" w:date="2020-01-03T14:59:00Z"/>
          <w:rFonts w:asciiTheme="minorHAnsi" w:eastAsiaTheme="minorEastAsia" w:hAnsiTheme="minorHAnsi" w:cstheme="minorBidi"/>
          <w:smallCaps w:val="0"/>
          <w:noProof/>
          <w:sz w:val="22"/>
          <w:szCs w:val="22"/>
          <w:lang w:val="en-US"/>
        </w:rPr>
      </w:pPr>
      <w:ins w:id="161" w:author="D'souza, Nigel [2]" w:date="2020-01-03T14:59:00Z">
        <w:r w:rsidRPr="00420055">
          <w:rPr>
            <w:rStyle w:val="Hyperlink"/>
          </w:rPr>
          <w:fldChar w:fldCharType="begin"/>
        </w:r>
        <w:r w:rsidRPr="00420055">
          <w:rPr>
            <w:rStyle w:val="Hyperlink"/>
          </w:rPr>
          <w:instrText xml:space="preserve"> </w:instrText>
        </w:r>
        <w:r>
          <w:rPr>
            <w:noProof/>
          </w:rPr>
          <w:instrText>HYPERLINK \l "_Toc28956277"</w:instrText>
        </w:r>
        <w:r w:rsidRPr="00420055">
          <w:rPr>
            <w:rStyle w:val="Hyperlink"/>
          </w:rPr>
          <w:instrText xml:space="preserve"> </w:instrText>
        </w:r>
        <w:r w:rsidRPr="00420055">
          <w:rPr>
            <w:rStyle w:val="Hyperlink"/>
          </w:rPr>
          <w:fldChar w:fldCharType="separate"/>
        </w:r>
        <w:r w:rsidRPr="00420055">
          <w:rPr>
            <w:rStyle w:val="Hyperlink"/>
          </w:rPr>
          <w:t>3.2.12.</w:t>
        </w:r>
        <w:r>
          <w:rPr>
            <w:rFonts w:asciiTheme="minorHAnsi" w:eastAsiaTheme="minorEastAsia" w:hAnsiTheme="minorHAnsi" w:cstheme="minorBidi"/>
            <w:smallCaps w:val="0"/>
            <w:noProof/>
            <w:sz w:val="22"/>
            <w:szCs w:val="22"/>
            <w:lang w:val="en-US"/>
          </w:rPr>
          <w:tab/>
        </w:r>
        <w:r w:rsidRPr="00420055">
          <w:rPr>
            <w:rStyle w:val="Hyperlink"/>
          </w:rPr>
          <w:t>Deposit Ticket Detail Item Image Retrieval (P3)</w:t>
        </w:r>
        <w:r>
          <w:rPr>
            <w:noProof/>
            <w:webHidden/>
          </w:rPr>
          <w:tab/>
        </w:r>
        <w:r>
          <w:rPr>
            <w:noProof/>
            <w:webHidden/>
          </w:rPr>
          <w:fldChar w:fldCharType="begin"/>
        </w:r>
        <w:r>
          <w:rPr>
            <w:noProof/>
            <w:webHidden/>
          </w:rPr>
          <w:instrText xml:space="preserve"> PAGEREF _Toc28956277 \h </w:instrText>
        </w:r>
      </w:ins>
      <w:r>
        <w:rPr>
          <w:noProof/>
          <w:webHidden/>
        </w:rPr>
      </w:r>
      <w:r>
        <w:rPr>
          <w:noProof/>
          <w:webHidden/>
        </w:rPr>
        <w:fldChar w:fldCharType="separate"/>
      </w:r>
      <w:ins w:id="162" w:author="D'souza, Nigel [2]" w:date="2020-01-03T14:59:00Z">
        <w:r>
          <w:rPr>
            <w:noProof/>
            <w:webHidden/>
          </w:rPr>
          <w:t>46</w:t>
        </w:r>
        <w:r>
          <w:rPr>
            <w:noProof/>
            <w:webHidden/>
          </w:rPr>
          <w:fldChar w:fldCharType="end"/>
        </w:r>
        <w:r w:rsidRPr="00420055">
          <w:rPr>
            <w:rStyle w:val="Hyperlink"/>
          </w:rPr>
          <w:fldChar w:fldCharType="end"/>
        </w:r>
      </w:ins>
    </w:p>
    <w:p w14:paraId="57F2BE96" w14:textId="77777777" w:rsidR="00236DC2" w:rsidRDefault="00236DC2">
      <w:pPr>
        <w:pStyle w:val="TOC2"/>
        <w:tabs>
          <w:tab w:val="left" w:pos="1000"/>
          <w:tab w:val="right" w:leader="dot" w:pos="9620"/>
        </w:tabs>
        <w:rPr>
          <w:ins w:id="163" w:author="D'souza, Nigel [2]" w:date="2020-01-03T14:59:00Z"/>
          <w:rFonts w:asciiTheme="minorHAnsi" w:eastAsiaTheme="minorEastAsia" w:hAnsiTheme="minorHAnsi" w:cstheme="minorBidi"/>
          <w:smallCaps w:val="0"/>
          <w:noProof/>
          <w:sz w:val="22"/>
          <w:szCs w:val="22"/>
          <w:lang w:val="en-US"/>
        </w:rPr>
      </w:pPr>
      <w:ins w:id="164" w:author="D'souza, Nigel [2]" w:date="2020-01-03T14:59:00Z">
        <w:r w:rsidRPr="00420055">
          <w:rPr>
            <w:rStyle w:val="Hyperlink"/>
          </w:rPr>
          <w:fldChar w:fldCharType="begin"/>
        </w:r>
        <w:r w:rsidRPr="00420055">
          <w:rPr>
            <w:rStyle w:val="Hyperlink"/>
          </w:rPr>
          <w:instrText xml:space="preserve"> </w:instrText>
        </w:r>
        <w:r>
          <w:rPr>
            <w:noProof/>
          </w:rPr>
          <w:instrText>HYPERLINK \l "_Toc28956278"</w:instrText>
        </w:r>
        <w:r w:rsidRPr="00420055">
          <w:rPr>
            <w:rStyle w:val="Hyperlink"/>
          </w:rPr>
          <w:instrText xml:space="preserve"> </w:instrText>
        </w:r>
        <w:r w:rsidRPr="00420055">
          <w:rPr>
            <w:rStyle w:val="Hyperlink"/>
          </w:rPr>
          <w:fldChar w:fldCharType="separate"/>
        </w:r>
        <w:r w:rsidRPr="00420055">
          <w:rPr>
            <w:rStyle w:val="Hyperlink"/>
          </w:rPr>
          <w:t>3.2.13.</w:t>
        </w:r>
        <w:r>
          <w:rPr>
            <w:rFonts w:asciiTheme="minorHAnsi" w:eastAsiaTheme="minorEastAsia" w:hAnsiTheme="minorHAnsi" w:cstheme="minorBidi"/>
            <w:smallCaps w:val="0"/>
            <w:noProof/>
            <w:sz w:val="22"/>
            <w:szCs w:val="22"/>
            <w:lang w:val="en-US"/>
          </w:rPr>
          <w:tab/>
        </w:r>
        <w:r w:rsidRPr="00420055">
          <w:rPr>
            <w:rStyle w:val="Hyperlink"/>
          </w:rPr>
          <w:t>Deposit Ticket Return Item Image Retrieval (Not in Scope)</w:t>
        </w:r>
        <w:r>
          <w:rPr>
            <w:noProof/>
            <w:webHidden/>
          </w:rPr>
          <w:tab/>
        </w:r>
        <w:r>
          <w:rPr>
            <w:noProof/>
            <w:webHidden/>
          </w:rPr>
          <w:fldChar w:fldCharType="begin"/>
        </w:r>
        <w:r>
          <w:rPr>
            <w:noProof/>
            <w:webHidden/>
          </w:rPr>
          <w:instrText xml:space="preserve"> PAGEREF _Toc28956278 \h </w:instrText>
        </w:r>
      </w:ins>
      <w:r>
        <w:rPr>
          <w:noProof/>
          <w:webHidden/>
        </w:rPr>
      </w:r>
      <w:r>
        <w:rPr>
          <w:noProof/>
          <w:webHidden/>
        </w:rPr>
        <w:fldChar w:fldCharType="separate"/>
      </w:r>
      <w:ins w:id="165" w:author="D'souza, Nigel [2]" w:date="2020-01-03T14:59:00Z">
        <w:r>
          <w:rPr>
            <w:noProof/>
            <w:webHidden/>
          </w:rPr>
          <w:t>46</w:t>
        </w:r>
        <w:r>
          <w:rPr>
            <w:noProof/>
            <w:webHidden/>
          </w:rPr>
          <w:fldChar w:fldCharType="end"/>
        </w:r>
        <w:r w:rsidRPr="00420055">
          <w:rPr>
            <w:rStyle w:val="Hyperlink"/>
          </w:rPr>
          <w:fldChar w:fldCharType="end"/>
        </w:r>
      </w:ins>
    </w:p>
    <w:p w14:paraId="16865B75" w14:textId="77777777" w:rsidR="00236DC2" w:rsidRDefault="00236DC2">
      <w:pPr>
        <w:pStyle w:val="TOC2"/>
        <w:tabs>
          <w:tab w:val="left" w:pos="1000"/>
          <w:tab w:val="right" w:leader="dot" w:pos="9620"/>
        </w:tabs>
        <w:rPr>
          <w:ins w:id="166" w:author="D'souza, Nigel [2]" w:date="2020-01-03T14:59:00Z"/>
          <w:rFonts w:asciiTheme="minorHAnsi" w:eastAsiaTheme="minorEastAsia" w:hAnsiTheme="minorHAnsi" w:cstheme="minorBidi"/>
          <w:smallCaps w:val="0"/>
          <w:noProof/>
          <w:sz w:val="22"/>
          <w:szCs w:val="22"/>
          <w:lang w:val="en-US"/>
        </w:rPr>
      </w:pPr>
      <w:ins w:id="167" w:author="D'souza, Nigel [2]" w:date="2020-01-03T14:59:00Z">
        <w:r w:rsidRPr="00420055">
          <w:rPr>
            <w:rStyle w:val="Hyperlink"/>
          </w:rPr>
          <w:fldChar w:fldCharType="begin"/>
        </w:r>
        <w:r w:rsidRPr="00420055">
          <w:rPr>
            <w:rStyle w:val="Hyperlink"/>
          </w:rPr>
          <w:instrText xml:space="preserve"> </w:instrText>
        </w:r>
        <w:r>
          <w:rPr>
            <w:noProof/>
          </w:rPr>
          <w:instrText>HYPERLINK \l "_Toc28956279"</w:instrText>
        </w:r>
        <w:r w:rsidRPr="00420055">
          <w:rPr>
            <w:rStyle w:val="Hyperlink"/>
          </w:rPr>
          <w:instrText xml:space="preserve"> </w:instrText>
        </w:r>
        <w:r w:rsidRPr="00420055">
          <w:rPr>
            <w:rStyle w:val="Hyperlink"/>
          </w:rPr>
          <w:fldChar w:fldCharType="separate"/>
        </w:r>
        <w:r w:rsidRPr="00420055">
          <w:rPr>
            <w:rStyle w:val="Hyperlink"/>
          </w:rPr>
          <w:t>3.2.14.</w:t>
        </w:r>
        <w:r>
          <w:rPr>
            <w:rFonts w:asciiTheme="minorHAnsi" w:eastAsiaTheme="minorEastAsia" w:hAnsiTheme="minorHAnsi" w:cstheme="minorBidi"/>
            <w:smallCaps w:val="0"/>
            <w:noProof/>
            <w:sz w:val="22"/>
            <w:szCs w:val="22"/>
            <w:lang w:val="en-US"/>
          </w:rPr>
          <w:tab/>
        </w:r>
        <w:r w:rsidRPr="00420055">
          <w:rPr>
            <w:rStyle w:val="Hyperlink"/>
          </w:rPr>
          <w:t>Check Image Retrieval</w:t>
        </w:r>
        <w:r>
          <w:rPr>
            <w:noProof/>
            <w:webHidden/>
          </w:rPr>
          <w:tab/>
        </w:r>
        <w:r>
          <w:rPr>
            <w:noProof/>
            <w:webHidden/>
          </w:rPr>
          <w:fldChar w:fldCharType="begin"/>
        </w:r>
        <w:r>
          <w:rPr>
            <w:noProof/>
            <w:webHidden/>
          </w:rPr>
          <w:instrText xml:space="preserve"> PAGEREF _Toc28956279 \h </w:instrText>
        </w:r>
      </w:ins>
      <w:r>
        <w:rPr>
          <w:noProof/>
          <w:webHidden/>
        </w:rPr>
      </w:r>
      <w:r>
        <w:rPr>
          <w:noProof/>
          <w:webHidden/>
        </w:rPr>
        <w:fldChar w:fldCharType="separate"/>
      </w:r>
      <w:ins w:id="168" w:author="D'souza, Nigel [2]" w:date="2020-01-03T14:59:00Z">
        <w:r>
          <w:rPr>
            <w:noProof/>
            <w:webHidden/>
          </w:rPr>
          <w:t>47</w:t>
        </w:r>
        <w:r>
          <w:rPr>
            <w:noProof/>
            <w:webHidden/>
          </w:rPr>
          <w:fldChar w:fldCharType="end"/>
        </w:r>
        <w:r w:rsidRPr="00420055">
          <w:rPr>
            <w:rStyle w:val="Hyperlink"/>
          </w:rPr>
          <w:fldChar w:fldCharType="end"/>
        </w:r>
      </w:ins>
    </w:p>
    <w:p w14:paraId="3B6F5E9D" w14:textId="77777777" w:rsidR="00236DC2" w:rsidRDefault="00236DC2">
      <w:pPr>
        <w:pStyle w:val="TOC2"/>
        <w:tabs>
          <w:tab w:val="left" w:pos="1000"/>
          <w:tab w:val="right" w:leader="dot" w:pos="9620"/>
        </w:tabs>
        <w:rPr>
          <w:ins w:id="169" w:author="D'souza, Nigel [2]" w:date="2020-01-03T14:59:00Z"/>
          <w:rFonts w:asciiTheme="minorHAnsi" w:eastAsiaTheme="minorEastAsia" w:hAnsiTheme="minorHAnsi" w:cstheme="minorBidi"/>
          <w:smallCaps w:val="0"/>
          <w:noProof/>
          <w:sz w:val="22"/>
          <w:szCs w:val="22"/>
          <w:lang w:val="en-US"/>
        </w:rPr>
      </w:pPr>
      <w:ins w:id="170" w:author="D'souza, Nigel [2]" w:date="2020-01-03T14:59:00Z">
        <w:r w:rsidRPr="00420055">
          <w:rPr>
            <w:rStyle w:val="Hyperlink"/>
          </w:rPr>
          <w:fldChar w:fldCharType="begin"/>
        </w:r>
        <w:r w:rsidRPr="00420055">
          <w:rPr>
            <w:rStyle w:val="Hyperlink"/>
          </w:rPr>
          <w:instrText xml:space="preserve"> </w:instrText>
        </w:r>
        <w:r>
          <w:rPr>
            <w:noProof/>
          </w:rPr>
          <w:instrText>HYPERLINK \l "_Toc28956280"</w:instrText>
        </w:r>
        <w:r w:rsidRPr="00420055">
          <w:rPr>
            <w:rStyle w:val="Hyperlink"/>
          </w:rPr>
          <w:instrText xml:space="preserve"> </w:instrText>
        </w:r>
        <w:r w:rsidRPr="00420055">
          <w:rPr>
            <w:rStyle w:val="Hyperlink"/>
          </w:rPr>
          <w:fldChar w:fldCharType="separate"/>
        </w:r>
        <w:r w:rsidRPr="00420055">
          <w:rPr>
            <w:rStyle w:val="Hyperlink"/>
          </w:rPr>
          <w:t>3.2.15.</w:t>
        </w:r>
        <w:r>
          <w:rPr>
            <w:rFonts w:asciiTheme="minorHAnsi" w:eastAsiaTheme="minorEastAsia" w:hAnsiTheme="minorHAnsi" w:cstheme="minorBidi"/>
            <w:smallCaps w:val="0"/>
            <w:noProof/>
            <w:sz w:val="22"/>
            <w:szCs w:val="22"/>
            <w:lang w:val="en-US"/>
          </w:rPr>
          <w:tab/>
        </w:r>
        <w:r w:rsidRPr="00420055">
          <w:rPr>
            <w:rStyle w:val="Hyperlink"/>
          </w:rPr>
          <w:t>Get eStatement List</w:t>
        </w:r>
        <w:r>
          <w:rPr>
            <w:noProof/>
            <w:webHidden/>
          </w:rPr>
          <w:tab/>
        </w:r>
        <w:r>
          <w:rPr>
            <w:noProof/>
            <w:webHidden/>
          </w:rPr>
          <w:fldChar w:fldCharType="begin"/>
        </w:r>
        <w:r>
          <w:rPr>
            <w:noProof/>
            <w:webHidden/>
          </w:rPr>
          <w:instrText xml:space="preserve"> PAGEREF _Toc28956280 \h </w:instrText>
        </w:r>
      </w:ins>
      <w:r>
        <w:rPr>
          <w:noProof/>
          <w:webHidden/>
        </w:rPr>
      </w:r>
      <w:r>
        <w:rPr>
          <w:noProof/>
          <w:webHidden/>
        </w:rPr>
        <w:fldChar w:fldCharType="separate"/>
      </w:r>
      <w:ins w:id="171" w:author="D'souza, Nigel [2]" w:date="2020-01-03T14:59:00Z">
        <w:r>
          <w:rPr>
            <w:noProof/>
            <w:webHidden/>
          </w:rPr>
          <w:t>48</w:t>
        </w:r>
        <w:r>
          <w:rPr>
            <w:noProof/>
            <w:webHidden/>
          </w:rPr>
          <w:fldChar w:fldCharType="end"/>
        </w:r>
        <w:r w:rsidRPr="00420055">
          <w:rPr>
            <w:rStyle w:val="Hyperlink"/>
          </w:rPr>
          <w:fldChar w:fldCharType="end"/>
        </w:r>
      </w:ins>
    </w:p>
    <w:p w14:paraId="3A8D6EF9" w14:textId="77777777" w:rsidR="00236DC2" w:rsidRDefault="00236DC2">
      <w:pPr>
        <w:pStyle w:val="TOC2"/>
        <w:tabs>
          <w:tab w:val="left" w:pos="1000"/>
          <w:tab w:val="right" w:leader="dot" w:pos="9620"/>
        </w:tabs>
        <w:rPr>
          <w:ins w:id="172" w:author="D'souza, Nigel [2]" w:date="2020-01-03T14:59:00Z"/>
          <w:rFonts w:asciiTheme="minorHAnsi" w:eastAsiaTheme="minorEastAsia" w:hAnsiTheme="minorHAnsi" w:cstheme="minorBidi"/>
          <w:smallCaps w:val="0"/>
          <w:noProof/>
          <w:sz w:val="22"/>
          <w:szCs w:val="22"/>
          <w:lang w:val="en-US"/>
        </w:rPr>
      </w:pPr>
      <w:ins w:id="173" w:author="D'souza, Nigel [2]" w:date="2020-01-03T14:59:00Z">
        <w:r w:rsidRPr="00420055">
          <w:rPr>
            <w:rStyle w:val="Hyperlink"/>
          </w:rPr>
          <w:fldChar w:fldCharType="begin"/>
        </w:r>
        <w:r w:rsidRPr="00420055">
          <w:rPr>
            <w:rStyle w:val="Hyperlink"/>
          </w:rPr>
          <w:instrText xml:space="preserve"> </w:instrText>
        </w:r>
        <w:r>
          <w:rPr>
            <w:noProof/>
          </w:rPr>
          <w:instrText>HYPERLINK \l "_Toc28956281"</w:instrText>
        </w:r>
        <w:r w:rsidRPr="00420055">
          <w:rPr>
            <w:rStyle w:val="Hyperlink"/>
          </w:rPr>
          <w:instrText xml:space="preserve"> </w:instrText>
        </w:r>
        <w:r w:rsidRPr="00420055">
          <w:rPr>
            <w:rStyle w:val="Hyperlink"/>
          </w:rPr>
          <w:fldChar w:fldCharType="separate"/>
        </w:r>
        <w:r w:rsidRPr="00420055">
          <w:rPr>
            <w:rStyle w:val="Hyperlink"/>
          </w:rPr>
          <w:t>3.2.16.</w:t>
        </w:r>
        <w:r>
          <w:rPr>
            <w:rFonts w:asciiTheme="minorHAnsi" w:eastAsiaTheme="minorEastAsia" w:hAnsiTheme="minorHAnsi" w:cstheme="minorBidi"/>
            <w:smallCaps w:val="0"/>
            <w:noProof/>
            <w:sz w:val="22"/>
            <w:szCs w:val="22"/>
            <w:lang w:val="en-US"/>
          </w:rPr>
          <w:tab/>
        </w:r>
        <w:r w:rsidRPr="00420055">
          <w:rPr>
            <w:rStyle w:val="Hyperlink"/>
          </w:rPr>
          <w:t>eStatement Retrieval</w:t>
        </w:r>
        <w:r>
          <w:rPr>
            <w:noProof/>
            <w:webHidden/>
          </w:rPr>
          <w:tab/>
        </w:r>
        <w:r>
          <w:rPr>
            <w:noProof/>
            <w:webHidden/>
          </w:rPr>
          <w:fldChar w:fldCharType="begin"/>
        </w:r>
        <w:r>
          <w:rPr>
            <w:noProof/>
            <w:webHidden/>
          </w:rPr>
          <w:instrText xml:space="preserve"> PAGEREF _Toc28956281 \h </w:instrText>
        </w:r>
      </w:ins>
      <w:r>
        <w:rPr>
          <w:noProof/>
          <w:webHidden/>
        </w:rPr>
      </w:r>
      <w:r>
        <w:rPr>
          <w:noProof/>
          <w:webHidden/>
        </w:rPr>
        <w:fldChar w:fldCharType="separate"/>
      </w:r>
      <w:ins w:id="174" w:author="D'souza, Nigel [2]" w:date="2020-01-03T14:59:00Z">
        <w:r>
          <w:rPr>
            <w:noProof/>
            <w:webHidden/>
          </w:rPr>
          <w:t>49</w:t>
        </w:r>
        <w:r>
          <w:rPr>
            <w:noProof/>
            <w:webHidden/>
          </w:rPr>
          <w:fldChar w:fldCharType="end"/>
        </w:r>
        <w:r w:rsidRPr="00420055">
          <w:rPr>
            <w:rStyle w:val="Hyperlink"/>
          </w:rPr>
          <w:fldChar w:fldCharType="end"/>
        </w:r>
      </w:ins>
    </w:p>
    <w:p w14:paraId="5EE71A4D" w14:textId="77777777" w:rsidR="00236DC2" w:rsidRDefault="00236DC2">
      <w:pPr>
        <w:pStyle w:val="TOC2"/>
        <w:tabs>
          <w:tab w:val="left" w:pos="1000"/>
          <w:tab w:val="right" w:leader="dot" w:pos="9620"/>
        </w:tabs>
        <w:rPr>
          <w:ins w:id="175" w:author="D'souza, Nigel [2]" w:date="2020-01-03T14:59:00Z"/>
          <w:rFonts w:asciiTheme="minorHAnsi" w:eastAsiaTheme="minorEastAsia" w:hAnsiTheme="minorHAnsi" w:cstheme="minorBidi"/>
          <w:smallCaps w:val="0"/>
          <w:noProof/>
          <w:sz w:val="22"/>
          <w:szCs w:val="22"/>
          <w:lang w:val="en-US"/>
        </w:rPr>
      </w:pPr>
      <w:ins w:id="176" w:author="D'souza, Nigel [2]" w:date="2020-01-03T14:59:00Z">
        <w:r w:rsidRPr="00420055">
          <w:rPr>
            <w:rStyle w:val="Hyperlink"/>
          </w:rPr>
          <w:fldChar w:fldCharType="begin"/>
        </w:r>
        <w:r w:rsidRPr="00420055">
          <w:rPr>
            <w:rStyle w:val="Hyperlink"/>
          </w:rPr>
          <w:instrText xml:space="preserve"> </w:instrText>
        </w:r>
        <w:r>
          <w:rPr>
            <w:noProof/>
          </w:rPr>
          <w:instrText>HYPERLINK \l "_Toc28956282"</w:instrText>
        </w:r>
        <w:r w:rsidRPr="00420055">
          <w:rPr>
            <w:rStyle w:val="Hyperlink"/>
          </w:rPr>
          <w:instrText xml:space="preserve"> </w:instrText>
        </w:r>
        <w:r w:rsidRPr="00420055">
          <w:rPr>
            <w:rStyle w:val="Hyperlink"/>
          </w:rPr>
          <w:fldChar w:fldCharType="separate"/>
        </w:r>
        <w:r w:rsidRPr="00420055">
          <w:rPr>
            <w:rStyle w:val="Hyperlink"/>
          </w:rPr>
          <w:t>3.2.17.</w:t>
        </w:r>
        <w:r>
          <w:rPr>
            <w:rFonts w:asciiTheme="minorHAnsi" w:eastAsiaTheme="minorEastAsia" w:hAnsiTheme="minorHAnsi" w:cstheme="minorBidi"/>
            <w:smallCaps w:val="0"/>
            <w:noProof/>
            <w:sz w:val="22"/>
            <w:szCs w:val="22"/>
            <w:lang w:val="en-US"/>
          </w:rPr>
          <w:tab/>
        </w:r>
        <w:r w:rsidRPr="00420055">
          <w:rPr>
            <w:rStyle w:val="Hyperlink"/>
          </w:rPr>
          <w:t>Real Time Loan Reporting (P3)</w:t>
        </w:r>
        <w:r>
          <w:rPr>
            <w:noProof/>
            <w:webHidden/>
          </w:rPr>
          <w:tab/>
        </w:r>
        <w:r>
          <w:rPr>
            <w:noProof/>
            <w:webHidden/>
          </w:rPr>
          <w:fldChar w:fldCharType="begin"/>
        </w:r>
        <w:r>
          <w:rPr>
            <w:noProof/>
            <w:webHidden/>
          </w:rPr>
          <w:instrText xml:space="preserve"> PAGEREF _Toc28956282 \h </w:instrText>
        </w:r>
      </w:ins>
      <w:r>
        <w:rPr>
          <w:noProof/>
          <w:webHidden/>
        </w:rPr>
      </w:r>
      <w:r>
        <w:rPr>
          <w:noProof/>
          <w:webHidden/>
        </w:rPr>
        <w:fldChar w:fldCharType="separate"/>
      </w:r>
      <w:ins w:id="177" w:author="D'souza, Nigel [2]" w:date="2020-01-03T14:59:00Z">
        <w:r>
          <w:rPr>
            <w:noProof/>
            <w:webHidden/>
          </w:rPr>
          <w:t>50</w:t>
        </w:r>
        <w:r>
          <w:rPr>
            <w:noProof/>
            <w:webHidden/>
          </w:rPr>
          <w:fldChar w:fldCharType="end"/>
        </w:r>
        <w:r w:rsidRPr="00420055">
          <w:rPr>
            <w:rStyle w:val="Hyperlink"/>
          </w:rPr>
          <w:fldChar w:fldCharType="end"/>
        </w:r>
      </w:ins>
    </w:p>
    <w:p w14:paraId="62E8DFA0" w14:textId="77777777" w:rsidR="00236DC2" w:rsidRDefault="00236DC2">
      <w:pPr>
        <w:pStyle w:val="TOC2"/>
        <w:tabs>
          <w:tab w:val="left" w:pos="1000"/>
          <w:tab w:val="right" w:leader="dot" w:pos="9620"/>
        </w:tabs>
        <w:rPr>
          <w:ins w:id="178" w:author="D'souza, Nigel [2]" w:date="2020-01-03T14:59:00Z"/>
          <w:rFonts w:asciiTheme="minorHAnsi" w:eastAsiaTheme="minorEastAsia" w:hAnsiTheme="minorHAnsi" w:cstheme="minorBidi"/>
          <w:smallCaps w:val="0"/>
          <w:noProof/>
          <w:sz w:val="22"/>
          <w:szCs w:val="22"/>
          <w:lang w:val="en-US"/>
        </w:rPr>
      </w:pPr>
      <w:ins w:id="179" w:author="D'souza, Nigel [2]" w:date="2020-01-03T14:59:00Z">
        <w:r w:rsidRPr="00420055">
          <w:rPr>
            <w:rStyle w:val="Hyperlink"/>
          </w:rPr>
          <w:fldChar w:fldCharType="begin"/>
        </w:r>
        <w:r w:rsidRPr="00420055">
          <w:rPr>
            <w:rStyle w:val="Hyperlink"/>
          </w:rPr>
          <w:instrText xml:space="preserve"> </w:instrText>
        </w:r>
        <w:r>
          <w:rPr>
            <w:noProof/>
          </w:rPr>
          <w:instrText>HYPERLINK \l "_Toc28956283"</w:instrText>
        </w:r>
        <w:r w:rsidRPr="00420055">
          <w:rPr>
            <w:rStyle w:val="Hyperlink"/>
          </w:rPr>
          <w:instrText xml:space="preserve"> </w:instrText>
        </w:r>
        <w:r w:rsidRPr="00420055">
          <w:rPr>
            <w:rStyle w:val="Hyperlink"/>
          </w:rPr>
          <w:fldChar w:fldCharType="separate"/>
        </w:r>
        <w:r w:rsidRPr="00420055">
          <w:rPr>
            <w:rStyle w:val="Hyperlink"/>
          </w:rPr>
          <w:t>3.2.18.</w:t>
        </w:r>
        <w:r>
          <w:rPr>
            <w:rFonts w:asciiTheme="minorHAnsi" w:eastAsiaTheme="minorEastAsia" w:hAnsiTheme="minorHAnsi" w:cstheme="minorBidi"/>
            <w:smallCaps w:val="0"/>
            <w:noProof/>
            <w:sz w:val="22"/>
            <w:szCs w:val="22"/>
            <w:lang w:val="en-US"/>
          </w:rPr>
          <w:tab/>
        </w:r>
        <w:r w:rsidRPr="00420055">
          <w:rPr>
            <w:rStyle w:val="Hyperlink"/>
          </w:rPr>
          <w:t>Loan Payment and Draws (P3) ??</w:t>
        </w:r>
        <w:r>
          <w:rPr>
            <w:noProof/>
            <w:webHidden/>
          </w:rPr>
          <w:tab/>
        </w:r>
        <w:r>
          <w:rPr>
            <w:noProof/>
            <w:webHidden/>
          </w:rPr>
          <w:fldChar w:fldCharType="begin"/>
        </w:r>
        <w:r>
          <w:rPr>
            <w:noProof/>
            <w:webHidden/>
          </w:rPr>
          <w:instrText xml:space="preserve"> PAGEREF _Toc28956283 \h </w:instrText>
        </w:r>
      </w:ins>
      <w:r>
        <w:rPr>
          <w:noProof/>
          <w:webHidden/>
        </w:rPr>
      </w:r>
      <w:r>
        <w:rPr>
          <w:noProof/>
          <w:webHidden/>
        </w:rPr>
        <w:fldChar w:fldCharType="separate"/>
      </w:r>
      <w:ins w:id="180" w:author="D'souza, Nigel [2]" w:date="2020-01-03T14:59:00Z">
        <w:r>
          <w:rPr>
            <w:noProof/>
            <w:webHidden/>
          </w:rPr>
          <w:t>52</w:t>
        </w:r>
        <w:r>
          <w:rPr>
            <w:noProof/>
            <w:webHidden/>
          </w:rPr>
          <w:fldChar w:fldCharType="end"/>
        </w:r>
        <w:r w:rsidRPr="00420055">
          <w:rPr>
            <w:rStyle w:val="Hyperlink"/>
          </w:rPr>
          <w:fldChar w:fldCharType="end"/>
        </w:r>
      </w:ins>
    </w:p>
    <w:p w14:paraId="1AD7ED4C" w14:textId="77777777" w:rsidR="00236DC2" w:rsidRDefault="00236DC2">
      <w:pPr>
        <w:pStyle w:val="TOC2"/>
        <w:tabs>
          <w:tab w:val="left" w:pos="1000"/>
          <w:tab w:val="right" w:leader="dot" w:pos="9620"/>
        </w:tabs>
        <w:rPr>
          <w:ins w:id="181" w:author="D'souza, Nigel [2]" w:date="2020-01-03T14:59:00Z"/>
          <w:rFonts w:asciiTheme="minorHAnsi" w:eastAsiaTheme="minorEastAsia" w:hAnsiTheme="minorHAnsi" w:cstheme="minorBidi"/>
          <w:smallCaps w:val="0"/>
          <w:noProof/>
          <w:sz w:val="22"/>
          <w:szCs w:val="22"/>
          <w:lang w:val="en-US"/>
        </w:rPr>
      </w:pPr>
      <w:ins w:id="182" w:author="D'souza, Nigel [2]" w:date="2020-01-03T14:59:00Z">
        <w:r w:rsidRPr="00420055">
          <w:rPr>
            <w:rStyle w:val="Hyperlink"/>
          </w:rPr>
          <w:fldChar w:fldCharType="begin"/>
        </w:r>
        <w:r w:rsidRPr="00420055">
          <w:rPr>
            <w:rStyle w:val="Hyperlink"/>
          </w:rPr>
          <w:instrText xml:space="preserve"> </w:instrText>
        </w:r>
        <w:r>
          <w:rPr>
            <w:noProof/>
          </w:rPr>
          <w:instrText>HYPERLINK \l "_Toc28956284"</w:instrText>
        </w:r>
        <w:r w:rsidRPr="00420055">
          <w:rPr>
            <w:rStyle w:val="Hyperlink"/>
          </w:rPr>
          <w:instrText xml:space="preserve"> </w:instrText>
        </w:r>
        <w:r w:rsidRPr="00420055">
          <w:rPr>
            <w:rStyle w:val="Hyperlink"/>
          </w:rPr>
          <w:fldChar w:fldCharType="separate"/>
        </w:r>
        <w:r w:rsidRPr="00420055">
          <w:rPr>
            <w:rStyle w:val="Hyperlink"/>
          </w:rPr>
          <w:t>3.2.19.</w:t>
        </w:r>
        <w:r>
          <w:rPr>
            <w:rFonts w:asciiTheme="minorHAnsi" w:eastAsiaTheme="minorEastAsia" w:hAnsiTheme="minorHAnsi" w:cstheme="minorBidi"/>
            <w:smallCaps w:val="0"/>
            <w:noProof/>
            <w:sz w:val="22"/>
            <w:szCs w:val="22"/>
            <w:lang w:val="en-US"/>
          </w:rPr>
          <w:tab/>
        </w:r>
        <w:r w:rsidRPr="00420055">
          <w:rPr>
            <w:rStyle w:val="Hyperlink"/>
          </w:rPr>
          <w:t>Real-Time Transfers</w:t>
        </w:r>
        <w:r>
          <w:rPr>
            <w:noProof/>
            <w:webHidden/>
          </w:rPr>
          <w:tab/>
        </w:r>
        <w:r>
          <w:rPr>
            <w:noProof/>
            <w:webHidden/>
          </w:rPr>
          <w:fldChar w:fldCharType="begin"/>
        </w:r>
        <w:r>
          <w:rPr>
            <w:noProof/>
            <w:webHidden/>
          </w:rPr>
          <w:instrText xml:space="preserve"> PAGEREF _Toc28956284 \h </w:instrText>
        </w:r>
      </w:ins>
      <w:r>
        <w:rPr>
          <w:noProof/>
          <w:webHidden/>
        </w:rPr>
      </w:r>
      <w:r>
        <w:rPr>
          <w:noProof/>
          <w:webHidden/>
        </w:rPr>
        <w:fldChar w:fldCharType="separate"/>
      </w:r>
      <w:ins w:id="183" w:author="D'souza, Nigel [2]" w:date="2020-01-03T14:59:00Z">
        <w:r>
          <w:rPr>
            <w:noProof/>
            <w:webHidden/>
          </w:rPr>
          <w:t>53</w:t>
        </w:r>
        <w:r>
          <w:rPr>
            <w:noProof/>
            <w:webHidden/>
          </w:rPr>
          <w:fldChar w:fldCharType="end"/>
        </w:r>
        <w:r w:rsidRPr="00420055">
          <w:rPr>
            <w:rStyle w:val="Hyperlink"/>
          </w:rPr>
          <w:fldChar w:fldCharType="end"/>
        </w:r>
      </w:ins>
    </w:p>
    <w:p w14:paraId="68B72CDC" w14:textId="77777777" w:rsidR="00236DC2" w:rsidRDefault="00236DC2">
      <w:pPr>
        <w:pStyle w:val="TOC2"/>
        <w:tabs>
          <w:tab w:val="left" w:pos="1000"/>
          <w:tab w:val="right" w:leader="dot" w:pos="9620"/>
        </w:tabs>
        <w:rPr>
          <w:ins w:id="184" w:author="D'souza, Nigel [2]" w:date="2020-01-03T14:59:00Z"/>
          <w:rFonts w:asciiTheme="minorHAnsi" w:eastAsiaTheme="minorEastAsia" w:hAnsiTheme="minorHAnsi" w:cstheme="minorBidi"/>
          <w:smallCaps w:val="0"/>
          <w:noProof/>
          <w:sz w:val="22"/>
          <w:szCs w:val="22"/>
          <w:lang w:val="en-US"/>
        </w:rPr>
      </w:pPr>
      <w:ins w:id="185" w:author="D'souza, Nigel [2]" w:date="2020-01-03T14:59:00Z">
        <w:r w:rsidRPr="00420055">
          <w:rPr>
            <w:rStyle w:val="Hyperlink"/>
          </w:rPr>
          <w:fldChar w:fldCharType="begin"/>
        </w:r>
        <w:r w:rsidRPr="00420055">
          <w:rPr>
            <w:rStyle w:val="Hyperlink"/>
          </w:rPr>
          <w:instrText xml:space="preserve"> </w:instrText>
        </w:r>
        <w:r>
          <w:rPr>
            <w:noProof/>
          </w:rPr>
          <w:instrText>HYPERLINK \l "_Toc28956285"</w:instrText>
        </w:r>
        <w:r w:rsidRPr="00420055">
          <w:rPr>
            <w:rStyle w:val="Hyperlink"/>
          </w:rPr>
          <w:instrText xml:space="preserve"> </w:instrText>
        </w:r>
        <w:r w:rsidRPr="00420055">
          <w:rPr>
            <w:rStyle w:val="Hyperlink"/>
          </w:rPr>
          <w:fldChar w:fldCharType="separate"/>
        </w:r>
        <w:r w:rsidRPr="00420055">
          <w:rPr>
            <w:rStyle w:val="Hyperlink"/>
          </w:rPr>
          <w:t>3.2.20.</w:t>
        </w:r>
        <w:r>
          <w:rPr>
            <w:rFonts w:asciiTheme="minorHAnsi" w:eastAsiaTheme="minorEastAsia" w:hAnsiTheme="minorHAnsi" w:cstheme="minorBidi"/>
            <w:smallCaps w:val="0"/>
            <w:noProof/>
            <w:sz w:val="22"/>
            <w:szCs w:val="22"/>
            <w:lang w:val="en-US"/>
          </w:rPr>
          <w:tab/>
        </w:r>
        <w:r w:rsidRPr="00420055">
          <w:rPr>
            <w:rStyle w:val="Hyperlink"/>
          </w:rPr>
          <w:t>MFA Approval</w:t>
        </w:r>
        <w:r>
          <w:rPr>
            <w:noProof/>
            <w:webHidden/>
          </w:rPr>
          <w:tab/>
        </w:r>
        <w:r>
          <w:rPr>
            <w:noProof/>
            <w:webHidden/>
          </w:rPr>
          <w:fldChar w:fldCharType="begin"/>
        </w:r>
        <w:r>
          <w:rPr>
            <w:noProof/>
            <w:webHidden/>
          </w:rPr>
          <w:instrText xml:space="preserve"> PAGEREF _Toc28956285 \h </w:instrText>
        </w:r>
      </w:ins>
      <w:r>
        <w:rPr>
          <w:noProof/>
          <w:webHidden/>
        </w:rPr>
      </w:r>
      <w:r>
        <w:rPr>
          <w:noProof/>
          <w:webHidden/>
        </w:rPr>
        <w:fldChar w:fldCharType="separate"/>
      </w:r>
      <w:ins w:id="186" w:author="D'souza, Nigel [2]" w:date="2020-01-03T14:59:00Z">
        <w:r>
          <w:rPr>
            <w:noProof/>
            <w:webHidden/>
          </w:rPr>
          <w:t>54</w:t>
        </w:r>
        <w:r>
          <w:rPr>
            <w:noProof/>
            <w:webHidden/>
          </w:rPr>
          <w:fldChar w:fldCharType="end"/>
        </w:r>
        <w:r w:rsidRPr="00420055">
          <w:rPr>
            <w:rStyle w:val="Hyperlink"/>
          </w:rPr>
          <w:fldChar w:fldCharType="end"/>
        </w:r>
      </w:ins>
    </w:p>
    <w:p w14:paraId="5640F339" w14:textId="77777777" w:rsidR="00236DC2" w:rsidRDefault="00236DC2">
      <w:pPr>
        <w:pStyle w:val="TOC2"/>
        <w:tabs>
          <w:tab w:val="left" w:pos="1000"/>
          <w:tab w:val="right" w:leader="dot" w:pos="9620"/>
        </w:tabs>
        <w:rPr>
          <w:ins w:id="187" w:author="D'souza, Nigel [2]" w:date="2020-01-03T14:59:00Z"/>
          <w:rFonts w:asciiTheme="minorHAnsi" w:eastAsiaTheme="minorEastAsia" w:hAnsiTheme="minorHAnsi" w:cstheme="minorBidi"/>
          <w:smallCaps w:val="0"/>
          <w:noProof/>
          <w:sz w:val="22"/>
          <w:szCs w:val="22"/>
          <w:lang w:val="en-US"/>
        </w:rPr>
      </w:pPr>
      <w:ins w:id="188" w:author="D'souza, Nigel [2]" w:date="2020-01-03T14:59:00Z">
        <w:r w:rsidRPr="00420055">
          <w:rPr>
            <w:rStyle w:val="Hyperlink"/>
          </w:rPr>
          <w:fldChar w:fldCharType="begin"/>
        </w:r>
        <w:r w:rsidRPr="00420055">
          <w:rPr>
            <w:rStyle w:val="Hyperlink"/>
          </w:rPr>
          <w:instrText xml:space="preserve"> </w:instrText>
        </w:r>
        <w:r>
          <w:rPr>
            <w:noProof/>
          </w:rPr>
          <w:instrText>HYPERLINK \l "_Toc28956286"</w:instrText>
        </w:r>
        <w:r w:rsidRPr="00420055">
          <w:rPr>
            <w:rStyle w:val="Hyperlink"/>
          </w:rPr>
          <w:instrText xml:space="preserve"> </w:instrText>
        </w:r>
        <w:r w:rsidRPr="00420055">
          <w:rPr>
            <w:rStyle w:val="Hyperlink"/>
          </w:rPr>
          <w:fldChar w:fldCharType="separate"/>
        </w:r>
        <w:r w:rsidRPr="00420055">
          <w:rPr>
            <w:rStyle w:val="Hyperlink"/>
          </w:rPr>
          <w:t>3.2.21.</w:t>
        </w:r>
        <w:r>
          <w:rPr>
            <w:rFonts w:asciiTheme="minorHAnsi" w:eastAsiaTheme="minorEastAsia" w:hAnsiTheme="minorHAnsi" w:cstheme="minorBidi"/>
            <w:smallCaps w:val="0"/>
            <w:noProof/>
            <w:sz w:val="22"/>
            <w:szCs w:val="22"/>
            <w:lang w:val="en-US"/>
          </w:rPr>
          <w:tab/>
        </w:r>
        <w:r w:rsidRPr="00420055">
          <w:rPr>
            <w:rStyle w:val="Hyperlink"/>
          </w:rPr>
          <w:t>Customer Setup and User Approval (approach TBD)</w:t>
        </w:r>
        <w:r>
          <w:rPr>
            <w:noProof/>
            <w:webHidden/>
          </w:rPr>
          <w:tab/>
        </w:r>
        <w:r>
          <w:rPr>
            <w:noProof/>
            <w:webHidden/>
          </w:rPr>
          <w:fldChar w:fldCharType="begin"/>
        </w:r>
        <w:r>
          <w:rPr>
            <w:noProof/>
            <w:webHidden/>
          </w:rPr>
          <w:instrText xml:space="preserve"> PAGEREF _Toc28956286 \h </w:instrText>
        </w:r>
      </w:ins>
      <w:r>
        <w:rPr>
          <w:noProof/>
          <w:webHidden/>
        </w:rPr>
      </w:r>
      <w:r>
        <w:rPr>
          <w:noProof/>
          <w:webHidden/>
        </w:rPr>
        <w:fldChar w:fldCharType="separate"/>
      </w:r>
      <w:ins w:id="189" w:author="D'souza, Nigel [2]" w:date="2020-01-03T14:59:00Z">
        <w:r>
          <w:rPr>
            <w:noProof/>
            <w:webHidden/>
          </w:rPr>
          <w:t>55</w:t>
        </w:r>
        <w:r>
          <w:rPr>
            <w:noProof/>
            <w:webHidden/>
          </w:rPr>
          <w:fldChar w:fldCharType="end"/>
        </w:r>
        <w:r w:rsidRPr="00420055">
          <w:rPr>
            <w:rStyle w:val="Hyperlink"/>
          </w:rPr>
          <w:fldChar w:fldCharType="end"/>
        </w:r>
      </w:ins>
    </w:p>
    <w:p w14:paraId="14BFC2DA" w14:textId="77777777" w:rsidR="00236DC2" w:rsidRDefault="00236DC2">
      <w:pPr>
        <w:pStyle w:val="TOC2"/>
        <w:tabs>
          <w:tab w:val="left" w:pos="1000"/>
          <w:tab w:val="right" w:leader="dot" w:pos="9620"/>
        </w:tabs>
        <w:rPr>
          <w:ins w:id="190" w:author="D'souza, Nigel [2]" w:date="2020-01-03T14:59:00Z"/>
          <w:rFonts w:asciiTheme="minorHAnsi" w:eastAsiaTheme="minorEastAsia" w:hAnsiTheme="minorHAnsi" w:cstheme="minorBidi"/>
          <w:smallCaps w:val="0"/>
          <w:noProof/>
          <w:sz w:val="22"/>
          <w:szCs w:val="22"/>
          <w:lang w:val="en-US"/>
        </w:rPr>
      </w:pPr>
      <w:ins w:id="191" w:author="D'souza, Nigel [2]" w:date="2020-01-03T14:59:00Z">
        <w:r w:rsidRPr="00420055">
          <w:rPr>
            <w:rStyle w:val="Hyperlink"/>
          </w:rPr>
          <w:fldChar w:fldCharType="begin"/>
        </w:r>
        <w:r w:rsidRPr="00420055">
          <w:rPr>
            <w:rStyle w:val="Hyperlink"/>
          </w:rPr>
          <w:instrText xml:space="preserve"> </w:instrText>
        </w:r>
        <w:r>
          <w:rPr>
            <w:noProof/>
          </w:rPr>
          <w:instrText>HYPERLINK \l "_Toc28956287"</w:instrText>
        </w:r>
        <w:r w:rsidRPr="00420055">
          <w:rPr>
            <w:rStyle w:val="Hyperlink"/>
          </w:rPr>
          <w:instrText xml:space="preserve"> </w:instrText>
        </w:r>
        <w:r w:rsidRPr="00420055">
          <w:rPr>
            <w:rStyle w:val="Hyperlink"/>
          </w:rPr>
          <w:fldChar w:fldCharType="separate"/>
        </w:r>
        <w:r w:rsidRPr="00420055">
          <w:rPr>
            <w:rStyle w:val="Hyperlink"/>
          </w:rPr>
          <w:t>3.2.22.</w:t>
        </w:r>
        <w:r>
          <w:rPr>
            <w:rFonts w:asciiTheme="minorHAnsi" w:eastAsiaTheme="minorEastAsia" w:hAnsiTheme="minorHAnsi" w:cstheme="minorBidi"/>
            <w:smallCaps w:val="0"/>
            <w:noProof/>
            <w:sz w:val="22"/>
            <w:szCs w:val="22"/>
            <w:lang w:val="en-US"/>
          </w:rPr>
          <w:tab/>
        </w:r>
        <w:r w:rsidRPr="00420055">
          <w:rPr>
            <w:rStyle w:val="Hyperlink"/>
          </w:rPr>
          <w:t>Alerts Extract</w:t>
        </w:r>
        <w:r>
          <w:rPr>
            <w:noProof/>
            <w:webHidden/>
          </w:rPr>
          <w:tab/>
        </w:r>
        <w:r>
          <w:rPr>
            <w:noProof/>
            <w:webHidden/>
          </w:rPr>
          <w:fldChar w:fldCharType="begin"/>
        </w:r>
        <w:r>
          <w:rPr>
            <w:noProof/>
            <w:webHidden/>
          </w:rPr>
          <w:instrText xml:space="preserve"> PAGEREF _Toc28956287 \h </w:instrText>
        </w:r>
      </w:ins>
      <w:r>
        <w:rPr>
          <w:noProof/>
          <w:webHidden/>
        </w:rPr>
      </w:r>
      <w:r>
        <w:rPr>
          <w:noProof/>
          <w:webHidden/>
        </w:rPr>
        <w:fldChar w:fldCharType="separate"/>
      </w:r>
      <w:ins w:id="192" w:author="D'souza, Nigel [2]" w:date="2020-01-03T14:59:00Z">
        <w:r>
          <w:rPr>
            <w:noProof/>
            <w:webHidden/>
          </w:rPr>
          <w:t>55</w:t>
        </w:r>
        <w:r>
          <w:rPr>
            <w:noProof/>
            <w:webHidden/>
          </w:rPr>
          <w:fldChar w:fldCharType="end"/>
        </w:r>
        <w:r w:rsidRPr="00420055">
          <w:rPr>
            <w:rStyle w:val="Hyperlink"/>
          </w:rPr>
          <w:fldChar w:fldCharType="end"/>
        </w:r>
      </w:ins>
    </w:p>
    <w:p w14:paraId="1BA2E350" w14:textId="77777777" w:rsidR="00236DC2" w:rsidRDefault="00236DC2">
      <w:pPr>
        <w:pStyle w:val="TOC2"/>
        <w:tabs>
          <w:tab w:val="left" w:pos="1000"/>
          <w:tab w:val="right" w:leader="dot" w:pos="9620"/>
        </w:tabs>
        <w:rPr>
          <w:ins w:id="193" w:author="D'souza, Nigel [2]" w:date="2020-01-03T14:59:00Z"/>
          <w:rFonts w:asciiTheme="minorHAnsi" w:eastAsiaTheme="minorEastAsia" w:hAnsiTheme="minorHAnsi" w:cstheme="minorBidi"/>
          <w:smallCaps w:val="0"/>
          <w:noProof/>
          <w:sz w:val="22"/>
          <w:szCs w:val="22"/>
          <w:lang w:val="en-US"/>
        </w:rPr>
      </w:pPr>
      <w:ins w:id="194" w:author="D'souza, Nigel [2]" w:date="2020-01-03T14:59:00Z">
        <w:r w:rsidRPr="00420055">
          <w:rPr>
            <w:rStyle w:val="Hyperlink"/>
          </w:rPr>
          <w:fldChar w:fldCharType="begin"/>
        </w:r>
        <w:r w:rsidRPr="00420055">
          <w:rPr>
            <w:rStyle w:val="Hyperlink"/>
          </w:rPr>
          <w:instrText xml:space="preserve"> </w:instrText>
        </w:r>
        <w:r>
          <w:rPr>
            <w:noProof/>
          </w:rPr>
          <w:instrText>HYPERLINK \l "_Toc28956288"</w:instrText>
        </w:r>
        <w:r w:rsidRPr="00420055">
          <w:rPr>
            <w:rStyle w:val="Hyperlink"/>
          </w:rPr>
          <w:instrText xml:space="preserve"> </w:instrText>
        </w:r>
        <w:r w:rsidRPr="00420055">
          <w:rPr>
            <w:rStyle w:val="Hyperlink"/>
          </w:rPr>
          <w:fldChar w:fldCharType="separate"/>
        </w:r>
        <w:r w:rsidRPr="00420055">
          <w:rPr>
            <w:rStyle w:val="Hyperlink"/>
          </w:rPr>
          <w:t>3.2.23.</w:t>
        </w:r>
        <w:r>
          <w:rPr>
            <w:rFonts w:asciiTheme="minorHAnsi" w:eastAsiaTheme="minorEastAsia" w:hAnsiTheme="minorHAnsi" w:cstheme="minorBidi"/>
            <w:smallCaps w:val="0"/>
            <w:noProof/>
            <w:sz w:val="22"/>
            <w:szCs w:val="22"/>
            <w:lang w:val="en-US"/>
          </w:rPr>
          <w:tab/>
        </w:r>
        <w:r w:rsidRPr="00420055">
          <w:rPr>
            <w:rStyle w:val="Hyperlink"/>
          </w:rPr>
          <w:t>Balance Retrieval for One Account</w:t>
        </w:r>
        <w:r>
          <w:rPr>
            <w:noProof/>
            <w:webHidden/>
          </w:rPr>
          <w:tab/>
        </w:r>
        <w:r>
          <w:rPr>
            <w:noProof/>
            <w:webHidden/>
          </w:rPr>
          <w:fldChar w:fldCharType="begin"/>
        </w:r>
        <w:r>
          <w:rPr>
            <w:noProof/>
            <w:webHidden/>
          </w:rPr>
          <w:instrText xml:space="preserve"> PAGEREF _Toc28956288 \h </w:instrText>
        </w:r>
      </w:ins>
      <w:r>
        <w:rPr>
          <w:noProof/>
          <w:webHidden/>
        </w:rPr>
      </w:r>
      <w:r>
        <w:rPr>
          <w:noProof/>
          <w:webHidden/>
        </w:rPr>
        <w:fldChar w:fldCharType="separate"/>
      </w:r>
      <w:ins w:id="195" w:author="D'souza, Nigel [2]" w:date="2020-01-03T14:59:00Z">
        <w:r>
          <w:rPr>
            <w:noProof/>
            <w:webHidden/>
          </w:rPr>
          <w:t>56</w:t>
        </w:r>
        <w:r>
          <w:rPr>
            <w:noProof/>
            <w:webHidden/>
          </w:rPr>
          <w:fldChar w:fldCharType="end"/>
        </w:r>
        <w:r w:rsidRPr="00420055">
          <w:rPr>
            <w:rStyle w:val="Hyperlink"/>
          </w:rPr>
          <w:fldChar w:fldCharType="end"/>
        </w:r>
      </w:ins>
    </w:p>
    <w:p w14:paraId="52F73DCB" w14:textId="77777777" w:rsidR="00236DC2" w:rsidRDefault="00236DC2">
      <w:pPr>
        <w:pStyle w:val="TOC2"/>
        <w:tabs>
          <w:tab w:val="left" w:pos="1000"/>
          <w:tab w:val="right" w:leader="dot" w:pos="9620"/>
        </w:tabs>
        <w:rPr>
          <w:ins w:id="196" w:author="D'souza, Nigel [2]" w:date="2020-01-03T14:59:00Z"/>
          <w:rFonts w:asciiTheme="minorHAnsi" w:eastAsiaTheme="minorEastAsia" w:hAnsiTheme="minorHAnsi" w:cstheme="minorBidi"/>
          <w:smallCaps w:val="0"/>
          <w:noProof/>
          <w:sz w:val="22"/>
          <w:szCs w:val="22"/>
          <w:lang w:val="en-US"/>
        </w:rPr>
      </w:pPr>
      <w:ins w:id="197" w:author="D'souza, Nigel [2]" w:date="2020-01-03T14:59:00Z">
        <w:r w:rsidRPr="00420055">
          <w:rPr>
            <w:rStyle w:val="Hyperlink"/>
          </w:rPr>
          <w:fldChar w:fldCharType="begin"/>
        </w:r>
        <w:r w:rsidRPr="00420055">
          <w:rPr>
            <w:rStyle w:val="Hyperlink"/>
          </w:rPr>
          <w:instrText xml:space="preserve"> </w:instrText>
        </w:r>
        <w:r>
          <w:rPr>
            <w:noProof/>
          </w:rPr>
          <w:instrText>HYPERLINK \l "_Toc28956289"</w:instrText>
        </w:r>
        <w:r w:rsidRPr="00420055">
          <w:rPr>
            <w:rStyle w:val="Hyperlink"/>
          </w:rPr>
          <w:instrText xml:space="preserve"> </w:instrText>
        </w:r>
        <w:r w:rsidRPr="00420055">
          <w:rPr>
            <w:rStyle w:val="Hyperlink"/>
          </w:rPr>
          <w:fldChar w:fldCharType="separate"/>
        </w:r>
        <w:r w:rsidRPr="00420055">
          <w:rPr>
            <w:rStyle w:val="Hyperlink"/>
          </w:rPr>
          <w:t>3.2.24.</w:t>
        </w:r>
        <w:r>
          <w:rPr>
            <w:rFonts w:asciiTheme="minorHAnsi" w:eastAsiaTheme="minorEastAsia" w:hAnsiTheme="minorHAnsi" w:cstheme="minorBidi"/>
            <w:smallCaps w:val="0"/>
            <w:noProof/>
            <w:sz w:val="22"/>
            <w:szCs w:val="22"/>
            <w:lang w:val="en-US"/>
          </w:rPr>
          <w:tab/>
        </w:r>
        <w:r w:rsidRPr="00420055">
          <w:rPr>
            <w:rStyle w:val="Hyperlink"/>
          </w:rPr>
          <w:t>Balance Check for One Account</w:t>
        </w:r>
        <w:r>
          <w:rPr>
            <w:noProof/>
            <w:webHidden/>
          </w:rPr>
          <w:tab/>
        </w:r>
        <w:r>
          <w:rPr>
            <w:noProof/>
            <w:webHidden/>
          </w:rPr>
          <w:fldChar w:fldCharType="begin"/>
        </w:r>
        <w:r>
          <w:rPr>
            <w:noProof/>
            <w:webHidden/>
          </w:rPr>
          <w:instrText xml:space="preserve"> PAGEREF _Toc28956289 \h </w:instrText>
        </w:r>
      </w:ins>
      <w:r>
        <w:rPr>
          <w:noProof/>
          <w:webHidden/>
        </w:rPr>
      </w:r>
      <w:r>
        <w:rPr>
          <w:noProof/>
          <w:webHidden/>
        </w:rPr>
        <w:fldChar w:fldCharType="separate"/>
      </w:r>
      <w:ins w:id="198" w:author="D'souza, Nigel [2]" w:date="2020-01-03T14:59:00Z">
        <w:r>
          <w:rPr>
            <w:noProof/>
            <w:webHidden/>
          </w:rPr>
          <w:t>57</w:t>
        </w:r>
        <w:r>
          <w:rPr>
            <w:noProof/>
            <w:webHidden/>
          </w:rPr>
          <w:fldChar w:fldCharType="end"/>
        </w:r>
        <w:r w:rsidRPr="00420055">
          <w:rPr>
            <w:rStyle w:val="Hyperlink"/>
          </w:rPr>
          <w:fldChar w:fldCharType="end"/>
        </w:r>
      </w:ins>
    </w:p>
    <w:p w14:paraId="720A6464" w14:textId="77777777" w:rsidR="00236DC2" w:rsidRDefault="00236DC2">
      <w:pPr>
        <w:pStyle w:val="TOC2"/>
        <w:tabs>
          <w:tab w:val="left" w:pos="1000"/>
          <w:tab w:val="right" w:leader="dot" w:pos="9620"/>
        </w:tabs>
        <w:rPr>
          <w:ins w:id="199" w:author="D'souza, Nigel [2]" w:date="2020-01-03T14:59:00Z"/>
          <w:rFonts w:asciiTheme="minorHAnsi" w:eastAsiaTheme="minorEastAsia" w:hAnsiTheme="minorHAnsi" w:cstheme="minorBidi"/>
          <w:smallCaps w:val="0"/>
          <w:noProof/>
          <w:sz w:val="22"/>
          <w:szCs w:val="22"/>
          <w:lang w:val="en-US"/>
        </w:rPr>
      </w:pPr>
      <w:ins w:id="200" w:author="D'souza, Nigel [2]" w:date="2020-01-03T14:59:00Z">
        <w:r w:rsidRPr="00420055">
          <w:rPr>
            <w:rStyle w:val="Hyperlink"/>
          </w:rPr>
          <w:fldChar w:fldCharType="begin"/>
        </w:r>
        <w:r w:rsidRPr="00420055">
          <w:rPr>
            <w:rStyle w:val="Hyperlink"/>
          </w:rPr>
          <w:instrText xml:space="preserve"> </w:instrText>
        </w:r>
        <w:r>
          <w:rPr>
            <w:noProof/>
          </w:rPr>
          <w:instrText>HYPERLINK \l "_Toc28956290"</w:instrText>
        </w:r>
        <w:r w:rsidRPr="00420055">
          <w:rPr>
            <w:rStyle w:val="Hyperlink"/>
          </w:rPr>
          <w:instrText xml:space="preserve"> </w:instrText>
        </w:r>
        <w:r w:rsidRPr="00420055">
          <w:rPr>
            <w:rStyle w:val="Hyperlink"/>
          </w:rPr>
          <w:fldChar w:fldCharType="separate"/>
        </w:r>
        <w:r w:rsidRPr="00420055">
          <w:rPr>
            <w:rStyle w:val="Hyperlink"/>
          </w:rPr>
          <w:t>3.2.25.</w:t>
        </w:r>
        <w:r>
          <w:rPr>
            <w:rFonts w:asciiTheme="minorHAnsi" w:eastAsiaTheme="minorEastAsia" w:hAnsiTheme="minorHAnsi" w:cstheme="minorBidi"/>
            <w:smallCaps w:val="0"/>
            <w:noProof/>
            <w:sz w:val="22"/>
            <w:szCs w:val="22"/>
            <w:lang w:val="en-US"/>
          </w:rPr>
          <w:tab/>
        </w:r>
        <w:r w:rsidRPr="00420055">
          <w:rPr>
            <w:rStyle w:val="Hyperlink"/>
          </w:rPr>
          <w:t>Pre-funding Check</w:t>
        </w:r>
        <w:r>
          <w:rPr>
            <w:noProof/>
            <w:webHidden/>
          </w:rPr>
          <w:tab/>
        </w:r>
        <w:r>
          <w:rPr>
            <w:noProof/>
            <w:webHidden/>
          </w:rPr>
          <w:fldChar w:fldCharType="begin"/>
        </w:r>
        <w:r>
          <w:rPr>
            <w:noProof/>
            <w:webHidden/>
          </w:rPr>
          <w:instrText xml:space="preserve"> PAGEREF _Toc28956290 \h </w:instrText>
        </w:r>
      </w:ins>
      <w:r>
        <w:rPr>
          <w:noProof/>
          <w:webHidden/>
        </w:rPr>
      </w:r>
      <w:r>
        <w:rPr>
          <w:noProof/>
          <w:webHidden/>
        </w:rPr>
        <w:fldChar w:fldCharType="separate"/>
      </w:r>
      <w:ins w:id="201" w:author="D'souza, Nigel [2]" w:date="2020-01-03T14:59:00Z">
        <w:r>
          <w:rPr>
            <w:noProof/>
            <w:webHidden/>
          </w:rPr>
          <w:t>57</w:t>
        </w:r>
        <w:r>
          <w:rPr>
            <w:noProof/>
            <w:webHidden/>
          </w:rPr>
          <w:fldChar w:fldCharType="end"/>
        </w:r>
        <w:r w:rsidRPr="00420055">
          <w:rPr>
            <w:rStyle w:val="Hyperlink"/>
          </w:rPr>
          <w:fldChar w:fldCharType="end"/>
        </w:r>
      </w:ins>
    </w:p>
    <w:p w14:paraId="13BA53C1" w14:textId="77777777" w:rsidR="00236DC2" w:rsidRDefault="00236DC2">
      <w:pPr>
        <w:pStyle w:val="TOC2"/>
        <w:tabs>
          <w:tab w:val="left" w:pos="1000"/>
          <w:tab w:val="right" w:leader="dot" w:pos="9620"/>
        </w:tabs>
        <w:rPr>
          <w:ins w:id="202" w:author="D'souza, Nigel [2]" w:date="2020-01-03T14:59:00Z"/>
          <w:rFonts w:asciiTheme="minorHAnsi" w:eastAsiaTheme="minorEastAsia" w:hAnsiTheme="minorHAnsi" w:cstheme="minorBidi"/>
          <w:smallCaps w:val="0"/>
          <w:noProof/>
          <w:sz w:val="22"/>
          <w:szCs w:val="22"/>
          <w:lang w:val="en-US"/>
        </w:rPr>
      </w:pPr>
      <w:ins w:id="203" w:author="D'souza, Nigel [2]" w:date="2020-01-03T14:59:00Z">
        <w:r w:rsidRPr="00420055">
          <w:rPr>
            <w:rStyle w:val="Hyperlink"/>
          </w:rPr>
          <w:fldChar w:fldCharType="begin"/>
        </w:r>
        <w:r w:rsidRPr="00420055">
          <w:rPr>
            <w:rStyle w:val="Hyperlink"/>
          </w:rPr>
          <w:instrText xml:space="preserve"> </w:instrText>
        </w:r>
        <w:r>
          <w:rPr>
            <w:noProof/>
          </w:rPr>
          <w:instrText>HYPERLINK \l "_Toc28956291"</w:instrText>
        </w:r>
        <w:r w:rsidRPr="00420055">
          <w:rPr>
            <w:rStyle w:val="Hyperlink"/>
          </w:rPr>
          <w:instrText xml:space="preserve"> </w:instrText>
        </w:r>
        <w:r w:rsidRPr="00420055">
          <w:rPr>
            <w:rStyle w:val="Hyperlink"/>
          </w:rPr>
          <w:fldChar w:fldCharType="separate"/>
        </w:r>
        <w:r w:rsidRPr="00420055">
          <w:rPr>
            <w:rStyle w:val="Hyperlink"/>
          </w:rPr>
          <w:t>3.2.26.</w:t>
        </w:r>
        <w:r>
          <w:rPr>
            <w:rFonts w:asciiTheme="minorHAnsi" w:eastAsiaTheme="minorEastAsia" w:hAnsiTheme="minorHAnsi" w:cstheme="minorBidi"/>
            <w:smallCaps w:val="0"/>
            <w:noProof/>
            <w:sz w:val="22"/>
            <w:szCs w:val="22"/>
            <w:lang w:val="en-US"/>
          </w:rPr>
          <w:tab/>
        </w:r>
        <w:r w:rsidRPr="00420055">
          <w:rPr>
            <w:rStyle w:val="Hyperlink"/>
          </w:rPr>
          <w:t>Get Real-Time Rate</w:t>
        </w:r>
        <w:r>
          <w:rPr>
            <w:noProof/>
            <w:webHidden/>
          </w:rPr>
          <w:tab/>
        </w:r>
        <w:r>
          <w:rPr>
            <w:noProof/>
            <w:webHidden/>
          </w:rPr>
          <w:fldChar w:fldCharType="begin"/>
        </w:r>
        <w:r>
          <w:rPr>
            <w:noProof/>
            <w:webHidden/>
          </w:rPr>
          <w:instrText xml:space="preserve"> PAGEREF _Toc28956291 \h </w:instrText>
        </w:r>
      </w:ins>
      <w:r>
        <w:rPr>
          <w:noProof/>
          <w:webHidden/>
        </w:rPr>
      </w:r>
      <w:r>
        <w:rPr>
          <w:noProof/>
          <w:webHidden/>
        </w:rPr>
        <w:fldChar w:fldCharType="separate"/>
      </w:r>
      <w:ins w:id="204" w:author="D'souza, Nigel [2]" w:date="2020-01-03T14:59:00Z">
        <w:r>
          <w:rPr>
            <w:noProof/>
            <w:webHidden/>
          </w:rPr>
          <w:t>58</w:t>
        </w:r>
        <w:r>
          <w:rPr>
            <w:noProof/>
            <w:webHidden/>
          </w:rPr>
          <w:fldChar w:fldCharType="end"/>
        </w:r>
        <w:r w:rsidRPr="00420055">
          <w:rPr>
            <w:rStyle w:val="Hyperlink"/>
          </w:rPr>
          <w:fldChar w:fldCharType="end"/>
        </w:r>
      </w:ins>
    </w:p>
    <w:p w14:paraId="6E2BDDAA" w14:textId="77777777" w:rsidR="00236DC2" w:rsidRDefault="00236DC2">
      <w:pPr>
        <w:pStyle w:val="TOC2"/>
        <w:tabs>
          <w:tab w:val="left" w:pos="1000"/>
          <w:tab w:val="right" w:leader="dot" w:pos="9620"/>
        </w:tabs>
        <w:rPr>
          <w:ins w:id="205" w:author="D'souza, Nigel [2]" w:date="2020-01-03T14:59:00Z"/>
          <w:rFonts w:asciiTheme="minorHAnsi" w:eastAsiaTheme="minorEastAsia" w:hAnsiTheme="minorHAnsi" w:cstheme="minorBidi"/>
          <w:smallCaps w:val="0"/>
          <w:noProof/>
          <w:sz w:val="22"/>
          <w:szCs w:val="22"/>
          <w:lang w:val="en-US"/>
        </w:rPr>
      </w:pPr>
      <w:ins w:id="206" w:author="D'souza, Nigel [2]" w:date="2020-01-03T14:59:00Z">
        <w:r w:rsidRPr="00420055">
          <w:rPr>
            <w:rStyle w:val="Hyperlink"/>
          </w:rPr>
          <w:fldChar w:fldCharType="begin"/>
        </w:r>
        <w:r w:rsidRPr="00420055">
          <w:rPr>
            <w:rStyle w:val="Hyperlink"/>
          </w:rPr>
          <w:instrText xml:space="preserve"> </w:instrText>
        </w:r>
        <w:r>
          <w:rPr>
            <w:noProof/>
          </w:rPr>
          <w:instrText>HYPERLINK \l "_Toc28956292"</w:instrText>
        </w:r>
        <w:r w:rsidRPr="00420055">
          <w:rPr>
            <w:rStyle w:val="Hyperlink"/>
          </w:rPr>
          <w:instrText xml:space="preserve"> </w:instrText>
        </w:r>
        <w:r w:rsidRPr="00420055">
          <w:rPr>
            <w:rStyle w:val="Hyperlink"/>
          </w:rPr>
          <w:fldChar w:fldCharType="separate"/>
        </w:r>
        <w:r w:rsidRPr="00420055">
          <w:rPr>
            <w:rStyle w:val="Hyperlink"/>
          </w:rPr>
          <w:t>3.2.27.</w:t>
        </w:r>
        <w:r>
          <w:rPr>
            <w:rFonts w:asciiTheme="minorHAnsi" w:eastAsiaTheme="minorEastAsia" w:hAnsiTheme="minorHAnsi" w:cstheme="minorBidi"/>
            <w:smallCaps w:val="0"/>
            <w:noProof/>
            <w:sz w:val="22"/>
            <w:szCs w:val="22"/>
            <w:lang w:val="en-US"/>
          </w:rPr>
          <w:tab/>
        </w:r>
        <w:r w:rsidRPr="00420055">
          <w:rPr>
            <w:rStyle w:val="Hyperlink"/>
          </w:rPr>
          <w:t>Perform FX Trade</w:t>
        </w:r>
        <w:r>
          <w:rPr>
            <w:noProof/>
            <w:webHidden/>
          </w:rPr>
          <w:tab/>
        </w:r>
        <w:r>
          <w:rPr>
            <w:noProof/>
            <w:webHidden/>
          </w:rPr>
          <w:fldChar w:fldCharType="begin"/>
        </w:r>
        <w:r>
          <w:rPr>
            <w:noProof/>
            <w:webHidden/>
          </w:rPr>
          <w:instrText xml:space="preserve"> PAGEREF _Toc28956292 \h </w:instrText>
        </w:r>
      </w:ins>
      <w:r>
        <w:rPr>
          <w:noProof/>
          <w:webHidden/>
        </w:rPr>
      </w:r>
      <w:r>
        <w:rPr>
          <w:noProof/>
          <w:webHidden/>
        </w:rPr>
        <w:fldChar w:fldCharType="separate"/>
      </w:r>
      <w:ins w:id="207" w:author="D'souza, Nigel [2]" w:date="2020-01-03T14:59:00Z">
        <w:r>
          <w:rPr>
            <w:noProof/>
            <w:webHidden/>
          </w:rPr>
          <w:t>58</w:t>
        </w:r>
        <w:r>
          <w:rPr>
            <w:noProof/>
            <w:webHidden/>
          </w:rPr>
          <w:fldChar w:fldCharType="end"/>
        </w:r>
        <w:r w:rsidRPr="00420055">
          <w:rPr>
            <w:rStyle w:val="Hyperlink"/>
          </w:rPr>
          <w:fldChar w:fldCharType="end"/>
        </w:r>
      </w:ins>
    </w:p>
    <w:p w14:paraId="23E3B8B2" w14:textId="77777777" w:rsidR="00236DC2" w:rsidRDefault="00236DC2">
      <w:pPr>
        <w:pStyle w:val="TOC2"/>
        <w:tabs>
          <w:tab w:val="left" w:pos="1000"/>
          <w:tab w:val="right" w:leader="dot" w:pos="9620"/>
        </w:tabs>
        <w:rPr>
          <w:ins w:id="208" w:author="D'souza, Nigel [2]" w:date="2020-01-03T14:59:00Z"/>
          <w:rFonts w:asciiTheme="minorHAnsi" w:eastAsiaTheme="minorEastAsia" w:hAnsiTheme="minorHAnsi" w:cstheme="minorBidi"/>
          <w:smallCaps w:val="0"/>
          <w:noProof/>
          <w:sz w:val="22"/>
          <w:szCs w:val="22"/>
          <w:lang w:val="en-US"/>
        </w:rPr>
      </w:pPr>
      <w:ins w:id="209" w:author="D'souza, Nigel [2]" w:date="2020-01-03T14:59:00Z">
        <w:r w:rsidRPr="00420055">
          <w:rPr>
            <w:rStyle w:val="Hyperlink"/>
          </w:rPr>
          <w:fldChar w:fldCharType="begin"/>
        </w:r>
        <w:r w:rsidRPr="00420055">
          <w:rPr>
            <w:rStyle w:val="Hyperlink"/>
          </w:rPr>
          <w:instrText xml:space="preserve"> </w:instrText>
        </w:r>
        <w:r>
          <w:rPr>
            <w:noProof/>
          </w:rPr>
          <w:instrText>HYPERLINK \l "_Toc28956293"</w:instrText>
        </w:r>
        <w:r w:rsidRPr="00420055">
          <w:rPr>
            <w:rStyle w:val="Hyperlink"/>
          </w:rPr>
          <w:instrText xml:space="preserve"> </w:instrText>
        </w:r>
        <w:r w:rsidRPr="00420055">
          <w:rPr>
            <w:rStyle w:val="Hyperlink"/>
          </w:rPr>
          <w:fldChar w:fldCharType="separate"/>
        </w:r>
        <w:r w:rsidRPr="00420055">
          <w:rPr>
            <w:rStyle w:val="Hyperlink"/>
          </w:rPr>
          <w:t>3.2.28.</w:t>
        </w:r>
        <w:r>
          <w:rPr>
            <w:rFonts w:asciiTheme="minorHAnsi" w:eastAsiaTheme="minorEastAsia" w:hAnsiTheme="minorHAnsi" w:cstheme="minorBidi"/>
            <w:smallCaps w:val="0"/>
            <w:noProof/>
            <w:sz w:val="22"/>
            <w:szCs w:val="22"/>
            <w:lang w:val="en-US"/>
          </w:rPr>
          <w:tab/>
        </w:r>
        <w:r w:rsidRPr="00420055">
          <w:rPr>
            <w:rStyle w:val="Hyperlink"/>
          </w:rPr>
          <w:t>Validate Contract</w:t>
        </w:r>
        <w:r>
          <w:rPr>
            <w:noProof/>
            <w:webHidden/>
          </w:rPr>
          <w:tab/>
        </w:r>
        <w:r>
          <w:rPr>
            <w:noProof/>
            <w:webHidden/>
          </w:rPr>
          <w:fldChar w:fldCharType="begin"/>
        </w:r>
        <w:r>
          <w:rPr>
            <w:noProof/>
            <w:webHidden/>
          </w:rPr>
          <w:instrText xml:space="preserve"> PAGEREF _Toc28956293 \h </w:instrText>
        </w:r>
      </w:ins>
      <w:r>
        <w:rPr>
          <w:noProof/>
          <w:webHidden/>
        </w:rPr>
      </w:r>
      <w:r>
        <w:rPr>
          <w:noProof/>
          <w:webHidden/>
        </w:rPr>
        <w:fldChar w:fldCharType="separate"/>
      </w:r>
      <w:ins w:id="210" w:author="D'souza, Nigel [2]" w:date="2020-01-03T14:59:00Z">
        <w:r>
          <w:rPr>
            <w:noProof/>
            <w:webHidden/>
          </w:rPr>
          <w:t>58</w:t>
        </w:r>
        <w:r>
          <w:rPr>
            <w:noProof/>
            <w:webHidden/>
          </w:rPr>
          <w:fldChar w:fldCharType="end"/>
        </w:r>
        <w:r w:rsidRPr="00420055">
          <w:rPr>
            <w:rStyle w:val="Hyperlink"/>
          </w:rPr>
          <w:fldChar w:fldCharType="end"/>
        </w:r>
      </w:ins>
    </w:p>
    <w:p w14:paraId="72315AE7" w14:textId="77777777" w:rsidR="00236DC2" w:rsidRDefault="00236DC2">
      <w:pPr>
        <w:pStyle w:val="TOC2"/>
        <w:tabs>
          <w:tab w:val="left" w:pos="1000"/>
          <w:tab w:val="right" w:leader="dot" w:pos="9620"/>
        </w:tabs>
        <w:rPr>
          <w:ins w:id="211" w:author="D'souza, Nigel [2]" w:date="2020-01-03T14:59:00Z"/>
          <w:rFonts w:asciiTheme="minorHAnsi" w:eastAsiaTheme="minorEastAsia" w:hAnsiTheme="minorHAnsi" w:cstheme="minorBidi"/>
          <w:smallCaps w:val="0"/>
          <w:noProof/>
          <w:sz w:val="22"/>
          <w:szCs w:val="22"/>
          <w:lang w:val="en-US"/>
        </w:rPr>
      </w:pPr>
      <w:ins w:id="212" w:author="D'souza, Nigel [2]" w:date="2020-01-03T14:59:00Z">
        <w:r w:rsidRPr="00420055">
          <w:rPr>
            <w:rStyle w:val="Hyperlink"/>
          </w:rPr>
          <w:fldChar w:fldCharType="begin"/>
        </w:r>
        <w:r w:rsidRPr="00420055">
          <w:rPr>
            <w:rStyle w:val="Hyperlink"/>
          </w:rPr>
          <w:instrText xml:space="preserve"> </w:instrText>
        </w:r>
        <w:r>
          <w:rPr>
            <w:noProof/>
          </w:rPr>
          <w:instrText>HYPERLINK \l "_Toc28956423"</w:instrText>
        </w:r>
        <w:r w:rsidRPr="00420055">
          <w:rPr>
            <w:rStyle w:val="Hyperlink"/>
          </w:rPr>
          <w:instrText xml:space="preserve"> </w:instrText>
        </w:r>
        <w:r w:rsidRPr="00420055">
          <w:rPr>
            <w:rStyle w:val="Hyperlink"/>
          </w:rPr>
          <w:fldChar w:fldCharType="separate"/>
        </w:r>
        <w:r w:rsidRPr="00420055">
          <w:rPr>
            <w:rStyle w:val="Hyperlink"/>
          </w:rPr>
          <w:t>3.2.29.</w:t>
        </w:r>
        <w:r>
          <w:rPr>
            <w:rFonts w:asciiTheme="minorHAnsi" w:eastAsiaTheme="minorEastAsia" w:hAnsiTheme="minorHAnsi" w:cstheme="minorBidi"/>
            <w:smallCaps w:val="0"/>
            <w:noProof/>
            <w:sz w:val="22"/>
            <w:szCs w:val="22"/>
            <w:lang w:val="en-US"/>
          </w:rPr>
          <w:tab/>
        </w:r>
        <w:r w:rsidRPr="00420055">
          <w:rPr>
            <w:rStyle w:val="Hyperlink"/>
          </w:rPr>
          <w:t>Get Obligation per Obligators (P3)</w:t>
        </w:r>
        <w:r>
          <w:rPr>
            <w:noProof/>
            <w:webHidden/>
          </w:rPr>
          <w:tab/>
        </w:r>
        <w:r>
          <w:rPr>
            <w:noProof/>
            <w:webHidden/>
          </w:rPr>
          <w:fldChar w:fldCharType="begin"/>
        </w:r>
        <w:r>
          <w:rPr>
            <w:noProof/>
            <w:webHidden/>
          </w:rPr>
          <w:instrText xml:space="preserve"> PAGEREF _Toc28956423 \h </w:instrText>
        </w:r>
      </w:ins>
      <w:r>
        <w:rPr>
          <w:noProof/>
          <w:webHidden/>
        </w:rPr>
      </w:r>
      <w:r>
        <w:rPr>
          <w:noProof/>
          <w:webHidden/>
        </w:rPr>
        <w:fldChar w:fldCharType="separate"/>
      </w:r>
      <w:ins w:id="213" w:author="D'souza, Nigel [2]" w:date="2020-01-03T14:59:00Z">
        <w:r>
          <w:rPr>
            <w:noProof/>
            <w:webHidden/>
          </w:rPr>
          <w:t>59</w:t>
        </w:r>
        <w:r>
          <w:rPr>
            <w:noProof/>
            <w:webHidden/>
          </w:rPr>
          <w:fldChar w:fldCharType="end"/>
        </w:r>
        <w:r w:rsidRPr="00420055">
          <w:rPr>
            <w:rStyle w:val="Hyperlink"/>
          </w:rPr>
          <w:fldChar w:fldCharType="end"/>
        </w:r>
      </w:ins>
    </w:p>
    <w:p w14:paraId="6A7952BE" w14:textId="77777777" w:rsidR="00236DC2" w:rsidRDefault="00236DC2">
      <w:pPr>
        <w:pStyle w:val="TOC2"/>
        <w:tabs>
          <w:tab w:val="left" w:pos="800"/>
          <w:tab w:val="right" w:leader="dot" w:pos="9620"/>
        </w:tabs>
        <w:rPr>
          <w:ins w:id="214" w:author="D'souza, Nigel [2]" w:date="2020-01-03T14:59:00Z"/>
          <w:rFonts w:asciiTheme="minorHAnsi" w:eastAsiaTheme="minorEastAsia" w:hAnsiTheme="minorHAnsi" w:cstheme="minorBidi"/>
          <w:smallCaps w:val="0"/>
          <w:noProof/>
          <w:sz w:val="22"/>
          <w:szCs w:val="22"/>
          <w:lang w:val="en-US"/>
        </w:rPr>
      </w:pPr>
      <w:ins w:id="215" w:author="D'souza, Nigel [2]" w:date="2020-01-03T14:59:00Z">
        <w:r w:rsidRPr="00420055">
          <w:rPr>
            <w:rStyle w:val="Hyperlink"/>
          </w:rPr>
          <w:fldChar w:fldCharType="begin"/>
        </w:r>
        <w:r w:rsidRPr="00420055">
          <w:rPr>
            <w:rStyle w:val="Hyperlink"/>
          </w:rPr>
          <w:instrText xml:space="preserve"> </w:instrText>
        </w:r>
        <w:r>
          <w:rPr>
            <w:noProof/>
          </w:rPr>
          <w:instrText>HYPERLINK \l "_Toc28956424"</w:instrText>
        </w:r>
        <w:r w:rsidRPr="00420055">
          <w:rPr>
            <w:rStyle w:val="Hyperlink"/>
          </w:rPr>
          <w:instrText xml:space="preserve"> </w:instrText>
        </w:r>
        <w:r w:rsidRPr="00420055">
          <w:rPr>
            <w:rStyle w:val="Hyperlink"/>
          </w:rPr>
          <w:fldChar w:fldCharType="separate"/>
        </w:r>
        <w:r w:rsidRPr="00420055">
          <w:rPr>
            <w:rStyle w:val="Hyperlink"/>
          </w:rPr>
          <w:t>3.3.</w:t>
        </w:r>
        <w:r>
          <w:rPr>
            <w:rFonts w:asciiTheme="minorHAnsi" w:eastAsiaTheme="minorEastAsia" w:hAnsiTheme="minorHAnsi" w:cstheme="minorBidi"/>
            <w:smallCaps w:val="0"/>
            <w:noProof/>
            <w:sz w:val="22"/>
            <w:szCs w:val="22"/>
            <w:lang w:val="en-US"/>
          </w:rPr>
          <w:tab/>
        </w:r>
        <w:r w:rsidRPr="00420055">
          <w:rPr>
            <w:rStyle w:val="Hyperlink"/>
          </w:rPr>
          <w:t>Asynchronous Message Interfaces</w:t>
        </w:r>
        <w:r>
          <w:rPr>
            <w:noProof/>
            <w:webHidden/>
          </w:rPr>
          <w:tab/>
        </w:r>
        <w:r>
          <w:rPr>
            <w:noProof/>
            <w:webHidden/>
          </w:rPr>
          <w:fldChar w:fldCharType="begin"/>
        </w:r>
        <w:r>
          <w:rPr>
            <w:noProof/>
            <w:webHidden/>
          </w:rPr>
          <w:instrText xml:space="preserve"> PAGEREF _Toc28956424 \h </w:instrText>
        </w:r>
      </w:ins>
      <w:r>
        <w:rPr>
          <w:noProof/>
          <w:webHidden/>
        </w:rPr>
      </w:r>
      <w:r>
        <w:rPr>
          <w:noProof/>
          <w:webHidden/>
        </w:rPr>
        <w:fldChar w:fldCharType="separate"/>
      </w:r>
      <w:ins w:id="216" w:author="D'souza, Nigel [2]" w:date="2020-01-03T14:59:00Z">
        <w:r>
          <w:rPr>
            <w:noProof/>
            <w:webHidden/>
          </w:rPr>
          <w:t>60</w:t>
        </w:r>
        <w:r>
          <w:rPr>
            <w:noProof/>
            <w:webHidden/>
          </w:rPr>
          <w:fldChar w:fldCharType="end"/>
        </w:r>
        <w:r w:rsidRPr="00420055">
          <w:rPr>
            <w:rStyle w:val="Hyperlink"/>
          </w:rPr>
          <w:fldChar w:fldCharType="end"/>
        </w:r>
      </w:ins>
    </w:p>
    <w:p w14:paraId="4B68228E" w14:textId="77777777" w:rsidR="00236DC2" w:rsidRDefault="00236DC2">
      <w:pPr>
        <w:pStyle w:val="TOC2"/>
        <w:tabs>
          <w:tab w:val="left" w:pos="1000"/>
          <w:tab w:val="right" w:leader="dot" w:pos="9620"/>
        </w:tabs>
        <w:rPr>
          <w:ins w:id="217" w:author="D'souza, Nigel [2]" w:date="2020-01-03T14:59:00Z"/>
          <w:rFonts w:asciiTheme="minorHAnsi" w:eastAsiaTheme="minorEastAsia" w:hAnsiTheme="minorHAnsi" w:cstheme="minorBidi"/>
          <w:smallCaps w:val="0"/>
          <w:noProof/>
          <w:sz w:val="22"/>
          <w:szCs w:val="22"/>
          <w:lang w:val="en-US"/>
        </w:rPr>
      </w:pPr>
      <w:ins w:id="218" w:author="D'souza, Nigel [2]" w:date="2020-01-03T14:59:00Z">
        <w:r w:rsidRPr="00420055">
          <w:rPr>
            <w:rStyle w:val="Hyperlink"/>
          </w:rPr>
          <w:fldChar w:fldCharType="begin"/>
        </w:r>
        <w:r w:rsidRPr="00420055">
          <w:rPr>
            <w:rStyle w:val="Hyperlink"/>
          </w:rPr>
          <w:instrText xml:space="preserve"> </w:instrText>
        </w:r>
        <w:r>
          <w:rPr>
            <w:noProof/>
          </w:rPr>
          <w:instrText>HYPERLINK \l "_Toc28956425"</w:instrText>
        </w:r>
        <w:r w:rsidRPr="00420055">
          <w:rPr>
            <w:rStyle w:val="Hyperlink"/>
          </w:rPr>
          <w:instrText xml:space="preserve"> </w:instrText>
        </w:r>
        <w:r w:rsidRPr="00420055">
          <w:rPr>
            <w:rStyle w:val="Hyperlink"/>
          </w:rPr>
          <w:fldChar w:fldCharType="separate"/>
        </w:r>
        <w:r w:rsidRPr="00420055">
          <w:rPr>
            <w:rStyle w:val="Hyperlink"/>
          </w:rPr>
          <w:t>3.3.1.</w:t>
        </w:r>
        <w:r>
          <w:rPr>
            <w:rFonts w:asciiTheme="minorHAnsi" w:eastAsiaTheme="minorEastAsia" w:hAnsiTheme="minorHAnsi" w:cstheme="minorBidi"/>
            <w:smallCaps w:val="0"/>
            <w:noProof/>
            <w:sz w:val="22"/>
            <w:szCs w:val="22"/>
            <w:lang w:val="en-US"/>
          </w:rPr>
          <w:tab/>
        </w:r>
        <w:r w:rsidRPr="00420055">
          <w:rPr>
            <w:rStyle w:val="Hyperlink"/>
          </w:rPr>
          <w:t>Wire Initiation and Confirmation</w:t>
        </w:r>
        <w:r>
          <w:rPr>
            <w:noProof/>
            <w:webHidden/>
          </w:rPr>
          <w:tab/>
        </w:r>
        <w:r>
          <w:rPr>
            <w:noProof/>
            <w:webHidden/>
          </w:rPr>
          <w:fldChar w:fldCharType="begin"/>
        </w:r>
        <w:r>
          <w:rPr>
            <w:noProof/>
            <w:webHidden/>
          </w:rPr>
          <w:instrText xml:space="preserve"> PAGEREF _Toc28956425 \h </w:instrText>
        </w:r>
      </w:ins>
      <w:r>
        <w:rPr>
          <w:noProof/>
          <w:webHidden/>
        </w:rPr>
      </w:r>
      <w:r>
        <w:rPr>
          <w:noProof/>
          <w:webHidden/>
        </w:rPr>
        <w:fldChar w:fldCharType="separate"/>
      </w:r>
      <w:ins w:id="219" w:author="D'souza, Nigel [2]" w:date="2020-01-03T14:59:00Z">
        <w:r>
          <w:rPr>
            <w:noProof/>
            <w:webHidden/>
          </w:rPr>
          <w:t>61</w:t>
        </w:r>
        <w:r>
          <w:rPr>
            <w:noProof/>
            <w:webHidden/>
          </w:rPr>
          <w:fldChar w:fldCharType="end"/>
        </w:r>
        <w:r w:rsidRPr="00420055">
          <w:rPr>
            <w:rStyle w:val="Hyperlink"/>
          </w:rPr>
          <w:fldChar w:fldCharType="end"/>
        </w:r>
      </w:ins>
    </w:p>
    <w:p w14:paraId="75029220" w14:textId="77777777" w:rsidR="00236DC2" w:rsidRDefault="00236DC2">
      <w:pPr>
        <w:pStyle w:val="TOC2"/>
        <w:tabs>
          <w:tab w:val="left" w:pos="1000"/>
          <w:tab w:val="right" w:leader="dot" w:pos="9620"/>
        </w:tabs>
        <w:rPr>
          <w:ins w:id="220" w:author="D'souza, Nigel [2]" w:date="2020-01-03T14:59:00Z"/>
          <w:rFonts w:asciiTheme="minorHAnsi" w:eastAsiaTheme="minorEastAsia" w:hAnsiTheme="minorHAnsi" w:cstheme="minorBidi"/>
          <w:smallCaps w:val="0"/>
          <w:noProof/>
          <w:sz w:val="22"/>
          <w:szCs w:val="22"/>
          <w:lang w:val="en-US"/>
        </w:rPr>
      </w:pPr>
      <w:ins w:id="221" w:author="D'souza, Nigel [2]" w:date="2020-01-03T14:59:00Z">
        <w:r w:rsidRPr="00420055">
          <w:rPr>
            <w:rStyle w:val="Hyperlink"/>
          </w:rPr>
          <w:fldChar w:fldCharType="begin"/>
        </w:r>
        <w:r w:rsidRPr="00420055">
          <w:rPr>
            <w:rStyle w:val="Hyperlink"/>
          </w:rPr>
          <w:instrText xml:space="preserve"> </w:instrText>
        </w:r>
        <w:r>
          <w:rPr>
            <w:noProof/>
          </w:rPr>
          <w:instrText>HYPERLINK \l "_Toc28956426"</w:instrText>
        </w:r>
        <w:r w:rsidRPr="00420055">
          <w:rPr>
            <w:rStyle w:val="Hyperlink"/>
          </w:rPr>
          <w:instrText xml:space="preserve"> </w:instrText>
        </w:r>
        <w:r w:rsidRPr="00420055">
          <w:rPr>
            <w:rStyle w:val="Hyperlink"/>
          </w:rPr>
          <w:fldChar w:fldCharType="separate"/>
        </w:r>
        <w:r w:rsidRPr="00420055">
          <w:rPr>
            <w:rStyle w:val="Hyperlink"/>
          </w:rPr>
          <w:t>3.3.2.</w:t>
        </w:r>
        <w:r>
          <w:rPr>
            <w:rFonts w:asciiTheme="minorHAnsi" w:eastAsiaTheme="minorEastAsia" w:hAnsiTheme="minorHAnsi" w:cstheme="minorBidi"/>
            <w:smallCaps w:val="0"/>
            <w:noProof/>
            <w:sz w:val="22"/>
            <w:szCs w:val="22"/>
            <w:lang w:val="en-US"/>
          </w:rPr>
          <w:tab/>
        </w:r>
        <w:r w:rsidRPr="00420055">
          <w:rPr>
            <w:rStyle w:val="Hyperlink"/>
          </w:rPr>
          <w:t>Customer Provisioning – Receive ((MIGRATION))</w:t>
        </w:r>
        <w:r>
          <w:rPr>
            <w:noProof/>
            <w:webHidden/>
          </w:rPr>
          <w:tab/>
        </w:r>
        <w:r>
          <w:rPr>
            <w:noProof/>
            <w:webHidden/>
          </w:rPr>
          <w:fldChar w:fldCharType="begin"/>
        </w:r>
        <w:r>
          <w:rPr>
            <w:noProof/>
            <w:webHidden/>
          </w:rPr>
          <w:instrText xml:space="preserve"> PAGEREF _Toc28956426 \h </w:instrText>
        </w:r>
      </w:ins>
      <w:r>
        <w:rPr>
          <w:noProof/>
          <w:webHidden/>
        </w:rPr>
      </w:r>
      <w:r>
        <w:rPr>
          <w:noProof/>
          <w:webHidden/>
        </w:rPr>
        <w:fldChar w:fldCharType="separate"/>
      </w:r>
      <w:ins w:id="222" w:author="D'souza, Nigel [2]" w:date="2020-01-03T14:59:00Z">
        <w:r>
          <w:rPr>
            <w:noProof/>
            <w:webHidden/>
          </w:rPr>
          <w:t>62</w:t>
        </w:r>
        <w:r>
          <w:rPr>
            <w:noProof/>
            <w:webHidden/>
          </w:rPr>
          <w:fldChar w:fldCharType="end"/>
        </w:r>
        <w:r w:rsidRPr="00420055">
          <w:rPr>
            <w:rStyle w:val="Hyperlink"/>
          </w:rPr>
          <w:fldChar w:fldCharType="end"/>
        </w:r>
      </w:ins>
    </w:p>
    <w:p w14:paraId="7EACCF15" w14:textId="77777777" w:rsidR="00236DC2" w:rsidRDefault="00236DC2">
      <w:pPr>
        <w:pStyle w:val="TOC2"/>
        <w:tabs>
          <w:tab w:val="left" w:pos="1000"/>
          <w:tab w:val="right" w:leader="dot" w:pos="9620"/>
        </w:tabs>
        <w:rPr>
          <w:ins w:id="223" w:author="D'souza, Nigel [2]" w:date="2020-01-03T14:59:00Z"/>
          <w:rFonts w:asciiTheme="minorHAnsi" w:eastAsiaTheme="minorEastAsia" w:hAnsiTheme="minorHAnsi" w:cstheme="minorBidi"/>
          <w:smallCaps w:val="0"/>
          <w:noProof/>
          <w:sz w:val="22"/>
          <w:szCs w:val="22"/>
          <w:lang w:val="en-US"/>
        </w:rPr>
      </w:pPr>
      <w:ins w:id="224" w:author="D'souza, Nigel [2]" w:date="2020-01-03T14:59:00Z">
        <w:r w:rsidRPr="00420055">
          <w:rPr>
            <w:rStyle w:val="Hyperlink"/>
          </w:rPr>
          <w:fldChar w:fldCharType="begin"/>
        </w:r>
        <w:r w:rsidRPr="00420055">
          <w:rPr>
            <w:rStyle w:val="Hyperlink"/>
          </w:rPr>
          <w:instrText xml:space="preserve"> </w:instrText>
        </w:r>
        <w:r>
          <w:rPr>
            <w:noProof/>
          </w:rPr>
          <w:instrText>HYPERLINK \l "_Toc28956427"</w:instrText>
        </w:r>
        <w:r w:rsidRPr="00420055">
          <w:rPr>
            <w:rStyle w:val="Hyperlink"/>
          </w:rPr>
          <w:instrText xml:space="preserve"> </w:instrText>
        </w:r>
        <w:r w:rsidRPr="00420055">
          <w:rPr>
            <w:rStyle w:val="Hyperlink"/>
          </w:rPr>
          <w:fldChar w:fldCharType="separate"/>
        </w:r>
        <w:r w:rsidRPr="00420055">
          <w:rPr>
            <w:rStyle w:val="Hyperlink"/>
          </w:rPr>
          <w:t>3.3.3.</w:t>
        </w:r>
        <w:r>
          <w:rPr>
            <w:rFonts w:asciiTheme="minorHAnsi" w:eastAsiaTheme="minorEastAsia" w:hAnsiTheme="minorHAnsi" w:cstheme="minorBidi"/>
            <w:smallCaps w:val="0"/>
            <w:noProof/>
            <w:sz w:val="22"/>
            <w:szCs w:val="22"/>
            <w:lang w:val="en-US"/>
          </w:rPr>
          <w:tab/>
        </w:r>
        <w:r w:rsidRPr="00420055">
          <w:rPr>
            <w:rStyle w:val="Hyperlink"/>
          </w:rPr>
          <w:t>Customer Provisioning – Send (Not in Scope)</w:t>
        </w:r>
        <w:r>
          <w:rPr>
            <w:noProof/>
            <w:webHidden/>
          </w:rPr>
          <w:tab/>
        </w:r>
        <w:r>
          <w:rPr>
            <w:noProof/>
            <w:webHidden/>
          </w:rPr>
          <w:fldChar w:fldCharType="begin"/>
        </w:r>
        <w:r>
          <w:rPr>
            <w:noProof/>
            <w:webHidden/>
          </w:rPr>
          <w:instrText xml:space="preserve"> PAGEREF _Toc28956427 \h </w:instrText>
        </w:r>
      </w:ins>
      <w:r>
        <w:rPr>
          <w:noProof/>
          <w:webHidden/>
        </w:rPr>
      </w:r>
      <w:r>
        <w:rPr>
          <w:noProof/>
          <w:webHidden/>
        </w:rPr>
        <w:fldChar w:fldCharType="separate"/>
      </w:r>
      <w:ins w:id="225" w:author="D'souza, Nigel [2]" w:date="2020-01-03T14:59:00Z">
        <w:r>
          <w:rPr>
            <w:noProof/>
            <w:webHidden/>
          </w:rPr>
          <w:t>63</w:t>
        </w:r>
        <w:r>
          <w:rPr>
            <w:noProof/>
            <w:webHidden/>
          </w:rPr>
          <w:fldChar w:fldCharType="end"/>
        </w:r>
        <w:r w:rsidRPr="00420055">
          <w:rPr>
            <w:rStyle w:val="Hyperlink"/>
          </w:rPr>
          <w:fldChar w:fldCharType="end"/>
        </w:r>
      </w:ins>
    </w:p>
    <w:p w14:paraId="46914367" w14:textId="77777777" w:rsidR="00236DC2" w:rsidRDefault="00236DC2">
      <w:pPr>
        <w:pStyle w:val="TOC2"/>
        <w:tabs>
          <w:tab w:val="left" w:pos="1000"/>
          <w:tab w:val="right" w:leader="dot" w:pos="9620"/>
        </w:tabs>
        <w:rPr>
          <w:ins w:id="226" w:author="D'souza, Nigel [2]" w:date="2020-01-03T14:59:00Z"/>
          <w:rFonts w:asciiTheme="minorHAnsi" w:eastAsiaTheme="minorEastAsia" w:hAnsiTheme="minorHAnsi" w:cstheme="minorBidi"/>
          <w:smallCaps w:val="0"/>
          <w:noProof/>
          <w:sz w:val="22"/>
          <w:szCs w:val="22"/>
          <w:lang w:val="en-US"/>
        </w:rPr>
      </w:pPr>
      <w:ins w:id="227" w:author="D'souza, Nigel [2]" w:date="2020-01-03T14:59:00Z">
        <w:r w:rsidRPr="00420055">
          <w:rPr>
            <w:rStyle w:val="Hyperlink"/>
          </w:rPr>
          <w:fldChar w:fldCharType="begin"/>
        </w:r>
        <w:r w:rsidRPr="00420055">
          <w:rPr>
            <w:rStyle w:val="Hyperlink"/>
          </w:rPr>
          <w:instrText xml:space="preserve"> </w:instrText>
        </w:r>
        <w:r>
          <w:rPr>
            <w:noProof/>
          </w:rPr>
          <w:instrText>HYPERLINK \l "_Toc28956428"</w:instrText>
        </w:r>
        <w:r w:rsidRPr="00420055">
          <w:rPr>
            <w:rStyle w:val="Hyperlink"/>
          </w:rPr>
          <w:instrText xml:space="preserve"> </w:instrText>
        </w:r>
        <w:r w:rsidRPr="00420055">
          <w:rPr>
            <w:rStyle w:val="Hyperlink"/>
          </w:rPr>
          <w:fldChar w:fldCharType="separate"/>
        </w:r>
        <w:r w:rsidRPr="00420055">
          <w:rPr>
            <w:rStyle w:val="Hyperlink"/>
          </w:rPr>
          <w:t>3.3.4.</w:t>
        </w:r>
        <w:r>
          <w:rPr>
            <w:rFonts w:asciiTheme="minorHAnsi" w:eastAsiaTheme="minorEastAsia" w:hAnsiTheme="minorHAnsi" w:cstheme="minorBidi"/>
            <w:smallCaps w:val="0"/>
            <w:noProof/>
            <w:sz w:val="22"/>
            <w:szCs w:val="22"/>
            <w:lang w:val="en-US"/>
          </w:rPr>
          <w:tab/>
        </w:r>
        <w:r w:rsidRPr="00420055">
          <w:rPr>
            <w:rStyle w:val="Hyperlink"/>
          </w:rPr>
          <w:t>User Provisioning and Entitlements – Receive (MIGRATION)</w:t>
        </w:r>
        <w:r>
          <w:rPr>
            <w:noProof/>
            <w:webHidden/>
          </w:rPr>
          <w:tab/>
        </w:r>
        <w:r>
          <w:rPr>
            <w:noProof/>
            <w:webHidden/>
          </w:rPr>
          <w:fldChar w:fldCharType="begin"/>
        </w:r>
        <w:r>
          <w:rPr>
            <w:noProof/>
            <w:webHidden/>
          </w:rPr>
          <w:instrText xml:space="preserve"> PAGEREF _Toc28956428 \h </w:instrText>
        </w:r>
      </w:ins>
      <w:r>
        <w:rPr>
          <w:noProof/>
          <w:webHidden/>
        </w:rPr>
      </w:r>
      <w:r>
        <w:rPr>
          <w:noProof/>
          <w:webHidden/>
        </w:rPr>
        <w:fldChar w:fldCharType="separate"/>
      </w:r>
      <w:ins w:id="228" w:author="D'souza, Nigel [2]" w:date="2020-01-03T14:59:00Z">
        <w:r>
          <w:rPr>
            <w:noProof/>
            <w:webHidden/>
          </w:rPr>
          <w:t>64</w:t>
        </w:r>
        <w:r>
          <w:rPr>
            <w:noProof/>
            <w:webHidden/>
          </w:rPr>
          <w:fldChar w:fldCharType="end"/>
        </w:r>
        <w:r w:rsidRPr="00420055">
          <w:rPr>
            <w:rStyle w:val="Hyperlink"/>
          </w:rPr>
          <w:fldChar w:fldCharType="end"/>
        </w:r>
      </w:ins>
    </w:p>
    <w:p w14:paraId="4DD39A1D" w14:textId="77777777" w:rsidR="00236DC2" w:rsidRDefault="00236DC2">
      <w:pPr>
        <w:pStyle w:val="TOC2"/>
        <w:tabs>
          <w:tab w:val="left" w:pos="1000"/>
          <w:tab w:val="right" w:leader="dot" w:pos="9620"/>
        </w:tabs>
        <w:rPr>
          <w:ins w:id="229" w:author="D'souza, Nigel [2]" w:date="2020-01-03T14:59:00Z"/>
          <w:rFonts w:asciiTheme="minorHAnsi" w:eastAsiaTheme="minorEastAsia" w:hAnsiTheme="minorHAnsi" w:cstheme="minorBidi"/>
          <w:smallCaps w:val="0"/>
          <w:noProof/>
          <w:sz w:val="22"/>
          <w:szCs w:val="22"/>
          <w:lang w:val="en-US"/>
        </w:rPr>
      </w:pPr>
      <w:ins w:id="230" w:author="D'souza, Nigel [2]" w:date="2020-01-03T14:59:00Z">
        <w:r w:rsidRPr="00420055">
          <w:rPr>
            <w:rStyle w:val="Hyperlink"/>
          </w:rPr>
          <w:fldChar w:fldCharType="begin"/>
        </w:r>
        <w:r w:rsidRPr="00420055">
          <w:rPr>
            <w:rStyle w:val="Hyperlink"/>
          </w:rPr>
          <w:instrText xml:space="preserve"> </w:instrText>
        </w:r>
        <w:r>
          <w:rPr>
            <w:noProof/>
          </w:rPr>
          <w:instrText>HYPERLINK \l "_Toc28956429"</w:instrText>
        </w:r>
        <w:r w:rsidRPr="00420055">
          <w:rPr>
            <w:rStyle w:val="Hyperlink"/>
          </w:rPr>
          <w:instrText xml:space="preserve"> </w:instrText>
        </w:r>
        <w:r w:rsidRPr="00420055">
          <w:rPr>
            <w:rStyle w:val="Hyperlink"/>
          </w:rPr>
          <w:fldChar w:fldCharType="separate"/>
        </w:r>
        <w:r w:rsidRPr="00420055">
          <w:rPr>
            <w:rStyle w:val="Hyperlink"/>
          </w:rPr>
          <w:t>3.3.5.</w:t>
        </w:r>
        <w:r>
          <w:rPr>
            <w:rFonts w:asciiTheme="minorHAnsi" w:eastAsiaTheme="minorEastAsia" w:hAnsiTheme="minorHAnsi" w:cstheme="minorBidi"/>
            <w:smallCaps w:val="0"/>
            <w:noProof/>
            <w:sz w:val="22"/>
            <w:szCs w:val="22"/>
            <w:lang w:val="en-US"/>
          </w:rPr>
          <w:tab/>
        </w:r>
        <w:r w:rsidRPr="00420055">
          <w:rPr>
            <w:rStyle w:val="Hyperlink"/>
          </w:rPr>
          <w:t>User Provisioning and Entitlements – Send (Not in Scope)</w:t>
        </w:r>
        <w:r>
          <w:rPr>
            <w:noProof/>
            <w:webHidden/>
          </w:rPr>
          <w:tab/>
        </w:r>
        <w:r>
          <w:rPr>
            <w:noProof/>
            <w:webHidden/>
          </w:rPr>
          <w:fldChar w:fldCharType="begin"/>
        </w:r>
        <w:r>
          <w:rPr>
            <w:noProof/>
            <w:webHidden/>
          </w:rPr>
          <w:instrText xml:space="preserve"> PAGEREF _Toc28956429 \h </w:instrText>
        </w:r>
      </w:ins>
      <w:r>
        <w:rPr>
          <w:noProof/>
          <w:webHidden/>
        </w:rPr>
      </w:r>
      <w:r>
        <w:rPr>
          <w:noProof/>
          <w:webHidden/>
        </w:rPr>
        <w:fldChar w:fldCharType="separate"/>
      </w:r>
      <w:ins w:id="231" w:author="D'souza, Nigel [2]" w:date="2020-01-03T14:59:00Z">
        <w:r>
          <w:rPr>
            <w:noProof/>
            <w:webHidden/>
          </w:rPr>
          <w:t>65</w:t>
        </w:r>
        <w:r>
          <w:rPr>
            <w:noProof/>
            <w:webHidden/>
          </w:rPr>
          <w:fldChar w:fldCharType="end"/>
        </w:r>
        <w:r w:rsidRPr="00420055">
          <w:rPr>
            <w:rStyle w:val="Hyperlink"/>
          </w:rPr>
          <w:fldChar w:fldCharType="end"/>
        </w:r>
      </w:ins>
    </w:p>
    <w:p w14:paraId="49CC2041" w14:textId="77777777" w:rsidR="00236DC2" w:rsidRDefault="00236DC2">
      <w:pPr>
        <w:pStyle w:val="TOC2"/>
        <w:tabs>
          <w:tab w:val="left" w:pos="1000"/>
          <w:tab w:val="right" w:leader="dot" w:pos="9620"/>
        </w:tabs>
        <w:rPr>
          <w:ins w:id="232" w:author="D'souza, Nigel [2]" w:date="2020-01-03T14:59:00Z"/>
          <w:rFonts w:asciiTheme="minorHAnsi" w:eastAsiaTheme="minorEastAsia" w:hAnsiTheme="minorHAnsi" w:cstheme="minorBidi"/>
          <w:smallCaps w:val="0"/>
          <w:noProof/>
          <w:sz w:val="22"/>
          <w:szCs w:val="22"/>
          <w:lang w:val="en-US"/>
        </w:rPr>
      </w:pPr>
      <w:ins w:id="233" w:author="D'souza, Nigel [2]" w:date="2020-01-03T14:59:00Z">
        <w:r w:rsidRPr="00420055">
          <w:rPr>
            <w:rStyle w:val="Hyperlink"/>
          </w:rPr>
          <w:fldChar w:fldCharType="begin"/>
        </w:r>
        <w:r w:rsidRPr="00420055">
          <w:rPr>
            <w:rStyle w:val="Hyperlink"/>
          </w:rPr>
          <w:instrText xml:space="preserve"> </w:instrText>
        </w:r>
        <w:r>
          <w:rPr>
            <w:noProof/>
          </w:rPr>
          <w:instrText>HYPERLINK \l "_Toc28956430"</w:instrText>
        </w:r>
        <w:r w:rsidRPr="00420055">
          <w:rPr>
            <w:rStyle w:val="Hyperlink"/>
          </w:rPr>
          <w:instrText xml:space="preserve"> </w:instrText>
        </w:r>
        <w:r w:rsidRPr="00420055">
          <w:rPr>
            <w:rStyle w:val="Hyperlink"/>
          </w:rPr>
          <w:fldChar w:fldCharType="separate"/>
        </w:r>
        <w:r w:rsidRPr="00420055">
          <w:rPr>
            <w:rStyle w:val="Hyperlink"/>
          </w:rPr>
          <w:t>3.3.6.</w:t>
        </w:r>
        <w:r>
          <w:rPr>
            <w:rFonts w:asciiTheme="minorHAnsi" w:eastAsiaTheme="minorEastAsia" w:hAnsiTheme="minorHAnsi" w:cstheme="minorBidi"/>
            <w:smallCaps w:val="0"/>
            <w:noProof/>
            <w:sz w:val="22"/>
            <w:szCs w:val="22"/>
            <w:lang w:val="en-US"/>
          </w:rPr>
          <w:tab/>
        </w:r>
        <w:r w:rsidRPr="00420055">
          <w:rPr>
            <w:rStyle w:val="Hyperlink"/>
          </w:rPr>
          <w:t>ISO20022 Payments Extract (covered elsewhere)</w:t>
        </w:r>
        <w:r>
          <w:rPr>
            <w:noProof/>
            <w:webHidden/>
          </w:rPr>
          <w:tab/>
        </w:r>
        <w:r>
          <w:rPr>
            <w:noProof/>
            <w:webHidden/>
          </w:rPr>
          <w:fldChar w:fldCharType="begin"/>
        </w:r>
        <w:r>
          <w:rPr>
            <w:noProof/>
            <w:webHidden/>
          </w:rPr>
          <w:instrText xml:space="preserve"> PAGEREF _Toc28956430 \h </w:instrText>
        </w:r>
      </w:ins>
      <w:r>
        <w:rPr>
          <w:noProof/>
          <w:webHidden/>
        </w:rPr>
      </w:r>
      <w:r>
        <w:rPr>
          <w:noProof/>
          <w:webHidden/>
        </w:rPr>
        <w:fldChar w:fldCharType="separate"/>
      </w:r>
      <w:ins w:id="234" w:author="D'souza, Nigel [2]" w:date="2020-01-03T14:59:00Z">
        <w:r>
          <w:rPr>
            <w:noProof/>
            <w:webHidden/>
          </w:rPr>
          <w:t>65</w:t>
        </w:r>
        <w:r>
          <w:rPr>
            <w:noProof/>
            <w:webHidden/>
          </w:rPr>
          <w:fldChar w:fldCharType="end"/>
        </w:r>
        <w:r w:rsidRPr="00420055">
          <w:rPr>
            <w:rStyle w:val="Hyperlink"/>
          </w:rPr>
          <w:fldChar w:fldCharType="end"/>
        </w:r>
      </w:ins>
    </w:p>
    <w:p w14:paraId="36FE2FA9" w14:textId="77777777" w:rsidR="00236DC2" w:rsidRDefault="00236DC2">
      <w:pPr>
        <w:pStyle w:val="TOC2"/>
        <w:tabs>
          <w:tab w:val="left" w:pos="1000"/>
          <w:tab w:val="right" w:leader="dot" w:pos="9620"/>
        </w:tabs>
        <w:rPr>
          <w:ins w:id="235" w:author="D'souza, Nigel [2]" w:date="2020-01-03T14:59:00Z"/>
          <w:rFonts w:asciiTheme="minorHAnsi" w:eastAsiaTheme="minorEastAsia" w:hAnsiTheme="minorHAnsi" w:cstheme="minorBidi"/>
          <w:smallCaps w:val="0"/>
          <w:noProof/>
          <w:sz w:val="22"/>
          <w:szCs w:val="22"/>
          <w:lang w:val="en-US"/>
        </w:rPr>
      </w:pPr>
      <w:ins w:id="236" w:author="D'souza, Nigel [2]" w:date="2020-01-03T14:59:00Z">
        <w:r w:rsidRPr="00420055">
          <w:rPr>
            <w:rStyle w:val="Hyperlink"/>
          </w:rPr>
          <w:fldChar w:fldCharType="begin"/>
        </w:r>
        <w:r w:rsidRPr="00420055">
          <w:rPr>
            <w:rStyle w:val="Hyperlink"/>
          </w:rPr>
          <w:instrText xml:space="preserve"> </w:instrText>
        </w:r>
        <w:r>
          <w:rPr>
            <w:noProof/>
          </w:rPr>
          <w:instrText>HYPERLINK \l "_Toc28956431"</w:instrText>
        </w:r>
        <w:r w:rsidRPr="00420055">
          <w:rPr>
            <w:rStyle w:val="Hyperlink"/>
          </w:rPr>
          <w:instrText xml:space="preserve"> </w:instrText>
        </w:r>
        <w:r w:rsidRPr="00420055">
          <w:rPr>
            <w:rStyle w:val="Hyperlink"/>
          </w:rPr>
          <w:fldChar w:fldCharType="separate"/>
        </w:r>
        <w:r w:rsidRPr="00420055">
          <w:rPr>
            <w:rStyle w:val="Hyperlink"/>
          </w:rPr>
          <w:t>3.3.7.</w:t>
        </w:r>
        <w:r>
          <w:rPr>
            <w:rFonts w:asciiTheme="minorHAnsi" w:eastAsiaTheme="minorEastAsia" w:hAnsiTheme="minorHAnsi" w:cstheme="minorBidi"/>
            <w:smallCaps w:val="0"/>
            <w:noProof/>
            <w:sz w:val="22"/>
            <w:szCs w:val="22"/>
            <w:lang w:val="en-US"/>
          </w:rPr>
          <w:tab/>
        </w:r>
        <w:r w:rsidRPr="00420055">
          <w:rPr>
            <w:rStyle w:val="Hyperlink"/>
          </w:rPr>
          <w:t>Multi-Bank Extract</w:t>
        </w:r>
        <w:r>
          <w:rPr>
            <w:noProof/>
            <w:webHidden/>
          </w:rPr>
          <w:tab/>
        </w:r>
        <w:r>
          <w:rPr>
            <w:noProof/>
            <w:webHidden/>
          </w:rPr>
          <w:fldChar w:fldCharType="begin"/>
        </w:r>
        <w:r>
          <w:rPr>
            <w:noProof/>
            <w:webHidden/>
          </w:rPr>
          <w:instrText xml:space="preserve"> PAGEREF _Toc28956431 \h </w:instrText>
        </w:r>
      </w:ins>
      <w:r>
        <w:rPr>
          <w:noProof/>
          <w:webHidden/>
        </w:rPr>
      </w:r>
      <w:r>
        <w:rPr>
          <w:noProof/>
          <w:webHidden/>
        </w:rPr>
        <w:fldChar w:fldCharType="separate"/>
      </w:r>
      <w:ins w:id="237" w:author="D'souza, Nigel [2]" w:date="2020-01-03T14:59:00Z">
        <w:r>
          <w:rPr>
            <w:noProof/>
            <w:webHidden/>
          </w:rPr>
          <w:t>66</w:t>
        </w:r>
        <w:r>
          <w:rPr>
            <w:noProof/>
            <w:webHidden/>
          </w:rPr>
          <w:fldChar w:fldCharType="end"/>
        </w:r>
        <w:r w:rsidRPr="00420055">
          <w:rPr>
            <w:rStyle w:val="Hyperlink"/>
          </w:rPr>
          <w:fldChar w:fldCharType="end"/>
        </w:r>
      </w:ins>
    </w:p>
    <w:p w14:paraId="50773C43" w14:textId="77777777" w:rsidR="00236DC2" w:rsidRDefault="00236DC2">
      <w:pPr>
        <w:pStyle w:val="TOC2"/>
        <w:tabs>
          <w:tab w:val="left" w:pos="1000"/>
          <w:tab w:val="right" w:leader="dot" w:pos="9620"/>
        </w:tabs>
        <w:rPr>
          <w:ins w:id="238" w:author="D'souza, Nigel [2]" w:date="2020-01-03T14:59:00Z"/>
          <w:rFonts w:asciiTheme="minorHAnsi" w:eastAsiaTheme="minorEastAsia" w:hAnsiTheme="minorHAnsi" w:cstheme="minorBidi"/>
          <w:smallCaps w:val="0"/>
          <w:noProof/>
          <w:sz w:val="22"/>
          <w:szCs w:val="22"/>
          <w:lang w:val="en-US"/>
        </w:rPr>
      </w:pPr>
      <w:ins w:id="239" w:author="D'souza, Nigel [2]" w:date="2020-01-03T14:59:00Z">
        <w:r w:rsidRPr="00420055">
          <w:rPr>
            <w:rStyle w:val="Hyperlink"/>
          </w:rPr>
          <w:fldChar w:fldCharType="begin"/>
        </w:r>
        <w:r w:rsidRPr="00420055">
          <w:rPr>
            <w:rStyle w:val="Hyperlink"/>
          </w:rPr>
          <w:instrText xml:space="preserve"> </w:instrText>
        </w:r>
        <w:r>
          <w:rPr>
            <w:noProof/>
          </w:rPr>
          <w:instrText>HYPERLINK \l "_Toc28956432"</w:instrText>
        </w:r>
        <w:r w:rsidRPr="00420055">
          <w:rPr>
            <w:rStyle w:val="Hyperlink"/>
          </w:rPr>
          <w:instrText xml:space="preserve"> </w:instrText>
        </w:r>
        <w:r w:rsidRPr="00420055">
          <w:rPr>
            <w:rStyle w:val="Hyperlink"/>
          </w:rPr>
          <w:fldChar w:fldCharType="separate"/>
        </w:r>
        <w:r w:rsidRPr="00420055">
          <w:rPr>
            <w:rStyle w:val="Hyperlink"/>
            <w:highlight w:val="yellow"/>
          </w:rPr>
          <w:t>3.3.8.</w:t>
        </w:r>
        <w:r>
          <w:rPr>
            <w:rFonts w:asciiTheme="minorHAnsi" w:eastAsiaTheme="minorEastAsia" w:hAnsiTheme="minorHAnsi" w:cstheme="minorBidi"/>
            <w:smallCaps w:val="0"/>
            <w:noProof/>
            <w:sz w:val="22"/>
            <w:szCs w:val="22"/>
            <w:lang w:val="en-US"/>
          </w:rPr>
          <w:tab/>
        </w:r>
        <w:r w:rsidRPr="00420055">
          <w:rPr>
            <w:rStyle w:val="Hyperlink"/>
            <w:highlight w:val="yellow"/>
          </w:rPr>
          <w:t>Receive SWIFT Statements and Advices – MultiBank Reporting (P2)</w:t>
        </w:r>
        <w:r>
          <w:rPr>
            <w:noProof/>
            <w:webHidden/>
          </w:rPr>
          <w:tab/>
        </w:r>
        <w:r>
          <w:rPr>
            <w:noProof/>
            <w:webHidden/>
          </w:rPr>
          <w:fldChar w:fldCharType="begin"/>
        </w:r>
        <w:r>
          <w:rPr>
            <w:noProof/>
            <w:webHidden/>
          </w:rPr>
          <w:instrText xml:space="preserve"> PAGEREF _Toc28956432 \h </w:instrText>
        </w:r>
      </w:ins>
      <w:r>
        <w:rPr>
          <w:noProof/>
          <w:webHidden/>
        </w:rPr>
      </w:r>
      <w:r>
        <w:rPr>
          <w:noProof/>
          <w:webHidden/>
        </w:rPr>
        <w:fldChar w:fldCharType="separate"/>
      </w:r>
      <w:ins w:id="240" w:author="D'souza, Nigel [2]" w:date="2020-01-03T14:59:00Z">
        <w:r>
          <w:rPr>
            <w:noProof/>
            <w:webHidden/>
          </w:rPr>
          <w:t>67</w:t>
        </w:r>
        <w:r>
          <w:rPr>
            <w:noProof/>
            <w:webHidden/>
          </w:rPr>
          <w:fldChar w:fldCharType="end"/>
        </w:r>
        <w:r w:rsidRPr="00420055">
          <w:rPr>
            <w:rStyle w:val="Hyperlink"/>
          </w:rPr>
          <w:fldChar w:fldCharType="end"/>
        </w:r>
      </w:ins>
    </w:p>
    <w:p w14:paraId="094FB654" w14:textId="77777777" w:rsidR="00236DC2" w:rsidRDefault="00236DC2">
      <w:pPr>
        <w:pStyle w:val="TOC2"/>
        <w:tabs>
          <w:tab w:val="left" w:pos="1000"/>
          <w:tab w:val="right" w:leader="dot" w:pos="9620"/>
        </w:tabs>
        <w:rPr>
          <w:ins w:id="241" w:author="D'souza, Nigel [2]" w:date="2020-01-03T14:59:00Z"/>
          <w:rFonts w:asciiTheme="minorHAnsi" w:eastAsiaTheme="minorEastAsia" w:hAnsiTheme="minorHAnsi" w:cstheme="minorBidi"/>
          <w:smallCaps w:val="0"/>
          <w:noProof/>
          <w:sz w:val="22"/>
          <w:szCs w:val="22"/>
          <w:lang w:val="en-US"/>
        </w:rPr>
      </w:pPr>
      <w:ins w:id="242" w:author="D'souza, Nigel [2]" w:date="2020-01-03T14:59:00Z">
        <w:r w:rsidRPr="00420055">
          <w:rPr>
            <w:rStyle w:val="Hyperlink"/>
          </w:rPr>
          <w:fldChar w:fldCharType="begin"/>
        </w:r>
        <w:r w:rsidRPr="00420055">
          <w:rPr>
            <w:rStyle w:val="Hyperlink"/>
          </w:rPr>
          <w:instrText xml:space="preserve"> </w:instrText>
        </w:r>
        <w:r>
          <w:rPr>
            <w:noProof/>
          </w:rPr>
          <w:instrText>HYPERLINK \l "_Toc28956433"</w:instrText>
        </w:r>
        <w:r w:rsidRPr="00420055">
          <w:rPr>
            <w:rStyle w:val="Hyperlink"/>
          </w:rPr>
          <w:instrText xml:space="preserve"> </w:instrText>
        </w:r>
        <w:r w:rsidRPr="00420055">
          <w:rPr>
            <w:rStyle w:val="Hyperlink"/>
          </w:rPr>
          <w:fldChar w:fldCharType="separate"/>
        </w:r>
        <w:r w:rsidRPr="00420055">
          <w:rPr>
            <w:rStyle w:val="Hyperlink"/>
          </w:rPr>
          <w:t>3.3.9.</w:t>
        </w:r>
        <w:r>
          <w:rPr>
            <w:rFonts w:asciiTheme="minorHAnsi" w:eastAsiaTheme="minorEastAsia" w:hAnsiTheme="minorHAnsi" w:cstheme="minorBidi"/>
            <w:smallCaps w:val="0"/>
            <w:noProof/>
            <w:sz w:val="22"/>
            <w:szCs w:val="22"/>
            <w:lang w:val="en-US"/>
          </w:rPr>
          <w:tab/>
        </w:r>
        <w:r w:rsidRPr="00420055">
          <w:rPr>
            <w:rStyle w:val="Hyperlink"/>
          </w:rPr>
          <w:t>Load Alerts</w:t>
        </w:r>
        <w:r>
          <w:rPr>
            <w:noProof/>
            <w:webHidden/>
          </w:rPr>
          <w:tab/>
        </w:r>
        <w:r>
          <w:rPr>
            <w:noProof/>
            <w:webHidden/>
          </w:rPr>
          <w:fldChar w:fldCharType="begin"/>
        </w:r>
        <w:r>
          <w:rPr>
            <w:noProof/>
            <w:webHidden/>
          </w:rPr>
          <w:instrText xml:space="preserve"> PAGEREF _Toc28956433 \h </w:instrText>
        </w:r>
      </w:ins>
      <w:r>
        <w:rPr>
          <w:noProof/>
          <w:webHidden/>
        </w:rPr>
      </w:r>
      <w:r>
        <w:rPr>
          <w:noProof/>
          <w:webHidden/>
        </w:rPr>
        <w:fldChar w:fldCharType="separate"/>
      </w:r>
      <w:ins w:id="243" w:author="D'souza, Nigel [2]" w:date="2020-01-03T14:59:00Z">
        <w:r>
          <w:rPr>
            <w:noProof/>
            <w:webHidden/>
          </w:rPr>
          <w:t>68</w:t>
        </w:r>
        <w:r>
          <w:rPr>
            <w:noProof/>
            <w:webHidden/>
          </w:rPr>
          <w:fldChar w:fldCharType="end"/>
        </w:r>
        <w:r w:rsidRPr="00420055">
          <w:rPr>
            <w:rStyle w:val="Hyperlink"/>
          </w:rPr>
          <w:fldChar w:fldCharType="end"/>
        </w:r>
      </w:ins>
    </w:p>
    <w:p w14:paraId="52125BC7" w14:textId="77777777" w:rsidR="00236DC2" w:rsidRDefault="00236DC2">
      <w:pPr>
        <w:pStyle w:val="TOC2"/>
        <w:tabs>
          <w:tab w:val="left" w:pos="1000"/>
          <w:tab w:val="right" w:leader="dot" w:pos="9620"/>
        </w:tabs>
        <w:rPr>
          <w:ins w:id="244" w:author="D'souza, Nigel [2]" w:date="2020-01-03T14:59:00Z"/>
          <w:rFonts w:asciiTheme="minorHAnsi" w:eastAsiaTheme="minorEastAsia" w:hAnsiTheme="minorHAnsi" w:cstheme="minorBidi"/>
          <w:smallCaps w:val="0"/>
          <w:noProof/>
          <w:sz w:val="22"/>
          <w:szCs w:val="22"/>
          <w:lang w:val="en-US"/>
        </w:rPr>
      </w:pPr>
      <w:ins w:id="245" w:author="D'souza, Nigel [2]" w:date="2020-01-03T14:59:00Z">
        <w:r w:rsidRPr="00420055">
          <w:rPr>
            <w:rStyle w:val="Hyperlink"/>
          </w:rPr>
          <w:fldChar w:fldCharType="begin"/>
        </w:r>
        <w:r w:rsidRPr="00420055">
          <w:rPr>
            <w:rStyle w:val="Hyperlink"/>
          </w:rPr>
          <w:instrText xml:space="preserve"> </w:instrText>
        </w:r>
        <w:r>
          <w:rPr>
            <w:noProof/>
          </w:rPr>
          <w:instrText>HYPERLINK \l "_Toc28956434"</w:instrText>
        </w:r>
        <w:r w:rsidRPr="00420055">
          <w:rPr>
            <w:rStyle w:val="Hyperlink"/>
          </w:rPr>
          <w:instrText xml:space="preserve"> </w:instrText>
        </w:r>
        <w:r w:rsidRPr="00420055">
          <w:rPr>
            <w:rStyle w:val="Hyperlink"/>
          </w:rPr>
          <w:fldChar w:fldCharType="separate"/>
        </w:r>
        <w:r w:rsidRPr="00420055">
          <w:rPr>
            <w:rStyle w:val="Hyperlink"/>
          </w:rPr>
          <w:t>3.3.10.</w:t>
        </w:r>
        <w:r>
          <w:rPr>
            <w:rFonts w:asciiTheme="minorHAnsi" w:eastAsiaTheme="minorEastAsia" w:hAnsiTheme="minorHAnsi" w:cstheme="minorBidi"/>
            <w:smallCaps w:val="0"/>
            <w:noProof/>
            <w:sz w:val="22"/>
            <w:szCs w:val="22"/>
            <w:lang w:val="en-US"/>
          </w:rPr>
          <w:tab/>
        </w:r>
        <w:r w:rsidRPr="00420055">
          <w:rPr>
            <w:rStyle w:val="Hyperlink"/>
          </w:rPr>
          <w:t>Send RTP Payment (Payment Release) (RTP)</w:t>
        </w:r>
        <w:r>
          <w:rPr>
            <w:noProof/>
            <w:webHidden/>
          </w:rPr>
          <w:tab/>
        </w:r>
        <w:r>
          <w:rPr>
            <w:noProof/>
            <w:webHidden/>
          </w:rPr>
          <w:fldChar w:fldCharType="begin"/>
        </w:r>
        <w:r>
          <w:rPr>
            <w:noProof/>
            <w:webHidden/>
          </w:rPr>
          <w:instrText xml:space="preserve"> PAGEREF _Toc28956434 \h </w:instrText>
        </w:r>
      </w:ins>
      <w:r>
        <w:rPr>
          <w:noProof/>
          <w:webHidden/>
        </w:rPr>
      </w:r>
      <w:r>
        <w:rPr>
          <w:noProof/>
          <w:webHidden/>
        </w:rPr>
        <w:fldChar w:fldCharType="separate"/>
      </w:r>
      <w:ins w:id="246" w:author="D'souza, Nigel [2]" w:date="2020-01-03T14:59:00Z">
        <w:r>
          <w:rPr>
            <w:noProof/>
            <w:webHidden/>
          </w:rPr>
          <w:t>68</w:t>
        </w:r>
        <w:r>
          <w:rPr>
            <w:noProof/>
            <w:webHidden/>
          </w:rPr>
          <w:fldChar w:fldCharType="end"/>
        </w:r>
        <w:r w:rsidRPr="00420055">
          <w:rPr>
            <w:rStyle w:val="Hyperlink"/>
          </w:rPr>
          <w:fldChar w:fldCharType="end"/>
        </w:r>
      </w:ins>
    </w:p>
    <w:p w14:paraId="2557C207" w14:textId="77777777" w:rsidR="00236DC2" w:rsidRDefault="00236DC2">
      <w:pPr>
        <w:pStyle w:val="TOC2"/>
        <w:tabs>
          <w:tab w:val="left" w:pos="1000"/>
          <w:tab w:val="right" w:leader="dot" w:pos="9620"/>
        </w:tabs>
        <w:rPr>
          <w:ins w:id="247" w:author="D'souza, Nigel [2]" w:date="2020-01-03T14:59:00Z"/>
          <w:rFonts w:asciiTheme="minorHAnsi" w:eastAsiaTheme="minorEastAsia" w:hAnsiTheme="minorHAnsi" w:cstheme="minorBidi"/>
          <w:smallCaps w:val="0"/>
          <w:noProof/>
          <w:sz w:val="22"/>
          <w:szCs w:val="22"/>
          <w:lang w:val="en-US"/>
        </w:rPr>
      </w:pPr>
      <w:ins w:id="248" w:author="D'souza, Nigel [2]" w:date="2020-01-03T14:59:00Z">
        <w:r w:rsidRPr="00420055">
          <w:rPr>
            <w:rStyle w:val="Hyperlink"/>
          </w:rPr>
          <w:fldChar w:fldCharType="begin"/>
        </w:r>
        <w:r w:rsidRPr="00420055">
          <w:rPr>
            <w:rStyle w:val="Hyperlink"/>
          </w:rPr>
          <w:instrText xml:space="preserve"> </w:instrText>
        </w:r>
        <w:r>
          <w:rPr>
            <w:noProof/>
          </w:rPr>
          <w:instrText>HYPERLINK \l "_Toc28956435"</w:instrText>
        </w:r>
        <w:r w:rsidRPr="00420055">
          <w:rPr>
            <w:rStyle w:val="Hyperlink"/>
          </w:rPr>
          <w:instrText xml:space="preserve"> </w:instrText>
        </w:r>
        <w:r w:rsidRPr="00420055">
          <w:rPr>
            <w:rStyle w:val="Hyperlink"/>
          </w:rPr>
          <w:fldChar w:fldCharType="separate"/>
        </w:r>
        <w:r w:rsidRPr="00420055">
          <w:rPr>
            <w:rStyle w:val="Hyperlink"/>
          </w:rPr>
          <w:t>3.3.11.</w:t>
        </w:r>
        <w:r>
          <w:rPr>
            <w:rFonts w:asciiTheme="minorHAnsi" w:eastAsiaTheme="minorEastAsia" w:hAnsiTheme="minorHAnsi" w:cstheme="minorBidi"/>
            <w:smallCaps w:val="0"/>
            <w:noProof/>
            <w:sz w:val="22"/>
            <w:szCs w:val="22"/>
            <w:lang w:val="en-US"/>
          </w:rPr>
          <w:tab/>
        </w:r>
        <w:r w:rsidRPr="00420055">
          <w:rPr>
            <w:rStyle w:val="Hyperlink"/>
          </w:rPr>
          <w:t>Receive RTP Confirmation (RTP)</w:t>
        </w:r>
        <w:r>
          <w:rPr>
            <w:noProof/>
            <w:webHidden/>
          </w:rPr>
          <w:tab/>
        </w:r>
        <w:r>
          <w:rPr>
            <w:noProof/>
            <w:webHidden/>
          </w:rPr>
          <w:fldChar w:fldCharType="begin"/>
        </w:r>
        <w:r>
          <w:rPr>
            <w:noProof/>
            <w:webHidden/>
          </w:rPr>
          <w:instrText xml:space="preserve"> PAGEREF _Toc28956435 \h </w:instrText>
        </w:r>
      </w:ins>
      <w:r>
        <w:rPr>
          <w:noProof/>
          <w:webHidden/>
        </w:rPr>
      </w:r>
      <w:r>
        <w:rPr>
          <w:noProof/>
          <w:webHidden/>
        </w:rPr>
        <w:fldChar w:fldCharType="separate"/>
      </w:r>
      <w:ins w:id="249" w:author="D'souza, Nigel [2]" w:date="2020-01-03T14:59:00Z">
        <w:r>
          <w:rPr>
            <w:noProof/>
            <w:webHidden/>
          </w:rPr>
          <w:t>68</w:t>
        </w:r>
        <w:r>
          <w:rPr>
            <w:noProof/>
            <w:webHidden/>
          </w:rPr>
          <w:fldChar w:fldCharType="end"/>
        </w:r>
        <w:r w:rsidRPr="00420055">
          <w:rPr>
            <w:rStyle w:val="Hyperlink"/>
          </w:rPr>
          <w:fldChar w:fldCharType="end"/>
        </w:r>
      </w:ins>
    </w:p>
    <w:p w14:paraId="32BB4D20" w14:textId="77777777" w:rsidR="00236DC2" w:rsidRDefault="00236DC2">
      <w:pPr>
        <w:pStyle w:val="TOC2"/>
        <w:tabs>
          <w:tab w:val="left" w:pos="1000"/>
          <w:tab w:val="right" w:leader="dot" w:pos="9620"/>
        </w:tabs>
        <w:rPr>
          <w:ins w:id="250" w:author="D'souza, Nigel [2]" w:date="2020-01-03T14:59:00Z"/>
          <w:rFonts w:asciiTheme="minorHAnsi" w:eastAsiaTheme="minorEastAsia" w:hAnsiTheme="minorHAnsi" w:cstheme="minorBidi"/>
          <w:smallCaps w:val="0"/>
          <w:noProof/>
          <w:sz w:val="22"/>
          <w:szCs w:val="22"/>
          <w:lang w:val="en-US"/>
        </w:rPr>
      </w:pPr>
      <w:ins w:id="251" w:author="D'souza, Nigel [2]" w:date="2020-01-03T14:59:00Z">
        <w:r w:rsidRPr="00420055">
          <w:rPr>
            <w:rStyle w:val="Hyperlink"/>
          </w:rPr>
          <w:fldChar w:fldCharType="begin"/>
        </w:r>
        <w:r w:rsidRPr="00420055">
          <w:rPr>
            <w:rStyle w:val="Hyperlink"/>
          </w:rPr>
          <w:instrText xml:space="preserve"> </w:instrText>
        </w:r>
        <w:r>
          <w:rPr>
            <w:noProof/>
          </w:rPr>
          <w:instrText>HYPERLINK \l "_Toc28956436"</w:instrText>
        </w:r>
        <w:r w:rsidRPr="00420055">
          <w:rPr>
            <w:rStyle w:val="Hyperlink"/>
          </w:rPr>
          <w:instrText xml:space="preserve"> </w:instrText>
        </w:r>
        <w:r w:rsidRPr="00420055">
          <w:rPr>
            <w:rStyle w:val="Hyperlink"/>
          </w:rPr>
          <w:fldChar w:fldCharType="separate"/>
        </w:r>
        <w:r w:rsidRPr="00420055">
          <w:rPr>
            <w:rStyle w:val="Hyperlink"/>
          </w:rPr>
          <w:t>3.3.12.</w:t>
        </w:r>
        <w:r>
          <w:rPr>
            <w:rFonts w:asciiTheme="minorHAnsi" w:eastAsiaTheme="minorEastAsia" w:hAnsiTheme="minorHAnsi" w:cstheme="minorBidi"/>
            <w:smallCaps w:val="0"/>
            <w:noProof/>
            <w:sz w:val="22"/>
            <w:szCs w:val="22"/>
            <w:lang w:val="en-US"/>
          </w:rPr>
          <w:tab/>
        </w:r>
        <w:r w:rsidRPr="00420055">
          <w:rPr>
            <w:rStyle w:val="Hyperlink"/>
          </w:rPr>
          <w:t>Receive RTP Acknowledgement (RTP)</w:t>
        </w:r>
        <w:r>
          <w:rPr>
            <w:noProof/>
            <w:webHidden/>
          </w:rPr>
          <w:tab/>
        </w:r>
        <w:r>
          <w:rPr>
            <w:noProof/>
            <w:webHidden/>
          </w:rPr>
          <w:fldChar w:fldCharType="begin"/>
        </w:r>
        <w:r>
          <w:rPr>
            <w:noProof/>
            <w:webHidden/>
          </w:rPr>
          <w:instrText xml:space="preserve"> PAGEREF _Toc28956436 \h </w:instrText>
        </w:r>
      </w:ins>
      <w:r>
        <w:rPr>
          <w:noProof/>
          <w:webHidden/>
        </w:rPr>
      </w:r>
      <w:r>
        <w:rPr>
          <w:noProof/>
          <w:webHidden/>
        </w:rPr>
        <w:fldChar w:fldCharType="separate"/>
      </w:r>
      <w:ins w:id="252" w:author="D'souza, Nigel [2]" w:date="2020-01-03T14:59:00Z">
        <w:r>
          <w:rPr>
            <w:noProof/>
            <w:webHidden/>
          </w:rPr>
          <w:t>68</w:t>
        </w:r>
        <w:r>
          <w:rPr>
            <w:noProof/>
            <w:webHidden/>
          </w:rPr>
          <w:fldChar w:fldCharType="end"/>
        </w:r>
        <w:r w:rsidRPr="00420055">
          <w:rPr>
            <w:rStyle w:val="Hyperlink"/>
          </w:rPr>
          <w:fldChar w:fldCharType="end"/>
        </w:r>
      </w:ins>
    </w:p>
    <w:p w14:paraId="568AA282" w14:textId="77777777" w:rsidR="00236DC2" w:rsidRDefault="00236DC2">
      <w:pPr>
        <w:pStyle w:val="TOC2"/>
        <w:tabs>
          <w:tab w:val="left" w:pos="1000"/>
          <w:tab w:val="right" w:leader="dot" w:pos="9620"/>
        </w:tabs>
        <w:rPr>
          <w:ins w:id="253" w:author="D'souza, Nigel [2]" w:date="2020-01-03T14:59:00Z"/>
          <w:rFonts w:asciiTheme="minorHAnsi" w:eastAsiaTheme="minorEastAsia" w:hAnsiTheme="minorHAnsi" w:cstheme="minorBidi"/>
          <w:smallCaps w:val="0"/>
          <w:noProof/>
          <w:sz w:val="22"/>
          <w:szCs w:val="22"/>
          <w:lang w:val="en-US"/>
        </w:rPr>
      </w:pPr>
      <w:ins w:id="254" w:author="D'souza, Nigel [2]" w:date="2020-01-03T14:59:00Z">
        <w:r w:rsidRPr="00420055">
          <w:rPr>
            <w:rStyle w:val="Hyperlink"/>
          </w:rPr>
          <w:fldChar w:fldCharType="begin"/>
        </w:r>
        <w:r w:rsidRPr="00420055">
          <w:rPr>
            <w:rStyle w:val="Hyperlink"/>
          </w:rPr>
          <w:instrText xml:space="preserve"> </w:instrText>
        </w:r>
        <w:r>
          <w:rPr>
            <w:noProof/>
          </w:rPr>
          <w:instrText>HYPERLINK \l "_Toc28956437"</w:instrText>
        </w:r>
        <w:r w:rsidRPr="00420055">
          <w:rPr>
            <w:rStyle w:val="Hyperlink"/>
          </w:rPr>
          <w:instrText xml:space="preserve"> </w:instrText>
        </w:r>
        <w:r w:rsidRPr="00420055">
          <w:rPr>
            <w:rStyle w:val="Hyperlink"/>
          </w:rPr>
          <w:fldChar w:fldCharType="separate"/>
        </w:r>
        <w:r w:rsidRPr="00420055">
          <w:rPr>
            <w:rStyle w:val="Hyperlink"/>
          </w:rPr>
          <w:t>3.3.13.</w:t>
        </w:r>
        <w:r>
          <w:rPr>
            <w:rFonts w:asciiTheme="minorHAnsi" w:eastAsiaTheme="minorEastAsia" w:hAnsiTheme="minorHAnsi" w:cstheme="minorBidi"/>
            <w:smallCaps w:val="0"/>
            <w:noProof/>
            <w:sz w:val="22"/>
            <w:szCs w:val="22"/>
            <w:lang w:val="en-US"/>
          </w:rPr>
          <w:tab/>
        </w:r>
        <w:r w:rsidRPr="00420055">
          <w:rPr>
            <w:rStyle w:val="Hyperlink"/>
          </w:rPr>
          <w:t>Receive Request for Information (RTP)</w:t>
        </w:r>
        <w:r>
          <w:rPr>
            <w:noProof/>
            <w:webHidden/>
          </w:rPr>
          <w:tab/>
        </w:r>
        <w:r>
          <w:rPr>
            <w:noProof/>
            <w:webHidden/>
          </w:rPr>
          <w:fldChar w:fldCharType="begin"/>
        </w:r>
        <w:r>
          <w:rPr>
            <w:noProof/>
            <w:webHidden/>
          </w:rPr>
          <w:instrText xml:space="preserve"> PAGEREF _Toc28956437 \h </w:instrText>
        </w:r>
      </w:ins>
      <w:r>
        <w:rPr>
          <w:noProof/>
          <w:webHidden/>
        </w:rPr>
      </w:r>
      <w:r>
        <w:rPr>
          <w:noProof/>
          <w:webHidden/>
        </w:rPr>
        <w:fldChar w:fldCharType="separate"/>
      </w:r>
      <w:ins w:id="255" w:author="D'souza, Nigel [2]" w:date="2020-01-03T14:59:00Z">
        <w:r>
          <w:rPr>
            <w:noProof/>
            <w:webHidden/>
          </w:rPr>
          <w:t>68</w:t>
        </w:r>
        <w:r>
          <w:rPr>
            <w:noProof/>
            <w:webHidden/>
          </w:rPr>
          <w:fldChar w:fldCharType="end"/>
        </w:r>
        <w:r w:rsidRPr="00420055">
          <w:rPr>
            <w:rStyle w:val="Hyperlink"/>
          </w:rPr>
          <w:fldChar w:fldCharType="end"/>
        </w:r>
      </w:ins>
    </w:p>
    <w:p w14:paraId="1F8945EC" w14:textId="77777777" w:rsidR="00236DC2" w:rsidRDefault="00236DC2">
      <w:pPr>
        <w:pStyle w:val="TOC2"/>
        <w:tabs>
          <w:tab w:val="left" w:pos="1000"/>
          <w:tab w:val="right" w:leader="dot" w:pos="9620"/>
        </w:tabs>
        <w:rPr>
          <w:ins w:id="256" w:author="D'souza, Nigel [2]" w:date="2020-01-03T14:59:00Z"/>
          <w:rFonts w:asciiTheme="minorHAnsi" w:eastAsiaTheme="minorEastAsia" w:hAnsiTheme="minorHAnsi" w:cstheme="minorBidi"/>
          <w:smallCaps w:val="0"/>
          <w:noProof/>
          <w:sz w:val="22"/>
          <w:szCs w:val="22"/>
          <w:lang w:val="en-US"/>
        </w:rPr>
      </w:pPr>
      <w:ins w:id="257" w:author="D'souza, Nigel [2]" w:date="2020-01-03T14:59:00Z">
        <w:r w:rsidRPr="00420055">
          <w:rPr>
            <w:rStyle w:val="Hyperlink"/>
          </w:rPr>
          <w:fldChar w:fldCharType="begin"/>
        </w:r>
        <w:r w:rsidRPr="00420055">
          <w:rPr>
            <w:rStyle w:val="Hyperlink"/>
          </w:rPr>
          <w:instrText xml:space="preserve"> </w:instrText>
        </w:r>
        <w:r>
          <w:rPr>
            <w:noProof/>
          </w:rPr>
          <w:instrText>HYPERLINK \l "_Toc28956438"</w:instrText>
        </w:r>
        <w:r w:rsidRPr="00420055">
          <w:rPr>
            <w:rStyle w:val="Hyperlink"/>
          </w:rPr>
          <w:instrText xml:space="preserve"> </w:instrText>
        </w:r>
        <w:r w:rsidRPr="00420055">
          <w:rPr>
            <w:rStyle w:val="Hyperlink"/>
          </w:rPr>
          <w:fldChar w:fldCharType="separate"/>
        </w:r>
        <w:r w:rsidRPr="00420055">
          <w:rPr>
            <w:rStyle w:val="Hyperlink"/>
          </w:rPr>
          <w:t>3.3.14.</w:t>
        </w:r>
        <w:r>
          <w:rPr>
            <w:rFonts w:asciiTheme="minorHAnsi" w:eastAsiaTheme="minorEastAsia" w:hAnsiTheme="minorHAnsi" w:cstheme="minorBidi"/>
            <w:smallCaps w:val="0"/>
            <w:noProof/>
            <w:sz w:val="22"/>
            <w:szCs w:val="22"/>
            <w:lang w:val="en-US"/>
          </w:rPr>
          <w:tab/>
        </w:r>
        <w:r w:rsidRPr="00420055">
          <w:rPr>
            <w:rStyle w:val="Hyperlink"/>
          </w:rPr>
          <w:t>Respond to Request for Information (RTP)</w:t>
        </w:r>
        <w:r>
          <w:rPr>
            <w:noProof/>
            <w:webHidden/>
          </w:rPr>
          <w:tab/>
        </w:r>
        <w:r>
          <w:rPr>
            <w:noProof/>
            <w:webHidden/>
          </w:rPr>
          <w:fldChar w:fldCharType="begin"/>
        </w:r>
        <w:r>
          <w:rPr>
            <w:noProof/>
            <w:webHidden/>
          </w:rPr>
          <w:instrText xml:space="preserve"> PAGEREF _Toc28956438 \h </w:instrText>
        </w:r>
      </w:ins>
      <w:r>
        <w:rPr>
          <w:noProof/>
          <w:webHidden/>
        </w:rPr>
      </w:r>
      <w:r>
        <w:rPr>
          <w:noProof/>
          <w:webHidden/>
        </w:rPr>
        <w:fldChar w:fldCharType="separate"/>
      </w:r>
      <w:ins w:id="258" w:author="D'souza, Nigel [2]" w:date="2020-01-03T14:59:00Z">
        <w:r>
          <w:rPr>
            <w:noProof/>
            <w:webHidden/>
          </w:rPr>
          <w:t>69</w:t>
        </w:r>
        <w:r>
          <w:rPr>
            <w:noProof/>
            <w:webHidden/>
          </w:rPr>
          <w:fldChar w:fldCharType="end"/>
        </w:r>
        <w:r w:rsidRPr="00420055">
          <w:rPr>
            <w:rStyle w:val="Hyperlink"/>
          </w:rPr>
          <w:fldChar w:fldCharType="end"/>
        </w:r>
      </w:ins>
    </w:p>
    <w:p w14:paraId="704C2967" w14:textId="77777777" w:rsidR="00236DC2" w:rsidRDefault="00236DC2">
      <w:pPr>
        <w:pStyle w:val="TOC2"/>
        <w:tabs>
          <w:tab w:val="left" w:pos="1000"/>
          <w:tab w:val="right" w:leader="dot" w:pos="9620"/>
        </w:tabs>
        <w:rPr>
          <w:ins w:id="259" w:author="D'souza, Nigel [2]" w:date="2020-01-03T14:59:00Z"/>
          <w:rFonts w:asciiTheme="minorHAnsi" w:eastAsiaTheme="minorEastAsia" w:hAnsiTheme="minorHAnsi" w:cstheme="minorBidi"/>
          <w:smallCaps w:val="0"/>
          <w:noProof/>
          <w:sz w:val="22"/>
          <w:szCs w:val="22"/>
          <w:lang w:val="en-US"/>
        </w:rPr>
      </w:pPr>
      <w:ins w:id="260" w:author="D'souza, Nigel [2]" w:date="2020-01-03T14:59:00Z">
        <w:r w:rsidRPr="00420055">
          <w:rPr>
            <w:rStyle w:val="Hyperlink"/>
          </w:rPr>
          <w:fldChar w:fldCharType="begin"/>
        </w:r>
        <w:r w:rsidRPr="00420055">
          <w:rPr>
            <w:rStyle w:val="Hyperlink"/>
          </w:rPr>
          <w:instrText xml:space="preserve"> </w:instrText>
        </w:r>
        <w:r>
          <w:rPr>
            <w:noProof/>
          </w:rPr>
          <w:instrText>HYPERLINK \l "_Toc28956439"</w:instrText>
        </w:r>
        <w:r w:rsidRPr="00420055">
          <w:rPr>
            <w:rStyle w:val="Hyperlink"/>
          </w:rPr>
          <w:instrText xml:space="preserve"> </w:instrText>
        </w:r>
        <w:r w:rsidRPr="00420055">
          <w:rPr>
            <w:rStyle w:val="Hyperlink"/>
          </w:rPr>
          <w:fldChar w:fldCharType="separate"/>
        </w:r>
        <w:r w:rsidRPr="00420055">
          <w:rPr>
            <w:rStyle w:val="Hyperlink"/>
          </w:rPr>
          <w:t>3.3.15.</w:t>
        </w:r>
        <w:r>
          <w:rPr>
            <w:rFonts w:asciiTheme="minorHAnsi" w:eastAsiaTheme="minorEastAsia" w:hAnsiTheme="minorHAnsi" w:cstheme="minorBidi"/>
            <w:smallCaps w:val="0"/>
            <w:noProof/>
            <w:sz w:val="22"/>
            <w:szCs w:val="22"/>
            <w:lang w:val="en-US"/>
          </w:rPr>
          <w:tab/>
        </w:r>
        <w:r w:rsidRPr="00420055">
          <w:rPr>
            <w:rStyle w:val="Hyperlink"/>
          </w:rPr>
          <w:t>Confirmation that Response was received (RTP)</w:t>
        </w:r>
        <w:r>
          <w:rPr>
            <w:noProof/>
            <w:webHidden/>
          </w:rPr>
          <w:tab/>
        </w:r>
        <w:r>
          <w:rPr>
            <w:noProof/>
            <w:webHidden/>
          </w:rPr>
          <w:fldChar w:fldCharType="begin"/>
        </w:r>
        <w:r>
          <w:rPr>
            <w:noProof/>
            <w:webHidden/>
          </w:rPr>
          <w:instrText xml:space="preserve"> PAGEREF _Toc28956439 \h </w:instrText>
        </w:r>
      </w:ins>
      <w:r>
        <w:rPr>
          <w:noProof/>
          <w:webHidden/>
        </w:rPr>
      </w:r>
      <w:r>
        <w:rPr>
          <w:noProof/>
          <w:webHidden/>
        </w:rPr>
        <w:fldChar w:fldCharType="separate"/>
      </w:r>
      <w:ins w:id="261" w:author="D'souza, Nigel [2]" w:date="2020-01-03T14:59:00Z">
        <w:r>
          <w:rPr>
            <w:noProof/>
            <w:webHidden/>
          </w:rPr>
          <w:t>69</w:t>
        </w:r>
        <w:r>
          <w:rPr>
            <w:noProof/>
            <w:webHidden/>
          </w:rPr>
          <w:fldChar w:fldCharType="end"/>
        </w:r>
        <w:r w:rsidRPr="00420055">
          <w:rPr>
            <w:rStyle w:val="Hyperlink"/>
          </w:rPr>
          <w:fldChar w:fldCharType="end"/>
        </w:r>
      </w:ins>
    </w:p>
    <w:p w14:paraId="34DD36E0" w14:textId="77777777" w:rsidR="00236DC2" w:rsidRDefault="00236DC2">
      <w:pPr>
        <w:pStyle w:val="TOC2"/>
        <w:tabs>
          <w:tab w:val="left" w:pos="1000"/>
          <w:tab w:val="right" w:leader="dot" w:pos="9620"/>
        </w:tabs>
        <w:rPr>
          <w:ins w:id="262" w:author="D'souza, Nigel [2]" w:date="2020-01-03T14:59:00Z"/>
          <w:rFonts w:asciiTheme="minorHAnsi" w:eastAsiaTheme="minorEastAsia" w:hAnsiTheme="minorHAnsi" w:cstheme="minorBidi"/>
          <w:smallCaps w:val="0"/>
          <w:noProof/>
          <w:sz w:val="22"/>
          <w:szCs w:val="22"/>
          <w:lang w:val="en-US"/>
        </w:rPr>
      </w:pPr>
      <w:ins w:id="263" w:author="D'souza, Nigel [2]" w:date="2020-01-03T14:59:00Z">
        <w:r w:rsidRPr="00420055">
          <w:rPr>
            <w:rStyle w:val="Hyperlink"/>
          </w:rPr>
          <w:fldChar w:fldCharType="begin"/>
        </w:r>
        <w:r w:rsidRPr="00420055">
          <w:rPr>
            <w:rStyle w:val="Hyperlink"/>
          </w:rPr>
          <w:instrText xml:space="preserve"> </w:instrText>
        </w:r>
        <w:r>
          <w:rPr>
            <w:noProof/>
          </w:rPr>
          <w:instrText>HYPERLINK \l "_Toc28956440"</w:instrText>
        </w:r>
        <w:r w:rsidRPr="00420055">
          <w:rPr>
            <w:rStyle w:val="Hyperlink"/>
          </w:rPr>
          <w:instrText xml:space="preserve"> </w:instrText>
        </w:r>
        <w:r w:rsidRPr="00420055">
          <w:rPr>
            <w:rStyle w:val="Hyperlink"/>
          </w:rPr>
          <w:fldChar w:fldCharType="separate"/>
        </w:r>
        <w:r w:rsidRPr="00420055">
          <w:rPr>
            <w:rStyle w:val="Hyperlink"/>
          </w:rPr>
          <w:t>3.3.16.</w:t>
        </w:r>
        <w:r>
          <w:rPr>
            <w:rFonts w:asciiTheme="minorHAnsi" w:eastAsiaTheme="minorEastAsia" w:hAnsiTheme="minorHAnsi" w:cstheme="minorBidi"/>
            <w:smallCaps w:val="0"/>
            <w:noProof/>
            <w:sz w:val="22"/>
            <w:szCs w:val="22"/>
            <w:lang w:val="en-US"/>
          </w:rPr>
          <w:tab/>
        </w:r>
        <w:r w:rsidRPr="00420055">
          <w:rPr>
            <w:rStyle w:val="Hyperlink"/>
          </w:rPr>
          <w:t>Receive Incoming RTP (RTP)</w:t>
        </w:r>
        <w:r>
          <w:rPr>
            <w:noProof/>
            <w:webHidden/>
          </w:rPr>
          <w:tab/>
        </w:r>
        <w:r>
          <w:rPr>
            <w:noProof/>
            <w:webHidden/>
          </w:rPr>
          <w:fldChar w:fldCharType="begin"/>
        </w:r>
        <w:r>
          <w:rPr>
            <w:noProof/>
            <w:webHidden/>
          </w:rPr>
          <w:instrText xml:space="preserve"> PAGEREF _Toc28956440 \h </w:instrText>
        </w:r>
      </w:ins>
      <w:r>
        <w:rPr>
          <w:noProof/>
          <w:webHidden/>
        </w:rPr>
      </w:r>
      <w:r>
        <w:rPr>
          <w:noProof/>
          <w:webHidden/>
        </w:rPr>
        <w:fldChar w:fldCharType="separate"/>
      </w:r>
      <w:ins w:id="264" w:author="D'souza, Nigel [2]" w:date="2020-01-03T14:59:00Z">
        <w:r>
          <w:rPr>
            <w:noProof/>
            <w:webHidden/>
          </w:rPr>
          <w:t>69</w:t>
        </w:r>
        <w:r>
          <w:rPr>
            <w:noProof/>
            <w:webHidden/>
          </w:rPr>
          <w:fldChar w:fldCharType="end"/>
        </w:r>
        <w:r w:rsidRPr="00420055">
          <w:rPr>
            <w:rStyle w:val="Hyperlink"/>
          </w:rPr>
          <w:fldChar w:fldCharType="end"/>
        </w:r>
      </w:ins>
    </w:p>
    <w:p w14:paraId="258EFCED" w14:textId="77777777" w:rsidR="00236DC2" w:rsidRDefault="00236DC2">
      <w:pPr>
        <w:pStyle w:val="TOC2"/>
        <w:tabs>
          <w:tab w:val="left" w:pos="1000"/>
          <w:tab w:val="right" w:leader="dot" w:pos="9620"/>
        </w:tabs>
        <w:rPr>
          <w:ins w:id="265" w:author="D'souza, Nigel [2]" w:date="2020-01-03T14:59:00Z"/>
          <w:rFonts w:asciiTheme="minorHAnsi" w:eastAsiaTheme="minorEastAsia" w:hAnsiTheme="minorHAnsi" w:cstheme="minorBidi"/>
          <w:smallCaps w:val="0"/>
          <w:noProof/>
          <w:sz w:val="22"/>
          <w:szCs w:val="22"/>
          <w:lang w:val="en-US"/>
        </w:rPr>
      </w:pPr>
      <w:ins w:id="266" w:author="D'souza, Nigel [2]" w:date="2020-01-03T14:59:00Z">
        <w:r w:rsidRPr="00420055">
          <w:rPr>
            <w:rStyle w:val="Hyperlink"/>
          </w:rPr>
          <w:fldChar w:fldCharType="begin"/>
        </w:r>
        <w:r w:rsidRPr="00420055">
          <w:rPr>
            <w:rStyle w:val="Hyperlink"/>
          </w:rPr>
          <w:instrText xml:space="preserve"> </w:instrText>
        </w:r>
        <w:r>
          <w:rPr>
            <w:noProof/>
          </w:rPr>
          <w:instrText>HYPERLINK \l "_Toc28956441"</w:instrText>
        </w:r>
        <w:r w:rsidRPr="00420055">
          <w:rPr>
            <w:rStyle w:val="Hyperlink"/>
          </w:rPr>
          <w:instrText xml:space="preserve"> </w:instrText>
        </w:r>
        <w:r w:rsidRPr="00420055">
          <w:rPr>
            <w:rStyle w:val="Hyperlink"/>
          </w:rPr>
          <w:fldChar w:fldCharType="separate"/>
        </w:r>
        <w:r w:rsidRPr="00420055">
          <w:rPr>
            <w:rStyle w:val="Hyperlink"/>
          </w:rPr>
          <w:t>3.3.17.</w:t>
        </w:r>
        <w:r>
          <w:rPr>
            <w:rFonts w:asciiTheme="minorHAnsi" w:eastAsiaTheme="minorEastAsia" w:hAnsiTheme="minorHAnsi" w:cstheme="minorBidi"/>
            <w:smallCaps w:val="0"/>
            <w:noProof/>
            <w:sz w:val="22"/>
            <w:szCs w:val="22"/>
            <w:lang w:val="en-US"/>
          </w:rPr>
          <w:tab/>
        </w:r>
        <w:r w:rsidRPr="00420055">
          <w:rPr>
            <w:rStyle w:val="Hyperlink"/>
          </w:rPr>
          <w:t>Send Request for Information (RTP)</w:t>
        </w:r>
        <w:r>
          <w:rPr>
            <w:noProof/>
            <w:webHidden/>
          </w:rPr>
          <w:tab/>
        </w:r>
        <w:r>
          <w:rPr>
            <w:noProof/>
            <w:webHidden/>
          </w:rPr>
          <w:fldChar w:fldCharType="begin"/>
        </w:r>
        <w:r>
          <w:rPr>
            <w:noProof/>
            <w:webHidden/>
          </w:rPr>
          <w:instrText xml:space="preserve"> PAGEREF _Toc28956441 \h </w:instrText>
        </w:r>
      </w:ins>
      <w:r>
        <w:rPr>
          <w:noProof/>
          <w:webHidden/>
        </w:rPr>
      </w:r>
      <w:r>
        <w:rPr>
          <w:noProof/>
          <w:webHidden/>
        </w:rPr>
        <w:fldChar w:fldCharType="separate"/>
      </w:r>
      <w:ins w:id="267" w:author="D'souza, Nigel [2]" w:date="2020-01-03T14:59:00Z">
        <w:r>
          <w:rPr>
            <w:noProof/>
            <w:webHidden/>
          </w:rPr>
          <w:t>69</w:t>
        </w:r>
        <w:r>
          <w:rPr>
            <w:noProof/>
            <w:webHidden/>
          </w:rPr>
          <w:fldChar w:fldCharType="end"/>
        </w:r>
        <w:r w:rsidRPr="00420055">
          <w:rPr>
            <w:rStyle w:val="Hyperlink"/>
          </w:rPr>
          <w:fldChar w:fldCharType="end"/>
        </w:r>
      </w:ins>
    </w:p>
    <w:p w14:paraId="7989E9DC" w14:textId="77777777" w:rsidR="00236DC2" w:rsidRDefault="00236DC2">
      <w:pPr>
        <w:pStyle w:val="TOC2"/>
        <w:tabs>
          <w:tab w:val="left" w:pos="1000"/>
          <w:tab w:val="right" w:leader="dot" w:pos="9620"/>
        </w:tabs>
        <w:rPr>
          <w:ins w:id="268" w:author="D'souza, Nigel [2]" w:date="2020-01-03T14:59:00Z"/>
          <w:rFonts w:asciiTheme="minorHAnsi" w:eastAsiaTheme="minorEastAsia" w:hAnsiTheme="minorHAnsi" w:cstheme="minorBidi"/>
          <w:smallCaps w:val="0"/>
          <w:noProof/>
          <w:sz w:val="22"/>
          <w:szCs w:val="22"/>
          <w:lang w:val="en-US"/>
        </w:rPr>
      </w:pPr>
      <w:ins w:id="269" w:author="D'souza, Nigel [2]" w:date="2020-01-03T14:59:00Z">
        <w:r w:rsidRPr="00420055">
          <w:rPr>
            <w:rStyle w:val="Hyperlink"/>
          </w:rPr>
          <w:fldChar w:fldCharType="begin"/>
        </w:r>
        <w:r w:rsidRPr="00420055">
          <w:rPr>
            <w:rStyle w:val="Hyperlink"/>
          </w:rPr>
          <w:instrText xml:space="preserve"> </w:instrText>
        </w:r>
        <w:r>
          <w:rPr>
            <w:noProof/>
          </w:rPr>
          <w:instrText>HYPERLINK \l "_Toc28956442"</w:instrText>
        </w:r>
        <w:r w:rsidRPr="00420055">
          <w:rPr>
            <w:rStyle w:val="Hyperlink"/>
          </w:rPr>
          <w:instrText xml:space="preserve"> </w:instrText>
        </w:r>
        <w:r w:rsidRPr="00420055">
          <w:rPr>
            <w:rStyle w:val="Hyperlink"/>
          </w:rPr>
          <w:fldChar w:fldCharType="separate"/>
        </w:r>
        <w:r w:rsidRPr="00420055">
          <w:rPr>
            <w:rStyle w:val="Hyperlink"/>
          </w:rPr>
          <w:t>3.3.18.</w:t>
        </w:r>
        <w:r>
          <w:rPr>
            <w:rFonts w:asciiTheme="minorHAnsi" w:eastAsiaTheme="minorEastAsia" w:hAnsiTheme="minorHAnsi" w:cstheme="minorBidi"/>
            <w:smallCaps w:val="0"/>
            <w:noProof/>
            <w:sz w:val="22"/>
            <w:szCs w:val="22"/>
            <w:lang w:val="en-US"/>
          </w:rPr>
          <w:tab/>
        </w:r>
        <w:r w:rsidRPr="00420055">
          <w:rPr>
            <w:rStyle w:val="Hyperlink"/>
          </w:rPr>
          <w:t>Receive Request for Information Response (RTP)</w:t>
        </w:r>
        <w:r>
          <w:rPr>
            <w:noProof/>
            <w:webHidden/>
          </w:rPr>
          <w:tab/>
        </w:r>
        <w:r>
          <w:rPr>
            <w:noProof/>
            <w:webHidden/>
          </w:rPr>
          <w:fldChar w:fldCharType="begin"/>
        </w:r>
        <w:r>
          <w:rPr>
            <w:noProof/>
            <w:webHidden/>
          </w:rPr>
          <w:instrText xml:space="preserve"> PAGEREF _Toc28956442 \h </w:instrText>
        </w:r>
      </w:ins>
      <w:r>
        <w:rPr>
          <w:noProof/>
          <w:webHidden/>
        </w:rPr>
      </w:r>
      <w:r>
        <w:rPr>
          <w:noProof/>
          <w:webHidden/>
        </w:rPr>
        <w:fldChar w:fldCharType="separate"/>
      </w:r>
      <w:ins w:id="270" w:author="D'souza, Nigel [2]" w:date="2020-01-03T14:59:00Z">
        <w:r>
          <w:rPr>
            <w:noProof/>
            <w:webHidden/>
          </w:rPr>
          <w:t>69</w:t>
        </w:r>
        <w:r>
          <w:rPr>
            <w:noProof/>
            <w:webHidden/>
          </w:rPr>
          <w:fldChar w:fldCharType="end"/>
        </w:r>
        <w:r w:rsidRPr="00420055">
          <w:rPr>
            <w:rStyle w:val="Hyperlink"/>
          </w:rPr>
          <w:fldChar w:fldCharType="end"/>
        </w:r>
      </w:ins>
    </w:p>
    <w:p w14:paraId="3ADD8DFD" w14:textId="77777777" w:rsidR="00236DC2" w:rsidRDefault="00236DC2">
      <w:pPr>
        <w:pStyle w:val="TOC2"/>
        <w:tabs>
          <w:tab w:val="left" w:pos="1000"/>
          <w:tab w:val="right" w:leader="dot" w:pos="9620"/>
        </w:tabs>
        <w:rPr>
          <w:ins w:id="271" w:author="D'souza, Nigel [2]" w:date="2020-01-03T14:59:00Z"/>
          <w:rFonts w:asciiTheme="minorHAnsi" w:eastAsiaTheme="minorEastAsia" w:hAnsiTheme="minorHAnsi" w:cstheme="minorBidi"/>
          <w:smallCaps w:val="0"/>
          <w:noProof/>
          <w:sz w:val="22"/>
          <w:szCs w:val="22"/>
          <w:lang w:val="en-US"/>
        </w:rPr>
      </w:pPr>
      <w:ins w:id="272" w:author="D'souza, Nigel [2]" w:date="2020-01-03T14:59:00Z">
        <w:r w:rsidRPr="00420055">
          <w:rPr>
            <w:rStyle w:val="Hyperlink"/>
          </w:rPr>
          <w:fldChar w:fldCharType="begin"/>
        </w:r>
        <w:r w:rsidRPr="00420055">
          <w:rPr>
            <w:rStyle w:val="Hyperlink"/>
          </w:rPr>
          <w:instrText xml:space="preserve"> </w:instrText>
        </w:r>
        <w:r>
          <w:rPr>
            <w:noProof/>
          </w:rPr>
          <w:instrText>HYPERLINK \l "_Toc28956443"</w:instrText>
        </w:r>
        <w:r w:rsidRPr="00420055">
          <w:rPr>
            <w:rStyle w:val="Hyperlink"/>
          </w:rPr>
          <w:instrText xml:space="preserve"> </w:instrText>
        </w:r>
        <w:r w:rsidRPr="00420055">
          <w:rPr>
            <w:rStyle w:val="Hyperlink"/>
          </w:rPr>
          <w:fldChar w:fldCharType="separate"/>
        </w:r>
        <w:r w:rsidRPr="00420055">
          <w:rPr>
            <w:rStyle w:val="Hyperlink"/>
          </w:rPr>
          <w:t>3.3.19.</w:t>
        </w:r>
        <w:r>
          <w:rPr>
            <w:rFonts w:asciiTheme="minorHAnsi" w:eastAsiaTheme="minorEastAsia" w:hAnsiTheme="minorHAnsi" w:cstheme="minorBidi"/>
            <w:smallCaps w:val="0"/>
            <w:noProof/>
            <w:sz w:val="22"/>
            <w:szCs w:val="22"/>
            <w:lang w:val="en-US"/>
          </w:rPr>
          <w:tab/>
        </w:r>
        <w:r w:rsidRPr="00420055">
          <w:rPr>
            <w:rStyle w:val="Hyperlink"/>
          </w:rPr>
          <w:t>Send Payment Acknowledgement (RTP)</w:t>
        </w:r>
        <w:r>
          <w:rPr>
            <w:noProof/>
            <w:webHidden/>
          </w:rPr>
          <w:tab/>
        </w:r>
        <w:r>
          <w:rPr>
            <w:noProof/>
            <w:webHidden/>
          </w:rPr>
          <w:fldChar w:fldCharType="begin"/>
        </w:r>
        <w:r>
          <w:rPr>
            <w:noProof/>
            <w:webHidden/>
          </w:rPr>
          <w:instrText xml:space="preserve"> PAGEREF _Toc28956443 \h </w:instrText>
        </w:r>
      </w:ins>
      <w:r>
        <w:rPr>
          <w:noProof/>
          <w:webHidden/>
        </w:rPr>
      </w:r>
      <w:r>
        <w:rPr>
          <w:noProof/>
          <w:webHidden/>
        </w:rPr>
        <w:fldChar w:fldCharType="separate"/>
      </w:r>
      <w:ins w:id="273" w:author="D'souza, Nigel [2]" w:date="2020-01-03T14:59:00Z">
        <w:r>
          <w:rPr>
            <w:noProof/>
            <w:webHidden/>
          </w:rPr>
          <w:t>70</w:t>
        </w:r>
        <w:r>
          <w:rPr>
            <w:noProof/>
            <w:webHidden/>
          </w:rPr>
          <w:fldChar w:fldCharType="end"/>
        </w:r>
        <w:r w:rsidRPr="00420055">
          <w:rPr>
            <w:rStyle w:val="Hyperlink"/>
          </w:rPr>
          <w:fldChar w:fldCharType="end"/>
        </w:r>
      </w:ins>
    </w:p>
    <w:p w14:paraId="609D007E" w14:textId="77777777" w:rsidR="00236DC2" w:rsidRDefault="00236DC2">
      <w:pPr>
        <w:pStyle w:val="TOC2"/>
        <w:tabs>
          <w:tab w:val="left" w:pos="800"/>
          <w:tab w:val="right" w:leader="dot" w:pos="9620"/>
        </w:tabs>
        <w:rPr>
          <w:ins w:id="274" w:author="D'souza, Nigel [2]" w:date="2020-01-03T14:59:00Z"/>
          <w:rFonts w:asciiTheme="minorHAnsi" w:eastAsiaTheme="minorEastAsia" w:hAnsiTheme="minorHAnsi" w:cstheme="minorBidi"/>
          <w:smallCaps w:val="0"/>
          <w:noProof/>
          <w:sz w:val="22"/>
          <w:szCs w:val="22"/>
          <w:lang w:val="en-US"/>
        </w:rPr>
      </w:pPr>
      <w:ins w:id="275" w:author="D'souza, Nigel [2]" w:date="2020-01-03T14:59:00Z">
        <w:r w:rsidRPr="00420055">
          <w:rPr>
            <w:rStyle w:val="Hyperlink"/>
          </w:rPr>
          <w:fldChar w:fldCharType="begin"/>
        </w:r>
        <w:r w:rsidRPr="00420055">
          <w:rPr>
            <w:rStyle w:val="Hyperlink"/>
          </w:rPr>
          <w:instrText xml:space="preserve"> </w:instrText>
        </w:r>
        <w:r>
          <w:rPr>
            <w:noProof/>
          </w:rPr>
          <w:instrText>HYPERLINK \l "_Toc28956444"</w:instrText>
        </w:r>
        <w:r w:rsidRPr="00420055">
          <w:rPr>
            <w:rStyle w:val="Hyperlink"/>
          </w:rPr>
          <w:instrText xml:space="preserve"> </w:instrText>
        </w:r>
        <w:r w:rsidRPr="00420055">
          <w:rPr>
            <w:rStyle w:val="Hyperlink"/>
          </w:rPr>
          <w:fldChar w:fldCharType="separate"/>
        </w:r>
        <w:r w:rsidRPr="00420055">
          <w:rPr>
            <w:rStyle w:val="Hyperlink"/>
          </w:rPr>
          <w:t>3.4.</w:t>
        </w:r>
        <w:r>
          <w:rPr>
            <w:rFonts w:asciiTheme="minorHAnsi" w:eastAsiaTheme="minorEastAsia" w:hAnsiTheme="minorHAnsi" w:cstheme="minorBidi"/>
            <w:smallCaps w:val="0"/>
            <w:noProof/>
            <w:sz w:val="22"/>
            <w:szCs w:val="22"/>
            <w:lang w:val="en-US"/>
          </w:rPr>
          <w:tab/>
        </w:r>
        <w:r w:rsidRPr="00420055">
          <w:rPr>
            <w:rStyle w:val="Hyperlink"/>
          </w:rPr>
          <w:t>Customer Migration Utilities</w:t>
        </w:r>
        <w:r>
          <w:rPr>
            <w:noProof/>
            <w:webHidden/>
          </w:rPr>
          <w:tab/>
        </w:r>
        <w:r>
          <w:rPr>
            <w:noProof/>
            <w:webHidden/>
          </w:rPr>
          <w:fldChar w:fldCharType="begin"/>
        </w:r>
        <w:r>
          <w:rPr>
            <w:noProof/>
            <w:webHidden/>
          </w:rPr>
          <w:instrText xml:space="preserve"> PAGEREF _Toc28956444 \h </w:instrText>
        </w:r>
      </w:ins>
      <w:r>
        <w:rPr>
          <w:noProof/>
          <w:webHidden/>
        </w:rPr>
      </w:r>
      <w:r>
        <w:rPr>
          <w:noProof/>
          <w:webHidden/>
        </w:rPr>
        <w:fldChar w:fldCharType="separate"/>
      </w:r>
      <w:ins w:id="276" w:author="D'souza, Nigel [2]" w:date="2020-01-03T14:59:00Z">
        <w:r>
          <w:rPr>
            <w:noProof/>
            <w:webHidden/>
          </w:rPr>
          <w:t>70</w:t>
        </w:r>
        <w:r>
          <w:rPr>
            <w:noProof/>
            <w:webHidden/>
          </w:rPr>
          <w:fldChar w:fldCharType="end"/>
        </w:r>
        <w:r w:rsidRPr="00420055">
          <w:rPr>
            <w:rStyle w:val="Hyperlink"/>
          </w:rPr>
          <w:fldChar w:fldCharType="end"/>
        </w:r>
      </w:ins>
    </w:p>
    <w:p w14:paraId="0228DCF6" w14:textId="77777777" w:rsidR="00236DC2" w:rsidRDefault="00236DC2">
      <w:pPr>
        <w:pStyle w:val="TOC2"/>
        <w:tabs>
          <w:tab w:val="left" w:pos="1000"/>
          <w:tab w:val="right" w:leader="dot" w:pos="9620"/>
        </w:tabs>
        <w:rPr>
          <w:ins w:id="277" w:author="D'souza, Nigel [2]" w:date="2020-01-03T14:59:00Z"/>
          <w:rFonts w:asciiTheme="minorHAnsi" w:eastAsiaTheme="minorEastAsia" w:hAnsiTheme="minorHAnsi" w:cstheme="minorBidi"/>
          <w:smallCaps w:val="0"/>
          <w:noProof/>
          <w:sz w:val="22"/>
          <w:szCs w:val="22"/>
          <w:lang w:val="en-US"/>
        </w:rPr>
      </w:pPr>
      <w:ins w:id="278" w:author="D'souza, Nigel [2]" w:date="2020-01-03T14:59:00Z">
        <w:r w:rsidRPr="00420055">
          <w:rPr>
            <w:rStyle w:val="Hyperlink"/>
          </w:rPr>
          <w:fldChar w:fldCharType="begin"/>
        </w:r>
        <w:r w:rsidRPr="00420055">
          <w:rPr>
            <w:rStyle w:val="Hyperlink"/>
          </w:rPr>
          <w:instrText xml:space="preserve"> </w:instrText>
        </w:r>
        <w:r>
          <w:rPr>
            <w:noProof/>
          </w:rPr>
          <w:instrText>HYPERLINK \l "_Toc28956445"</w:instrText>
        </w:r>
        <w:r w:rsidRPr="00420055">
          <w:rPr>
            <w:rStyle w:val="Hyperlink"/>
          </w:rPr>
          <w:instrText xml:space="preserve"> </w:instrText>
        </w:r>
        <w:r w:rsidRPr="00420055">
          <w:rPr>
            <w:rStyle w:val="Hyperlink"/>
          </w:rPr>
          <w:fldChar w:fldCharType="separate"/>
        </w:r>
        <w:r w:rsidRPr="00420055">
          <w:rPr>
            <w:rStyle w:val="Hyperlink"/>
          </w:rPr>
          <w:t>3.4.1.</w:t>
        </w:r>
        <w:r>
          <w:rPr>
            <w:rFonts w:asciiTheme="minorHAnsi" w:eastAsiaTheme="minorEastAsia" w:hAnsiTheme="minorHAnsi" w:cstheme="minorBidi"/>
            <w:smallCaps w:val="0"/>
            <w:noProof/>
            <w:sz w:val="22"/>
            <w:szCs w:val="22"/>
            <w:lang w:val="en-US"/>
          </w:rPr>
          <w:tab/>
        </w:r>
        <w:r w:rsidRPr="00420055">
          <w:rPr>
            <w:rStyle w:val="Hyperlink"/>
          </w:rPr>
          <w:t>Customer Setup</w:t>
        </w:r>
        <w:r>
          <w:rPr>
            <w:noProof/>
            <w:webHidden/>
          </w:rPr>
          <w:tab/>
        </w:r>
        <w:r>
          <w:rPr>
            <w:noProof/>
            <w:webHidden/>
          </w:rPr>
          <w:fldChar w:fldCharType="begin"/>
        </w:r>
        <w:r>
          <w:rPr>
            <w:noProof/>
            <w:webHidden/>
          </w:rPr>
          <w:instrText xml:space="preserve"> PAGEREF _Toc28956445 \h </w:instrText>
        </w:r>
      </w:ins>
      <w:r>
        <w:rPr>
          <w:noProof/>
          <w:webHidden/>
        </w:rPr>
      </w:r>
      <w:r>
        <w:rPr>
          <w:noProof/>
          <w:webHidden/>
        </w:rPr>
        <w:fldChar w:fldCharType="separate"/>
      </w:r>
      <w:ins w:id="279" w:author="D'souza, Nigel [2]" w:date="2020-01-03T14:59:00Z">
        <w:r>
          <w:rPr>
            <w:noProof/>
            <w:webHidden/>
          </w:rPr>
          <w:t>70</w:t>
        </w:r>
        <w:r>
          <w:rPr>
            <w:noProof/>
            <w:webHidden/>
          </w:rPr>
          <w:fldChar w:fldCharType="end"/>
        </w:r>
        <w:r w:rsidRPr="00420055">
          <w:rPr>
            <w:rStyle w:val="Hyperlink"/>
          </w:rPr>
          <w:fldChar w:fldCharType="end"/>
        </w:r>
      </w:ins>
    </w:p>
    <w:p w14:paraId="74B16E27" w14:textId="77777777" w:rsidR="00236DC2" w:rsidRDefault="00236DC2">
      <w:pPr>
        <w:pStyle w:val="TOC2"/>
        <w:tabs>
          <w:tab w:val="left" w:pos="1000"/>
          <w:tab w:val="right" w:leader="dot" w:pos="9620"/>
        </w:tabs>
        <w:rPr>
          <w:ins w:id="280" w:author="D'souza, Nigel [2]" w:date="2020-01-03T14:59:00Z"/>
          <w:rFonts w:asciiTheme="minorHAnsi" w:eastAsiaTheme="minorEastAsia" w:hAnsiTheme="minorHAnsi" w:cstheme="minorBidi"/>
          <w:smallCaps w:val="0"/>
          <w:noProof/>
          <w:sz w:val="22"/>
          <w:szCs w:val="22"/>
          <w:lang w:val="en-US"/>
        </w:rPr>
      </w:pPr>
      <w:ins w:id="281" w:author="D'souza, Nigel [2]" w:date="2020-01-03T14:59:00Z">
        <w:r w:rsidRPr="00420055">
          <w:rPr>
            <w:rStyle w:val="Hyperlink"/>
          </w:rPr>
          <w:fldChar w:fldCharType="begin"/>
        </w:r>
        <w:r w:rsidRPr="00420055">
          <w:rPr>
            <w:rStyle w:val="Hyperlink"/>
          </w:rPr>
          <w:instrText xml:space="preserve"> </w:instrText>
        </w:r>
        <w:r>
          <w:rPr>
            <w:noProof/>
          </w:rPr>
          <w:instrText>HYPERLINK \l "_Toc28956446"</w:instrText>
        </w:r>
        <w:r w:rsidRPr="00420055">
          <w:rPr>
            <w:rStyle w:val="Hyperlink"/>
          </w:rPr>
          <w:instrText xml:space="preserve"> </w:instrText>
        </w:r>
        <w:r w:rsidRPr="00420055">
          <w:rPr>
            <w:rStyle w:val="Hyperlink"/>
          </w:rPr>
          <w:fldChar w:fldCharType="separate"/>
        </w:r>
        <w:r w:rsidRPr="00420055">
          <w:rPr>
            <w:rStyle w:val="Hyperlink"/>
          </w:rPr>
          <w:t>3.4.2.</w:t>
        </w:r>
        <w:r>
          <w:rPr>
            <w:rFonts w:asciiTheme="minorHAnsi" w:eastAsiaTheme="minorEastAsia" w:hAnsiTheme="minorHAnsi" w:cstheme="minorBidi"/>
            <w:smallCaps w:val="0"/>
            <w:noProof/>
            <w:sz w:val="22"/>
            <w:szCs w:val="22"/>
            <w:lang w:val="en-US"/>
          </w:rPr>
          <w:tab/>
        </w:r>
        <w:r w:rsidRPr="00420055">
          <w:rPr>
            <w:rStyle w:val="Hyperlink"/>
          </w:rPr>
          <w:t>Wire Templates</w:t>
        </w:r>
        <w:r>
          <w:rPr>
            <w:noProof/>
            <w:webHidden/>
          </w:rPr>
          <w:tab/>
        </w:r>
        <w:r>
          <w:rPr>
            <w:noProof/>
            <w:webHidden/>
          </w:rPr>
          <w:fldChar w:fldCharType="begin"/>
        </w:r>
        <w:r>
          <w:rPr>
            <w:noProof/>
            <w:webHidden/>
          </w:rPr>
          <w:instrText xml:space="preserve"> PAGEREF _Toc28956446 \h </w:instrText>
        </w:r>
      </w:ins>
      <w:r>
        <w:rPr>
          <w:noProof/>
          <w:webHidden/>
        </w:rPr>
      </w:r>
      <w:r>
        <w:rPr>
          <w:noProof/>
          <w:webHidden/>
        </w:rPr>
        <w:fldChar w:fldCharType="separate"/>
      </w:r>
      <w:ins w:id="282" w:author="D'souza, Nigel [2]" w:date="2020-01-03T14:59:00Z">
        <w:r>
          <w:rPr>
            <w:noProof/>
            <w:webHidden/>
          </w:rPr>
          <w:t>70</w:t>
        </w:r>
        <w:r>
          <w:rPr>
            <w:noProof/>
            <w:webHidden/>
          </w:rPr>
          <w:fldChar w:fldCharType="end"/>
        </w:r>
        <w:r w:rsidRPr="00420055">
          <w:rPr>
            <w:rStyle w:val="Hyperlink"/>
          </w:rPr>
          <w:fldChar w:fldCharType="end"/>
        </w:r>
      </w:ins>
    </w:p>
    <w:p w14:paraId="55DBD57D" w14:textId="77777777" w:rsidR="00236DC2" w:rsidRDefault="00236DC2">
      <w:pPr>
        <w:pStyle w:val="TOC2"/>
        <w:tabs>
          <w:tab w:val="left" w:pos="1000"/>
          <w:tab w:val="right" w:leader="dot" w:pos="9620"/>
        </w:tabs>
        <w:rPr>
          <w:ins w:id="283" w:author="D'souza, Nigel [2]" w:date="2020-01-03T14:59:00Z"/>
          <w:rFonts w:asciiTheme="minorHAnsi" w:eastAsiaTheme="minorEastAsia" w:hAnsiTheme="minorHAnsi" w:cstheme="minorBidi"/>
          <w:smallCaps w:val="0"/>
          <w:noProof/>
          <w:sz w:val="22"/>
          <w:szCs w:val="22"/>
          <w:lang w:val="en-US"/>
        </w:rPr>
      </w:pPr>
      <w:ins w:id="284" w:author="D'souza, Nigel [2]" w:date="2020-01-03T14:59:00Z">
        <w:r w:rsidRPr="00420055">
          <w:rPr>
            <w:rStyle w:val="Hyperlink"/>
          </w:rPr>
          <w:fldChar w:fldCharType="begin"/>
        </w:r>
        <w:r w:rsidRPr="00420055">
          <w:rPr>
            <w:rStyle w:val="Hyperlink"/>
          </w:rPr>
          <w:instrText xml:space="preserve"> </w:instrText>
        </w:r>
        <w:r>
          <w:rPr>
            <w:noProof/>
          </w:rPr>
          <w:instrText>HYPERLINK \l "_Toc28956447"</w:instrText>
        </w:r>
        <w:r w:rsidRPr="00420055">
          <w:rPr>
            <w:rStyle w:val="Hyperlink"/>
          </w:rPr>
          <w:instrText xml:space="preserve"> </w:instrText>
        </w:r>
        <w:r w:rsidRPr="00420055">
          <w:rPr>
            <w:rStyle w:val="Hyperlink"/>
          </w:rPr>
          <w:fldChar w:fldCharType="separate"/>
        </w:r>
        <w:r w:rsidRPr="00420055">
          <w:rPr>
            <w:rStyle w:val="Hyperlink"/>
          </w:rPr>
          <w:t>3.4.3.</w:t>
        </w:r>
        <w:r>
          <w:rPr>
            <w:rFonts w:asciiTheme="minorHAnsi" w:eastAsiaTheme="minorEastAsia" w:hAnsiTheme="minorHAnsi" w:cstheme="minorBidi"/>
            <w:smallCaps w:val="0"/>
            <w:noProof/>
            <w:sz w:val="22"/>
            <w:szCs w:val="22"/>
            <w:lang w:val="en-US"/>
          </w:rPr>
          <w:tab/>
        </w:r>
        <w:r w:rsidRPr="00420055">
          <w:rPr>
            <w:rStyle w:val="Hyperlink"/>
          </w:rPr>
          <w:t>ACH Templates</w:t>
        </w:r>
        <w:r>
          <w:rPr>
            <w:noProof/>
            <w:webHidden/>
          </w:rPr>
          <w:tab/>
        </w:r>
        <w:r>
          <w:rPr>
            <w:noProof/>
            <w:webHidden/>
          </w:rPr>
          <w:fldChar w:fldCharType="begin"/>
        </w:r>
        <w:r>
          <w:rPr>
            <w:noProof/>
            <w:webHidden/>
          </w:rPr>
          <w:instrText xml:space="preserve"> PAGEREF _Toc28956447 \h </w:instrText>
        </w:r>
      </w:ins>
      <w:r>
        <w:rPr>
          <w:noProof/>
          <w:webHidden/>
        </w:rPr>
      </w:r>
      <w:r>
        <w:rPr>
          <w:noProof/>
          <w:webHidden/>
        </w:rPr>
        <w:fldChar w:fldCharType="separate"/>
      </w:r>
      <w:ins w:id="285" w:author="D'souza, Nigel [2]" w:date="2020-01-03T14:59:00Z">
        <w:r>
          <w:rPr>
            <w:noProof/>
            <w:webHidden/>
          </w:rPr>
          <w:t>70</w:t>
        </w:r>
        <w:r>
          <w:rPr>
            <w:noProof/>
            <w:webHidden/>
          </w:rPr>
          <w:fldChar w:fldCharType="end"/>
        </w:r>
        <w:r w:rsidRPr="00420055">
          <w:rPr>
            <w:rStyle w:val="Hyperlink"/>
          </w:rPr>
          <w:fldChar w:fldCharType="end"/>
        </w:r>
      </w:ins>
    </w:p>
    <w:p w14:paraId="6D9A0EF9" w14:textId="77777777" w:rsidR="00236DC2" w:rsidRDefault="00236DC2">
      <w:pPr>
        <w:pStyle w:val="TOC2"/>
        <w:tabs>
          <w:tab w:val="left" w:pos="1000"/>
          <w:tab w:val="right" w:leader="dot" w:pos="9620"/>
        </w:tabs>
        <w:rPr>
          <w:ins w:id="286" w:author="D'souza, Nigel [2]" w:date="2020-01-03T14:59:00Z"/>
          <w:rFonts w:asciiTheme="minorHAnsi" w:eastAsiaTheme="minorEastAsia" w:hAnsiTheme="minorHAnsi" w:cstheme="minorBidi"/>
          <w:smallCaps w:val="0"/>
          <w:noProof/>
          <w:sz w:val="22"/>
          <w:szCs w:val="22"/>
          <w:lang w:val="en-US"/>
        </w:rPr>
      </w:pPr>
      <w:ins w:id="287" w:author="D'souza, Nigel [2]" w:date="2020-01-03T14:59:00Z">
        <w:r w:rsidRPr="00420055">
          <w:rPr>
            <w:rStyle w:val="Hyperlink"/>
          </w:rPr>
          <w:fldChar w:fldCharType="begin"/>
        </w:r>
        <w:r w:rsidRPr="00420055">
          <w:rPr>
            <w:rStyle w:val="Hyperlink"/>
          </w:rPr>
          <w:instrText xml:space="preserve"> </w:instrText>
        </w:r>
        <w:r>
          <w:rPr>
            <w:noProof/>
          </w:rPr>
          <w:instrText>HYPERLINK \l "_Toc28956448"</w:instrText>
        </w:r>
        <w:r w:rsidRPr="00420055">
          <w:rPr>
            <w:rStyle w:val="Hyperlink"/>
          </w:rPr>
          <w:instrText xml:space="preserve"> </w:instrText>
        </w:r>
        <w:r w:rsidRPr="00420055">
          <w:rPr>
            <w:rStyle w:val="Hyperlink"/>
          </w:rPr>
          <w:fldChar w:fldCharType="separate"/>
        </w:r>
        <w:r w:rsidRPr="00420055">
          <w:rPr>
            <w:rStyle w:val="Hyperlink"/>
          </w:rPr>
          <w:t>3.4.4.</w:t>
        </w:r>
        <w:r>
          <w:rPr>
            <w:rFonts w:asciiTheme="minorHAnsi" w:eastAsiaTheme="minorEastAsia" w:hAnsiTheme="minorHAnsi" w:cstheme="minorBidi"/>
            <w:smallCaps w:val="0"/>
            <w:noProof/>
            <w:sz w:val="22"/>
            <w:szCs w:val="22"/>
            <w:lang w:val="en-US"/>
          </w:rPr>
          <w:tab/>
        </w:r>
        <w:r w:rsidRPr="00420055">
          <w:rPr>
            <w:rStyle w:val="Hyperlink"/>
          </w:rPr>
          <w:t>Import Maps</w:t>
        </w:r>
        <w:r>
          <w:rPr>
            <w:noProof/>
            <w:webHidden/>
          </w:rPr>
          <w:tab/>
        </w:r>
        <w:r>
          <w:rPr>
            <w:noProof/>
            <w:webHidden/>
          </w:rPr>
          <w:fldChar w:fldCharType="begin"/>
        </w:r>
        <w:r>
          <w:rPr>
            <w:noProof/>
            <w:webHidden/>
          </w:rPr>
          <w:instrText xml:space="preserve"> PAGEREF _Toc28956448 \h </w:instrText>
        </w:r>
      </w:ins>
      <w:r>
        <w:rPr>
          <w:noProof/>
          <w:webHidden/>
        </w:rPr>
      </w:r>
      <w:r>
        <w:rPr>
          <w:noProof/>
          <w:webHidden/>
        </w:rPr>
        <w:fldChar w:fldCharType="separate"/>
      </w:r>
      <w:ins w:id="288" w:author="D'souza, Nigel [2]" w:date="2020-01-03T14:59:00Z">
        <w:r>
          <w:rPr>
            <w:noProof/>
            <w:webHidden/>
          </w:rPr>
          <w:t>70</w:t>
        </w:r>
        <w:r>
          <w:rPr>
            <w:noProof/>
            <w:webHidden/>
          </w:rPr>
          <w:fldChar w:fldCharType="end"/>
        </w:r>
        <w:r w:rsidRPr="00420055">
          <w:rPr>
            <w:rStyle w:val="Hyperlink"/>
          </w:rPr>
          <w:fldChar w:fldCharType="end"/>
        </w:r>
      </w:ins>
    </w:p>
    <w:p w14:paraId="4A3D5C3E" w14:textId="77777777" w:rsidR="00236DC2" w:rsidRDefault="00236DC2">
      <w:pPr>
        <w:pStyle w:val="TOC2"/>
        <w:tabs>
          <w:tab w:val="left" w:pos="1000"/>
          <w:tab w:val="right" w:leader="dot" w:pos="9620"/>
        </w:tabs>
        <w:rPr>
          <w:ins w:id="289" w:author="D'souza, Nigel [2]" w:date="2020-01-03T14:59:00Z"/>
          <w:rFonts w:asciiTheme="minorHAnsi" w:eastAsiaTheme="minorEastAsia" w:hAnsiTheme="minorHAnsi" w:cstheme="minorBidi"/>
          <w:smallCaps w:val="0"/>
          <w:noProof/>
          <w:sz w:val="22"/>
          <w:szCs w:val="22"/>
          <w:lang w:val="en-US"/>
        </w:rPr>
      </w:pPr>
      <w:ins w:id="290" w:author="D'souza, Nigel [2]" w:date="2020-01-03T14:59:00Z">
        <w:r w:rsidRPr="00420055">
          <w:rPr>
            <w:rStyle w:val="Hyperlink"/>
          </w:rPr>
          <w:fldChar w:fldCharType="begin"/>
        </w:r>
        <w:r w:rsidRPr="00420055">
          <w:rPr>
            <w:rStyle w:val="Hyperlink"/>
          </w:rPr>
          <w:instrText xml:space="preserve"> </w:instrText>
        </w:r>
        <w:r>
          <w:rPr>
            <w:noProof/>
          </w:rPr>
          <w:instrText>HYPERLINK \l "_Toc28956449"</w:instrText>
        </w:r>
        <w:r w:rsidRPr="00420055">
          <w:rPr>
            <w:rStyle w:val="Hyperlink"/>
          </w:rPr>
          <w:instrText xml:space="preserve"> </w:instrText>
        </w:r>
        <w:r w:rsidRPr="00420055">
          <w:rPr>
            <w:rStyle w:val="Hyperlink"/>
          </w:rPr>
          <w:fldChar w:fldCharType="separate"/>
        </w:r>
        <w:r w:rsidRPr="00420055">
          <w:rPr>
            <w:rStyle w:val="Hyperlink"/>
          </w:rPr>
          <w:t>3.4.5.</w:t>
        </w:r>
        <w:r>
          <w:rPr>
            <w:rFonts w:asciiTheme="minorHAnsi" w:eastAsiaTheme="minorEastAsia" w:hAnsiTheme="minorHAnsi" w:cstheme="minorBidi"/>
            <w:smallCaps w:val="0"/>
            <w:noProof/>
            <w:sz w:val="22"/>
            <w:szCs w:val="22"/>
            <w:lang w:val="en-US"/>
          </w:rPr>
          <w:tab/>
        </w:r>
        <w:r w:rsidRPr="00420055">
          <w:rPr>
            <w:rStyle w:val="Hyperlink"/>
          </w:rPr>
          <w:t>Scheduled Payments</w:t>
        </w:r>
        <w:r>
          <w:rPr>
            <w:noProof/>
            <w:webHidden/>
          </w:rPr>
          <w:tab/>
        </w:r>
        <w:r>
          <w:rPr>
            <w:noProof/>
            <w:webHidden/>
          </w:rPr>
          <w:fldChar w:fldCharType="begin"/>
        </w:r>
        <w:r>
          <w:rPr>
            <w:noProof/>
            <w:webHidden/>
          </w:rPr>
          <w:instrText xml:space="preserve"> PAGEREF _Toc28956449 \h </w:instrText>
        </w:r>
      </w:ins>
      <w:r>
        <w:rPr>
          <w:noProof/>
          <w:webHidden/>
        </w:rPr>
      </w:r>
      <w:r>
        <w:rPr>
          <w:noProof/>
          <w:webHidden/>
        </w:rPr>
        <w:fldChar w:fldCharType="separate"/>
      </w:r>
      <w:ins w:id="291" w:author="D'souza, Nigel [2]" w:date="2020-01-03T14:59:00Z">
        <w:r>
          <w:rPr>
            <w:noProof/>
            <w:webHidden/>
          </w:rPr>
          <w:t>71</w:t>
        </w:r>
        <w:r>
          <w:rPr>
            <w:noProof/>
            <w:webHidden/>
          </w:rPr>
          <w:fldChar w:fldCharType="end"/>
        </w:r>
        <w:r w:rsidRPr="00420055">
          <w:rPr>
            <w:rStyle w:val="Hyperlink"/>
          </w:rPr>
          <w:fldChar w:fldCharType="end"/>
        </w:r>
      </w:ins>
    </w:p>
    <w:p w14:paraId="2F08A50B" w14:textId="77777777" w:rsidR="00236DC2" w:rsidRDefault="00236DC2">
      <w:pPr>
        <w:pStyle w:val="TOC2"/>
        <w:tabs>
          <w:tab w:val="left" w:pos="1000"/>
          <w:tab w:val="right" w:leader="dot" w:pos="9620"/>
        </w:tabs>
        <w:rPr>
          <w:ins w:id="292" w:author="D'souza, Nigel [2]" w:date="2020-01-03T14:59:00Z"/>
          <w:rFonts w:asciiTheme="minorHAnsi" w:eastAsiaTheme="minorEastAsia" w:hAnsiTheme="minorHAnsi" w:cstheme="minorBidi"/>
          <w:smallCaps w:val="0"/>
          <w:noProof/>
          <w:sz w:val="22"/>
          <w:szCs w:val="22"/>
          <w:lang w:val="en-US"/>
        </w:rPr>
      </w:pPr>
      <w:ins w:id="293" w:author="D'souza, Nigel [2]" w:date="2020-01-03T14:59:00Z">
        <w:r w:rsidRPr="00420055">
          <w:rPr>
            <w:rStyle w:val="Hyperlink"/>
          </w:rPr>
          <w:fldChar w:fldCharType="begin"/>
        </w:r>
        <w:r w:rsidRPr="00420055">
          <w:rPr>
            <w:rStyle w:val="Hyperlink"/>
          </w:rPr>
          <w:instrText xml:space="preserve"> </w:instrText>
        </w:r>
        <w:r>
          <w:rPr>
            <w:noProof/>
          </w:rPr>
          <w:instrText>HYPERLINK \l "_Toc28956450"</w:instrText>
        </w:r>
        <w:r w:rsidRPr="00420055">
          <w:rPr>
            <w:rStyle w:val="Hyperlink"/>
          </w:rPr>
          <w:instrText xml:space="preserve"> </w:instrText>
        </w:r>
        <w:r w:rsidRPr="00420055">
          <w:rPr>
            <w:rStyle w:val="Hyperlink"/>
          </w:rPr>
          <w:fldChar w:fldCharType="separate"/>
        </w:r>
        <w:r w:rsidRPr="00420055">
          <w:rPr>
            <w:rStyle w:val="Hyperlink"/>
          </w:rPr>
          <w:t>3.4.6.</w:t>
        </w:r>
        <w:r>
          <w:rPr>
            <w:rFonts w:asciiTheme="minorHAnsi" w:eastAsiaTheme="minorEastAsia" w:hAnsiTheme="minorHAnsi" w:cstheme="minorBidi"/>
            <w:smallCaps w:val="0"/>
            <w:noProof/>
            <w:sz w:val="22"/>
            <w:szCs w:val="22"/>
            <w:lang w:val="en-US"/>
          </w:rPr>
          <w:tab/>
        </w:r>
        <w:r w:rsidRPr="00420055">
          <w:rPr>
            <w:rStyle w:val="Hyperlink"/>
          </w:rPr>
          <w:t>Historical Balance and Transactions</w:t>
        </w:r>
        <w:r>
          <w:rPr>
            <w:noProof/>
            <w:webHidden/>
          </w:rPr>
          <w:tab/>
        </w:r>
        <w:r>
          <w:rPr>
            <w:noProof/>
            <w:webHidden/>
          </w:rPr>
          <w:fldChar w:fldCharType="begin"/>
        </w:r>
        <w:r>
          <w:rPr>
            <w:noProof/>
            <w:webHidden/>
          </w:rPr>
          <w:instrText xml:space="preserve"> PAGEREF _Toc28956450 \h </w:instrText>
        </w:r>
      </w:ins>
      <w:r>
        <w:rPr>
          <w:noProof/>
          <w:webHidden/>
        </w:rPr>
      </w:r>
      <w:r>
        <w:rPr>
          <w:noProof/>
          <w:webHidden/>
        </w:rPr>
        <w:fldChar w:fldCharType="separate"/>
      </w:r>
      <w:ins w:id="294" w:author="D'souza, Nigel [2]" w:date="2020-01-03T14:59:00Z">
        <w:r>
          <w:rPr>
            <w:noProof/>
            <w:webHidden/>
          </w:rPr>
          <w:t>71</w:t>
        </w:r>
        <w:r>
          <w:rPr>
            <w:noProof/>
            <w:webHidden/>
          </w:rPr>
          <w:fldChar w:fldCharType="end"/>
        </w:r>
        <w:r w:rsidRPr="00420055">
          <w:rPr>
            <w:rStyle w:val="Hyperlink"/>
          </w:rPr>
          <w:fldChar w:fldCharType="end"/>
        </w:r>
      </w:ins>
    </w:p>
    <w:p w14:paraId="79B06DC3" w14:textId="77777777" w:rsidR="00236DC2" w:rsidRDefault="00236DC2">
      <w:pPr>
        <w:pStyle w:val="TOC2"/>
        <w:tabs>
          <w:tab w:val="left" w:pos="1000"/>
          <w:tab w:val="right" w:leader="dot" w:pos="9620"/>
        </w:tabs>
        <w:rPr>
          <w:ins w:id="295" w:author="D'souza, Nigel [2]" w:date="2020-01-03T14:59:00Z"/>
          <w:rFonts w:asciiTheme="minorHAnsi" w:eastAsiaTheme="minorEastAsia" w:hAnsiTheme="minorHAnsi" w:cstheme="minorBidi"/>
          <w:smallCaps w:val="0"/>
          <w:noProof/>
          <w:sz w:val="22"/>
          <w:szCs w:val="22"/>
          <w:lang w:val="en-US"/>
        </w:rPr>
      </w:pPr>
      <w:ins w:id="296" w:author="D'souza, Nigel [2]" w:date="2020-01-03T14:59:00Z">
        <w:r w:rsidRPr="00420055">
          <w:rPr>
            <w:rStyle w:val="Hyperlink"/>
          </w:rPr>
          <w:fldChar w:fldCharType="begin"/>
        </w:r>
        <w:r w:rsidRPr="00420055">
          <w:rPr>
            <w:rStyle w:val="Hyperlink"/>
          </w:rPr>
          <w:instrText xml:space="preserve"> </w:instrText>
        </w:r>
        <w:r>
          <w:rPr>
            <w:noProof/>
          </w:rPr>
          <w:instrText>HYPERLINK \l "_Toc28956451"</w:instrText>
        </w:r>
        <w:r w:rsidRPr="00420055">
          <w:rPr>
            <w:rStyle w:val="Hyperlink"/>
          </w:rPr>
          <w:instrText xml:space="preserve"> </w:instrText>
        </w:r>
        <w:r w:rsidRPr="00420055">
          <w:rPr>
            <w:rStyle w:val="Hyperlink"/>
          </w:rPr>
          <w:fldChar w:fldCharType="separate"/>
        </w:r>
        <w:r w:rsidRPr="00420055">
          <w:rPr>
            <w:rStyle w:val="Hyperlink"/>
          </w:rPr>
          <w:t>3.4.7.</w:t>
        </w:r>
        <w:r>
          <w:rPr>
            <w:rFonts w:asciiTheme="minorHAnsi" w:eastAsiaTheme="minorEastAsia" w:hAnsiTheme="minorHAnsi" w:cstheme="minorBidi"/>
            <w:smallCaps w:val="0"/>
            <w:noProof/>
            <w:sz w:val="22"/>
            <w:szCs w:val="22"/>
            <w:lang w:val="en-US"/>
          </w:rPr>
          <w:tab/>
        </w:r>
        <w:r w:rsidRPr="00420055">
          <w:rPr>
            <w:rStyle w:val="Hyperlink"/>
          </w:rPr>
          <w:t>Transfer Templates</w:t>
        </w:r>
        <w:r>
          <w:rPr>
            <w:noProof/>
            <w:webHidden/>
          </w:rPr>
          <w:tab/>
        </w:r>
        <w:r>
          <w:rPr>
            <w:noProof/>
            <w:webHidden/>
          </w:rPr>
          <w:fldChar w:fldCharType="begin"/>
        </w:r>
        <w:r>
          <w:rPr>
            <w:noProof/>
            <w:webHidden/>
          </w:rPr>
          <w:instrText xml:space="preserve"> PAGEREF _Toc28956451 \h </w:instrText>
        </w:r>
      </w:ins>
      <w:r>
        <w:rPr>
          <w:noProof/>
          <w:webHidden/>
        </w:rPr>
      </w:r>
      <w:r>
        <w:rPr>
          <w:noProof/>
          <w:webHidden/>
        </w:rPr>
        <w:fldChar w:fldCharType="separate"/>
      </w:r>
      <w:ins w:id="297" w:author="D'souza, Nigel [2]" w:date="2020-01-03T14:59:00Z">
        <w:r>
          <w:rPr>
            <w:noProof/>
            <w:webHidden/>
          </w:rPr>
          <w:t>72</w:t>
        </w:r>
        <w:r>
          <w:rPr>
            <w:noProof/>
            <w:webHidden/>
          </w:rPr>
          <w:fldChar w:fldCharType="end"/>
        </w:r>
        <w:r w:rsidRPr="00420055">
          <w:rPr>
            <w:rStyle w:val="Hyperlink"/>
          </w:rPr>
          <w:fldChar w:fldCharType="end"/>
        </w:r>
      </w:ins>
    </w:p>
    <w:p w14:paraId="006FB8B8" w14:textId="77777777" w:rsidR="00236DC2" w:rsidRDefault="00236DC2">
      <w:pPr>
        <w:pStyle w:val="TOC2"/>
        <w:tabs>
          <w:tab w:val="left" w:pos="800"/>
          <w:tab w:val="right" w:leader="dot" w:pos="9620"/>
        </w:tabs>
        <w:rPr>
          <w:ins w:id="298" w:author="D'souza, Nigel [2]" w:date="2020-01-03T14:59:00Z"/>
          <w:rFonts w:asciiTheme="minorHAnsi" w:eastAsiaTheme="minorEastAsia" w:hAnsiTheme="minorHAnsi" w:cstheme="minorBidi"/>
          <w:smallCaps w:val="0"/>
          <w:noProof/>
          <w:sz w:val="22"/>
          <w:szCs w:val="22"/>
          <w:lang w:val="en-US"/>
        </w:rPr>
      </w:pPr>
      <w:ins w:id="299" w:author="D'souza, Nigel [2]" w:date="2020-01-03T14:59:00Z">
        <w:r w:rsidRPr="00420055">
          <w:rPr>
            <w:rStyle w:val="Hyperlink"/>
          </w:rPr>
          <w:fldChar w:fldCharType="begin"/>
        </w:r>
        <w:r w:rsidRPr="00420055">
          <w:rPr>
            <w:rStyle w:val="Hyperlink"/>
          </w:rPr>
          <w:instrText xml:space="preserve"> </w:instrText>
        </w:r>
        <w:r>
          <w:rPr>
            <w:noProof/>
          </w:rPr>
          <w:instrText>HYPERLINK \l "_Toc28956452"</w:instrText>
        </w:r>
        <w:r w:rsidRPr="00420055">
          <w:rPr>
            <w:rStyle w:val="Hyperlink"/>
          </w:rPr>
          <w:instrText xml:space="preserve"> </w:instrText>
        </w:r>
        <w:r w:rsidRPr="00420055">
          <w:rPr>
            <w:rStyle w:val="Hyperlink"/>
          </w:rPr>
          <w:fldChar w:fldCharType="separate"/>
        </w:r>
        <w:r w:rsidRPr="00420055">
          <w:rPr>
            <w:rStyle w:val="Hyperlink"/>
          </w:rPr>
          <w:t>3.5.</w:t>
        </w:r>
        <w:r>
          <w:rPr>
            <w:rFonts w:asciiTheme="minorHAnsi" w:eastAsiaTheme="minorEastAsia" w:hAnsiTheme="minorHAnsi" w:cstheme="minorBidi"/>
            <w:smallCaps w:val="0"/>
            <w:noProof/>
            <w:sz w:val="22"/>
            <w:szCs w:val="22"/>
            <w:lang w:val="en-US"/>
          </w:rPr>
          <w:tab/>
        </w:r>
        <w:r w:rsidRPr="00420055">
          <w:rPr>
            <w:rStyle w:val="Hyperlink"/>
          </w:rPr>
          <w:t>Customer Import/Export Functions</w:t>
        </w:r>
        <w:r>
          <w:rPr>
            <w:noProof/>
            <w:webHidden/>
          </w:rPr>
          <w:tab/>
        </w:r>
        <w:r>
          <w:rPr>
            <w:noProof/>
            <w:webHidden/>
          </w:rPr>
          <w:fldChar w:fldCharType="begin"/>
        </w:r>
        <w:r>
          <w:rPr>
            <w:noProof/>
            <w:webHidden/>
          </w:rPr>
          <w:instrText xml:space="preserve"> PAGEREF _Toc28956452 \h </w:instrText>
        </w:r>
      </w:ins>
      <w:r>
        <w:rPr>
          <w:noProof/>
          <w:webHidden/>
        </w:rPr>
      </w:r>
      <w:r>
        <w:rPr>
          <w:noProof/>
          <w:webHidden/>
        </w:rPr>
        <w:fldChar w:fldCharType="separate"/>
      </w:r>
      <w:ins w:id="300" w:author="D'souza, Nigel [2]" w:date="2020-01-03T14:59:00Z">
        <w:r>
          <w:rPr>
            <w:noProof/>
            <w:webHidden/>
          </w:rPr>
          <w:t>72</w:t>
        </w:r>
        <w:r>
          <w:rPr>
            <w:noProof/>
            <w:webHidden/>
          </w:rPr>
          <w:fldChar w:fldCharType="end"/>
        </w:r>
        <w:r w:rsidRPr="00420055">
          <w:rPr>
            <w:rStyle w:val="Hyperlink"/>
          </w:rPr>
          <w:fldChar w:fldCharType="end"/>
        </w:r>
      </w:ins>
    </w:p>
    <w:p w14:paraId="590E2D74" w14:textId="77777777" w:rsidR="00236DC2" w:rsidRDefault="00236DC2">
      <w:pPr>
        <w:pStyle w:val="TOC2"/>
        <w:tabs>
          <w:tab w:val="left" w:pos="1000"/>
          <w:tab w:val="right" w:leader="dot" w:pos="9620"/>
        </w:tabs>
        <w:rPr>
          <w:ins w:id="301" w:author="D'souza, Nigel [2]" w:date="2020-01-03T14:59:00Z"/>
          <w:rFonts w:asciiTheme="minorHAnsi" w:eastAsiaTheme="minorEastAsia" w:hAnsiTheme="minorHAnsi" w:cstheme="minorBidi"/>
          <w:smallCaps w:val="0"/>
          <w:noProof/>
          <w:sz w:val="22"/>
          <w:szCs w:val="22"/>
          <w:lang w:val="en-US"/>
        </w:rPr>
      </w:pPr>
      <w:ins w:id="302" w:author="D'souza, Nigel [2]" w:date="2020-01-03T14:59:00Z">
        <w:r w:rsidRPr="00420055">
          <w:rPr>
            <w:rStyle w:val="Hyperlink"/>
          </w:rPr>
          <w:fldChar w:fldCharType="begin"/>
        </w:r>
        <w:r w:rsidRPr="00420055">
          <w:rPr>
            <w:rStyle w:val="Hyperlink"/>
          </w:rPr>
          <w:instrText xml:space="preserve"> </w:instrText>
        </w:r>
        <w:r>
          <w:rPr>
            <w:noProof/>
          </w:rPr>
          <w:instrText>HYPERLINK \l "_Toc28956453"</w:instrText>
        </w:r>
        <w:r w:rsidRPr="00420055">
          <w:rPr>
            <w:rStyle w:val="Hyperlink"/>
          </w:rPr>
          <w:instrText xml:space="preserve"> </w:instrText>
        </w:r>
        <w:r w:rsidRPr="00420055">
          <w:rPr>
            <w:rStyle w:val="Hyperlink"/>
          </w:rPr>
          <w:fldChar w:fldCharType="separate"/>
        </w:r>
        <w:r w:rsidRPr="00420055">
          <w:rPr>
            <w:rStyle w:val="Hyperlink"/>
          </w:rPr>
          <w:t>3.5.1.</w:t>
        </w:r>
        <w:r>
          <w:rPr>
            <w:rFonts w:asciiTheme="minorHAnsi" w:eastAsiaTheme="minorEastAsia" w:hAnsiTheme="minorHAnsi" w:cstheme="minorBidi"/>
            <w:smallCaps w:val="0"/>
            <w:noProof/>
            <w:sz w:val="22"/>
            <w:szCs w:val="22"/>
            <w:lang w:val="en-US"/>
          </w:rPr>
          <w:tab/>
        </w:r>
        <w:r w:rsidRPr="00420055">
          <w:rPr>
            <w:rStyle w:val="Hyperlink"/>
          </w:rPr>
          <w:t>Quick Books Export Web Connect</w:t>
        </w:r>
        <w:r>
          <w:rPr>
            <w:noProof/>
            <w:webHidden/>
          </w:rPr>
          <w:tab/>
        </w:r>
        <w:r>
          <w:rPr>
            <w:noProof/>
            <w:webHidden/>
          </w:rPr>
          <w:fldChar w:fldCharType="begin"/>
        </w:r>
        <w:r>
          <w:rPr>
            <w:noProof/>
            <w:webHidden/>
          </w:rPr>
          <w:instrText xml:space="preserve"> PAGEREF _Toc28956453 \h </w:instrText>
        </w:r>
      </w:ins>
      <w:r>
        <w:rPr>
          <w:noProof/>
          <w:webHidden/>
        </w:rPr>
      </w:r>
      <w:r>
        <w:rPr>
          <w:noProof/>
          <w:webHidden/>
        </w:rPr>
        <w:fldChar w:fldCharType="separate"/>
      </w:r>
      <w:ins w:id="303" w:author="D'souza, Nigel [2]" w:date="2020-01-03T14:59:00Z">
        <w:r>
          <w:rPr>
            <w:noProof/>
            <w:webHidden/>
          </w:rPr>
          <w:t>72</w:t>
        </w:r>
        <w:r>
          <w:rPr>
            <w:noProof/>
            <w:webHidden/>
          </w:rPr>
          <w:fldChar w:fldCharType="end"/>
        </w:r>
        <w:r w:rsidRPr="00420055">
          <w:rPr>
            <w:rStyle w:val="Hyperlink"/>
          </w:rPr>
          <w:fldChar w:fldCharType="end"/>
        </w:r>
      </w:ins>
    </w:p>
    <w:p w14:paraId="0FF2A757" w14:textId="77777777" w:rsidR="00236DC2" w:rsidRDefault="00236DC2">
      <w:pPr>
        <w:pStyle w:val="TOC2"/>
        <w:tabs>
          <w:tab w:val="left" w:pos="1000"/>
          <w:tab w:val="right" w:leader="dot" w:pos="9620"/>
        </w:tabs>
        <w:rPr>
          <w:ins w:id="304" w:author="D'souza, Nigel [2]" w:date="2020-01-03T14:59:00Z"/>
          <w:rFonts w:asciiTheme="minorHAnsi" w:eastAsiaTheme="minorEastAsia" w:hAnsiTheme="minorHAnsi" w:cstheme="minorBidi"/>
          <w:smallCaps w:val="0"/>
          <w:noProof/>
          <w:sz w:val="22"/>
          <w:szCs w:val="22"/>
          <w:lang w:val="en-US"/>
        </w:rPr>
      </w:pPr>
      <w:ins w:id="305" w:author="D'souza, Nigel [2]" w:date="2020-01-03T14:59:00Z">
        <w:r w:rsidRPr="00420055">
          <w:rPr>
            <w:rStyle w:val="Hyperlink"/>
          </w:rPr>
          <w:lastRenderedPageBreak/>
          <w:fldChar w:fldCharType="begin"/>
        </w:r>
        <w:r w:rsidRPr="00420055">
          <w:rPr>
            <w:rStyle w:val="Hyperlink"/>
          </w:rPr>
          <w:instrText xml:space="preserve"> </w:instrText>
        </w:r>
        <w:r>
          <w:rPr>
            <w:noProof/>
          </w:rPr>
          <w:instrText>HYPERLINK \l "_Toc28956454"</w:instrText>
        </w:r>
        <w:r w:rsidRPr="00420055">
          <w:rPr>
            <w:rStyle w:val="Hyperlink"/>
          </w:rPr>
          <w:instrText xml:space="preserve"> </w:instrText>
        </w:r>
        <w:r w:rsidRPr="00420055">
          <w:rPr>
            <w:rStyle w:val="Hyperlink"/>
          </w:rPr>
          <w:fldChar w:fldCharType="separate"/>
        </w:r>
        <w:r w:rsidRPr="00420055">
          <w:rPr>
            <w:rStyle w:val="Hyperlink"/>
          </w:rPr>
          <w:t>3.5.2.</w:t>
        </w:r>
        <w:r>
          <w:rPr>
            <w:rFonts w:asciiTheme="minorHAnsi" w:eastAsiaTheme="minorEastAsia" w:hAnsiTheme="minorHAnsi" w:cstheme="minorBidi"/>
            <w:smallCaps w:val="0"/>
            <w:noProof/>
            <w:sz w:val="22"/>
            <w:szCs w:val="22"/>
            <w:lang w:val="en-US"/>
          </w:rPr>
          <w:tab/>
        </w:r>
        <w:r w:rsidRPr="00420055">
          <w:rPr>
            <w:rStyle w:val="Hyperlink"/>
          </w:rPr>
          <w:t>Quicken Export Web Connect</w:t>
        </w:r>
        <w:r>
          <w:rPr>
            <w:noProof/>
            <w:webHidden/>
          </w:rPr>
          <w:tab/>
        </w:r>
        <w:r>
          <w:rPr>
            <w:noProof/>
            <w:webHidden/>
          </w:rPr>
          <w:fldChar w:fldCharType="begin"/>
        </w:r>
        <w:r>
          <w:rPr>
            <w:noProof/>
            <w:webHidden/>
          </w:rPr>
          <w:instrText xml:space="preserve"> PAGEREF _Toc28956454 \h </w:instrText>
        </w:r>
      </w:ins>
      <w:r>
        <w:rPr>
          <w:noProof/>
          <w:webHidden/>
        </w:rPr>
      </w:r>
      <w:r>
        <w:rPr>
          <w:noProof/>
          <w:webHidden/>
        </w:rPr>
        <w:fldChar w:fldCharType="separate"/>
      </w:r>
      <w:ins w:id="306" w:author="D'souza, Nigel [2]" w:date="2020-01-03T14:59:00Z">
        <w:r>
          <w:rPr>
            <w:noProof/>
            <w:webHidden/>
          </w:rPr>
          <w:t>72</w:t>
        </w:r>
        <w:r>
          <w:rPr>
            <w:noProof/>
            <w:webHidden/>
          </w:rPr>
          <w:fldChar w:fldCharType="end"/>
        </w:r>
        <w:r w:rsidRPr="00420055">
          <w:rPr>
            <w:rStyle w:val="Hyperlink"/>
          </w:rPr>
          <w:fldChar w:fldCharType="end"/>
        </w:r>
      </w:ins>
    </w:p>
    <w:p w14:paraId="6B0A7EA2" w14:textId="77777777" w:rsidR="00236DC2" w:rsidRDefault="00236DC2">
      <w:pPr>
        <w:pStyle w:val="TOC2"/>
        <w:tabs>
          <w:tab w:val="left" w:pos="1000"/>
          <w:tab w:val="right" w:leader="dot" w:pos="9620"/>
        </w:tabs>
        <w:rPr>
          <w:ins w:id="307" w:author="D'souza, Nigel [2]" w:date="2020-01-03T14:59:00Z"/>
          <w:rFonts w:asciiTheme="minorHAnsi" w:eastAsiaTheme="minorEastAsia" w:hAnsiTheme="minorHAnsi" w:cstheme="minorBidi"/>
          <w:smallCaps w:val="0"/>
          <w:noProof/>
          <w:sz w:val="22"/>
          <w:szCs w:val="22"/>
          <w:lang w:val="en-US"/>
        </w:rPr>
      </w:pPr>
      <w:ins w:id="308" w:author="D'souza, Nigel [2]" w:date="2020-01-03T14:59:00Z">
        <w:r w:rsidRPr="00420055">
          <w:rPr>
            <w:rStyle w:val="Hyperlink"/>
          </w:rPr>
          <w:fldChar w:fldCharType="begin"/>
        </w:r>
        <w:r w:rsidRPr="00420055">
          <w:rPr>
            <w:rStyle w:val="Hyperlink"/>
          </w:rPr>
          <w:instrText xml:space="preserve"> </w:instrText>
        </w:r>
        <w:r>
          <w:rPr>
            <w:noProof/>
          </w:rPr>
          <w:instrText>HYPERLINK \l "_Toc28956455"</w:instrText>
        </w:r>
        <w:r w:rsidRPr="00420055">
          <w:rPr>
            <w:rStyle w:val="Hyperlink"/>
          </w:rPr>
          <w:instrText xml:space="preserve"> </w:instrText>
        </w:r>
        <w:r w:rsidRPr="00420055">
          <w:rPr>
            <w:rStyle w:val="Hyperlink"/>
          </w:rPr>
          <w:fldChar w:fldCharType="separate"/>
        </w:r>
        <w:r w:rsidRPr="00420055">
          <w:rPr>
            <w:rStyle w:val="Hyperlink"/>
          </w:rPr>
          <w:t>3.5.3.</w:t>
        </w:r>
        <w:r>
          <w:rPr>
            <w:rFonts w:asciiTheme="minorHAnsi" w:eastAsiaTheme="minorEastAsia" w:hAnsiTheme="minorHAnsi" w:cstheme="minorBidi"/>
            <w:smallCaps w:val="0"/>
            <w:noProof/>
            <w:sz w:val="22"/>
            <w:szCs w:val="22"/>
            <w:lang w:val="en-US"/>
          </w:rPr>
          <w:tab/>
        </w:r>
        <w:r w:rsidRPr="00420055">
          <w:rPr>
            <w:rStyle w:val="Hyperlink"/>
          </w:rPr>
          <w:t>Quick Books Export Direct Connect</w:t>
        </w:r>
        <w:r>
          <w:rPr>
            <w:noProof/>
            <w:webHidden/>
          </w:rPr>
          <w:tab/>
        </w:r>
        <w:r>
          <w:rPr>
            <w:noProof/>
            <w:webHidden/>
          </w:rPr>
          <w:fldChar w:fldCharType="begin"/>
        </w:r>
        <w:r>
          <w:rPr>
            <w:noProof/>
            <w:webHidden/>
          </w:rPr>
          <w:instrText xml:space="preserve"> PAGEREF _Toc28956455 \h </w:instrText>
        </w:r>
      </w:ins>
      <w:r>
        <w:rPr>
          <w:noProof/>
          <w:webHidden/>
        </w:rPr>
      </w:r>
      <w:r>
        <w:rPr>
          <w:noProof/>
          <w:webHidden/>
        </w:rPr>
        <w:fldChar w:fldCharType="separate"/>
      </w:r>
      <w:ins w:id="309" w:author="D'souza, Nigel [2]" w:date="2020-01-03T14:59:00Z">
        <w:r>
          <w:rPr>
            <w:noProof/>
            <w:webHidden/>
          </w:rPr>
          <w:t>72</w:t>
        </w:r>
        <w:r>
          <w:rPr>
            <w:noProof/>
            <w:webHidden/>
          </w:rPr>
          <w:fldChar w:fldCharType="end"/>
        </w:r>
        <w:r w:rsidRPr="00420055">
          <w:rPr>
            <w:rStyle w:val="Hyperlink"/>
          </w:rPr>
          <w:fldChar w:fldCharType="end"/>
        </w:r>
      </w:ins>
    </w:p>
    <w:p w14:paraId="0CA8F861" w14:textId="77777777" w:rsidR="00236DC2" w:rsidRDefault="00236DC2">
      <w:pPr>
        <w:pStyle w:val="TOC2"/>
        <w:tabs>
          <w:tab w:val="left" w:pos="1000"/>
          <w:tab w:val="right" w:leader="dot" w:pos="9620"/>
        </w:tabs>
        <w:rPr>
          <w:ins w:id="310" w:author="D'souza, Nigel [2]" w:date="2020-01-03T14:59:00Z"/>
          <w:rFonts w:asciiTheme="minorHAnsi" w:eastAsiaTheme="minorEastAsia" w:hAnsiTheme="minorHAnsi" w:cstheme="minorBidi"/>
          <w:smallCaps w:val="0"/>
          <w:noProof/>
          <w:sz w:val="22"/>
          <w:szCs w:val="22"/>
          <w:lang w:val="en-US"/>
        </w:rPr>
      </w:pPr>
      <w:ins w:id="311" w:author="D'souza, Nigel [2]" w:date="2020-01-03T14:59:00Z">
        <w:r w:rsidRPr="00420055">
          <w:rPr>
            <w:rStyle w:val="Hyperlink"/>
          </w:rPr>
          <w:fldChar w:fldCharType="begin"/>
        </w:r>
        <w:r w:rsidRPr="00420055">
          <w:rPr>
            <w:rStyle w:val="Hyperlink"/>
          </w:rPr>
          <w:instrText xml:space="preserve"> </w:instrText>
        </w:r>
        <w:r>
          <w:rPr>
            <w:noProof/>
          </w:rPr>
          <w:instrText>HYPERLINK \l "_Toc28956456"</w:instrText>
        </w:r>
        <w:r w:rsidRPr="00420055">
          <w:rPr>
            <w:rStyle w:val="Hyperlink"/>
          </w:rPr>
          <w:instrText xml:space="preserve"> </w:instrText>
        </w:r>
        <w:r w:rsidRPr="00420055">
          <w:rPr>
            <w:rStyle w:val="Hyperlink"/>
          </w:rPr>
          <w:fldChar w:fldCharType="separate"/>
        </w:r>
        <w:r w:rsidRPr="00420055">
          <w:rPr>
            <w:rStyle w:val="Hyperlink"/>
          </w:rPr>
          <w:t>3.5.4.</w:t>
        </w:r>
        <w:r>
          <w:rPr>
            <w:rFonts w:asciiTheme="minorHAnsi" w:eastAsiaTheme="minorEastAsia" w:hAnsiTheme="minorHAnsi" w:cstheme="minorBidi"/>
            <w:smallCaps w:val="0"/>
            <w:noProof/>
            <w:sz w:val="22"/>
            <w:szCs w:val="22"/>
            <w:lang w:val="en-US"/>
          </w:rPr>
          <w:tab/>
        </w:r>
        <w:r w:rsidRPr="00420055">
          <w:rPr>
            <w:rStyle w:val="Hyperlink"/>
          </w:rPr>
          <w:t>Quicken Export Direct Connect</w:t>
        </w:r>
        <w:r>
          <w:rPr>
            <w:noProof/>
            <w:webHidden/>
          </w:rPr>
          <w:tab/>
        </w:r>
        <w:r>
          <w:rPr>
            <w:noProof/>
            <w:webHidden/>
          </w:rPr>
          <w:fldChar w:fldCharType="begin"/>
        </w:r>
        <w:r>
          <w:rPr>
            <w:noProof/>
            <w:webHidden/>
          </w:rPr>
          <w:instrText xml:space="preserve"> PAGEREF _Toc28956456 \h </w:instrText>
        </w:r>
      </w:ins>
      <w:r>
        <w:rPr>
          <w:noProof/>
          <w:webHidden/>
        </w:rPr>
      </w:r>
      <w:r>
        <w:rPr>
          <w:noProof/>
          <w:webHidden/>
        </w:rPr>
        <w:fldChar w:fldCharType="separate"/>
      </w:r>
      <w:ins w:id="312" w:author="D'souza, Nigel [2]" w:date="2020-01-03T14:59:00Z">
        <w:r>
          <w:rPr>
            <w:noProof/>
            <w:webHidden/>
          </w:rPr>
          <w:t>72</w:t>
        </w:r>
        <w:r>
          <w:rPr>
            <w:noProof/>
            <w:webHidden/>
          </w:rPr>
          <w:fldChar w:fldCharType="end"/>
        </w:r>
        <w:r w:rsidRPr="00420055">
          <w:rPr>
            <w:rStyle w:val="Hyperlink"/>
          </w:rPr>
          <w:fldChar w:fldCharType="end"/>
        </w:r>
      </w:ins>
    </w:p>
    <w:p w14:paraId="494D4787" w14:textId="77777777" w:rsidR="00236DC2" w:rsidRDefault="00236DC2">
      <w:pPr>
        <w:pStyle w:val="TOC2"/>
        <w:tabs>
          <w:tab w:val="left" w:pos="1000"/>
          <w:tab w:val="right" w:leader="dot" w:pos="9620"/>
        </w:tabs>
        <w:rPr>
          <w:ins w:id="313" w:author="D'souza, Nigel [2]" w:date="2020-01-03T14:59:00Z"/>
          <w:rFonts w:asciiTheme="minorHAnsi" w:eastAsiaTheme="minorEastAsia" w:hAnsiTheme="minorHAnsi" w:cstheme="minorBidi"/>
          <w:smallCaps w:val="0"/>
          <w:noProof/>
          <w:sz w:val="22"/>
          <w:szCs w:val="22"/>
          <w:lang w:val="en-US"/>
        </w:rPr>
      </w:pPr>
      <w:ins w:id="314" w:author="D'souza, Nigel [2]" w:date="2020-01-03T14:59:00Z">
        <w:r w:rsidRPr="00420055">
          <w:rPr>
            <w:rStyle w:val="Hyperlink"/>
          </w:rPr>
          <w:fldChar w:fldCharType="begin"/>
        </w:r>
        <w:r w:rsidRPr="00420055">
          <w:rPr>
            <w:rStyle w:val="Hyperlink"/>
          </w:rPr>
          <w:instrText xml:space="preserve"> </w:instrText>
        </w:r>
        <w:r>
          <w:rPr>
            <w:noProof/>
          </w:rPr>
          <w:instrText>HYPERLINK \l "_Toc28956457"</w:instrText>
        </w:r>
        <w:r w:rsidRPr="00420055">
          <w:rPr>
            <w:rStyle w:val="Hyperlink"/>
          </w:rPr>
          <w:instrText xml:space="preserve"> </w:instrText>
        </w:r>
        <w:r w:rsidRPr="00420055">
          <w:rPr>
            <w:rStyle w:val="Hyperlink"/>
          </w:rPr>
          <w:fldChar w:fldCharType="separate"/>
        </w:r>
        <w:r w:rsidRPr="00420055">
          <w:rPr>
            <w:rStyle w:val="Hyperlink"/>
          </w:rPr>
          <w:t>3.5.5.</w:t>
        </w:r>
        <w:r>
          <w:rPr>
            <w:rFonts w:asciiTheme="minorHAnsi" w:eastAsiaTheme="minorEastAsia" w:hAnsiTheme="minorHAnsi" w:cstheme="minorBidi"/>
            <w:smallCaps w:val="0"/>
            <w:noProof/>
            <w:sz w:val="22"/>
            <w:szCs w:val="22"/>
            <w:lang w:val="en-US"/>
          </w:rPr>
          <w:tab/>
        </w:r>
        <w:r w:rsidRPr="00420055">
          <w:rPr>
            <w:rStyle w:val="Hyperlink"/>
          </w:rPr>
          <w:t>BAI Export</w:t>
        </w:r>
        <w:r>
          <w:rPr>
            <w:noProof/>
            <w:webHidden/>
          </w:rPr>
          <w:tab/>
        </w:r>
        <w:r>
          <w:rPr>
            <w:noProof/>
            <w:webHidden/>
          </w:rPr>
          <w:fldChar w:fldCharType="begin"/>
        </w:r>
        <w:r>
          <w:rPr>
            <w:noProof/>
            <w:webHidden/>
          </w:rPr>
          <w:instrText xml:space="preserve"> PAGEREF _Toc28956457 \h </w:instrText>
        </w:r>
      </w:ins>
      <w:r>
        <w:rPr>
          <w:noProof/>
          <w:webHidden/>
        </w:rPr>
      </w:r>
      <w:r>
        <w:rPr>
          <w:noProof/>
          <w:webHidden/>
        </w:rPr>
        <w:fldChar w:fldCharType="separate"/>
      </w:r>
      <w:ins w:id="315" w:author="D'souza, Nigel [2]" w:date="2020-01-03T14:59:00Z">
        <w:r>
          <w:rPr>
            <w:noProof/>
            <w:webHidden/>
          </w:rPr>
          <w:t>72</w:t>
        </w:r>
        <w:r>
          <w:rPr>
            <w:noProof/>
            <w:webHidden/>
          </w:rPr>
          <w:fldChar w:fldCharType="end"/>
        </w:r>
        <w:r w:rsidRPr="00420055">
          <w:rPr>
            <w:rStyle w:val="Hyperlink"/>
          </w:rPr>
          <w:fldChar w:fldCharType="end"/>
        </w:r>
      </w:ins>
    </w:p>
    <w:p w14:paraId="34BDD8EA" w14:textId="77777777" w:rsidR="00236DC2" w:rsidRDefault="00236DC2">
      <w:pPr>
        <w:pStyle w:val="TOC2"/>
        <w:tabs>
          <w:tab w:val="left" w:pos="1000"/>
          <w:tab w:val="right" w:leader="dot" w:pos="9620"/>
        </w:tabs>
        <w:rPr>
          <w:ins w:id="316" w:author="D'souza, Nigel [2]" w:date="2020-01-03T14:59:00Z"/>
          <w:rFonts w:asciiTheme="minorHAnsi" w:eastAsiaTheme="minorEastAsia" w:hAnsiTheme="minorHAnsi" w:cstheme="minorBidi"/>
          <w:smallCaps w:val="0"/>
          <w:noProof/>
          <w:sz w:val="22"/>
          <w:szCs w:val="22"/>
          <w:lang w:val="en-US"/>
        </w:rPr>
      </w:pPr>
      <w:ins w:id="317" w:author="D'souza, Nigel [2]" w:date="2020-01-03T14:59:00Z">
        <w:r w:rsidRPr="00420055">
          <w:rPr>
            <w:rStyle w:val="Hyperlink"/>
          </w:rPr>
          <w:fldChar w:fldCharType="begin"/>
        </w:r>
        <w:r w:rsidRPr="00420055">
          <w:rPr>
            <w:rStyle w:val="Hyperlink"/>
          </w:rPr>
          <w:instrText xml:space="preserve"> </w:instrText>
        </w:r>
        <w:r>
          <w:rPr>
            <w:noProof/>
          </w:rPr>
          <w:instrText>HYPERLINK \l "_Toc28956458"</w:instrText>
        </w:r>
        <w:r w:rsidRPr="00420055">
          <w:rPr>
            <w:rStyle w:val="Hyperlink"/>
          </w:rPr>
          <w:instrText xml:space="preserve"> </w:instrText>
        </w:r>
        <w:r w:rsidRPr="00420055">
          <w:rPr>
            <w:rStyle w:val="Hyperlink"/>
          </w:rPr>
          <w:fldChar w:fldCharType="separate"/>
        </w:r>
        <w:r w:rsidRPr="00420055">
          <w:rPr>
            <w:rStyle w:val="Hyperlink"/>
          </w:rPr>
          <w:t>3.5.6.</w:t>
        </w:r>
        <w:r>
          <w:rPr>
            <w:rFonts w:asciiTheme="minorHAnsi" w:eastAsiaTheme="minorEastAsia" w:hAnsiTheme="minorHAnsi" w:cstheme="minorBidi"/>
            <w:smallCaps w:val="0"/>
            <w:noProof/>
            <w:sz w:val="22"/>
            <w:szCs w:val="22"/>
            <w:lang w:val="en-US"/>
          </w:rPr>
          <w:tab/>
        </w:r>
        <w:r w:rsidRPr="00420055">
          <w:rPr>
            <w:rStyle w:val="Hyperlink"/>
          </w:rPr>
          <w:t>CSV Export</w:t>
        </w:r>
        <w:r>
          <w:rPr>
            <w:noProof/>
            <w:webHidden/>
          </w:rPr>
          <w:tab/>
        </w:r>
        <w:r>
          <w:rPr>
            <w:noProof/>
            <w:webHidden/>
          </w:rPr>
          <w:fldChar w:fldCharType="begin"/>
        </w:r>
        <w:r>
          <w:rPr>
            <w:noProof/>
            <w:webHidden/>
          </w:rPr>
          <w:instrText xml:space="preserve"> PAGEREF _Toc28956458 \h </w:instrText>
        </w:r>
      </w:ins>
      <w:r>
        <w:rPr>
          <w:noProof/>
          <w:webHidden/>
        </w:rPr>
      </w:r>
      <w:r>
        <w:rPr>
          <w:noProof/>
          <w:webHidden/>
        </w:rPr>
        <w:fldChar w:fldCharType="separate"/>
      </w:r>
      <w:ins w:id="318" w:author="D'souza, Nigel [2]" w:date="2020-01-03T14:59:00Z">
        <w:r>
          <w:rPr>
            <w:noProof/>
            <w:webHidden/>
          </w:rPr>
          <w:t>73</w:t>
        </w:r>
        <w:r>
          <w:rPr>
            <w:noProof/>
            <w:webHidden/>
          </w:rPr>
          <w:fldChar w:fldCharType="end"/>
        </w:r>
        <w:r w:rsidRPr="00420055">
          <w:rPr>
            <w:rStyle w:val="Hyperlink"/>
          </w:rPr>
          <w:fldChar w:fldCharType="end"/>
        </w:r>
      </w:ins>
    </w:p>
    <w:p w14:paraId="72375ECC" w14:textId="77777777" w:rsidR="00236DC2" w:rsidRDefault="00236DC2">
      <w:pPr>
        <w:pStyle w:val="TOC2"/>
        <w:tabs>
          <w:tab w:val="left" w:pos="1000"/>
          <w:tab w:val="right" w:leader="dot" w:pos="9620"/>
        </w:tabs>
        <w:rPr>
          <w:ins w:id="319" w:author="D'souza, Nigel [2]" w:date="2020-01-03T14:59:00Z"/>
          <w:rFonts w:asciiTheme="minorHAnsi" w:eastAsiaTheme="minorEastAsia" w:hAnsiTheme="minorHAnsi" w:cstheme="minorBidi"/>
          <w:smallCaps w:val="0"/>
          <w:noProof/>
          <w:sz w:val="22"/>
          <w:szCs w:val="22"/>
          <w:lang w:val="en-US"/>
        </w:rPr>
      </w:pPr>
      <w:ins w:id="320" w:author="D'souza, Nigel [2]" w:date="2020-01-03T14:59:00Z">
        <w:r w:rsidRPr="00420055">
          <w:rPr>
            <w:rStyle w:val="Hyperlink"/>
          </w:rPr>
          <w:fldChar w:fldCharType="begin"/>
        </w:r>
        <w:r w:rsidRPr="00420055">
          <w:rPr>
            <w:rStyle w:val="Hyperlink"/>
          </w:rPr>
          <w:instrText xml:space="preserve"> </w:instrText>
        </w:r>
        <w:r>
          <w:rPr>
            <w:noProof/>
          </w:rPr>
          <w:instrText>HYPERLINK \l "_Toc28956459"</w:instrText>
        </w:r>
        <w:r w:rsidRPr="00420055">
          <w:rPr>
            <w:rStyle w:val="Hyperlink"/>
          </w:rPr>
          <w:instrText xml:space="preserve"> </w:instrText>
        </w:r>
        <w:r w:rsidRPr="00420055">
          <w:rPr>
            <w:rStyle w:val="Hyperlink"/>
          </w:rPr>
          <w:fldChar w:fldCharType="separate"/>
        </w:r>
        <w:r w:rsidRPr="00420055">
          <w:rPr>
            <w:rStyle w:val="Hyperlink"/>
          </w:rPr>
          <w:t>3.5.7.</w:t>
        </w:r>
        <w:r>
          <w:rPr>
            <w:rFonts w:asciiTheme="minorHAnsi" w:eastAsiaTheme="minorEastAsia" w:hAnsiTheme="minorHAnsi" w:cstheme="minorBidi"/>
            <w:smallCaps w:val="0"/>
            <w:noProof/>
            <w:sz w:val="22"/>
            <w:szCs w:val="22"/>
            <w:lang w:val="en-US"/>
          </w:rPr>
          <w:tab/>
        </w:r>
        <w:r w:rsidRPr="00420055">
          <w:rPr>
            <w:rStyle w:val="Hyperlink"/>
          </w:rPr>
          <w:t>SWIFT MT94xx Export</w:t>
        </w:r>
        <w:r>
          <w:rPr>
            <w:noProof/>
            <w:webHidden/>
          </w:rPr>
          <w:tab/>
        </w:r>
        <w:r>
          <w:rPr>
            <w:noProof/>
            <w:webHidden/>
          </w:rPr>
          <w:fldChar w:fldCharType="begin"/>
        </w:r>
        <w:r>
          <w:rPr>
            <w:noProof/>
            <w:webHidden/>
          </w:rPr>
          <w:instrText xml:space="preserve"> PAGEREF _Toc28956459 \h </w:instrText>
        </w:r>
      </w:ins>
      <w:r>
        <w:rPr>
          <w:noProof/>
          <w:webHidden/>
        </w:rPr>
      </w:r>
      <w:r>
        <w:rPr>
          <w:noProof/>
          <w:webHidden/>
        </w:rPr>
        <w:fldChar w:fldCharType="separate"/>
      </w:r>
      <w:ins w:id="321" w:author="D'souza, Nigel [2]" w:date="2020-01-03T14:59:00Z">
        <w:r>
          <w:rPr>
            <w:noProof/>
            <w:webHidden/>
          </w:rPr>
          <w:t>73</w:t>
        </w:r>
        <w:r>
          <w:rPr>
            <w:noProof/>
            <w:webHidden/>
          </w:rPr>
          <w:fldChar w:fldCharType="end"/>
        </w:r>
        <w:r w:rsidRPr="00420055">
          <w:rPr>
            <w:rStyle w:val="Hyperlink"/>
          </w:rPr>
          <w:fldChar w:fldCharType="end"/>
        </w:r>
      </w:ins>
    </w:p>
    <w:p w14:paraId="513CB77D" w14:textId="77777777" w:rsidR="00236DC2" w:rsidRDefault="00236DC2">
      <w:pPr>
        <w:pStyle w:val="TOC2"/>
        <w:tabs>
          <w:tab w:val="left" w:pos="1000"/>
          <w:tab w:val="right" w:leader="dot" w:pos="9620"/>
        </w:tabs>
        <w:rPr>
          <w:ins w:id="322" w:author="D'souza, Nigel [2]" w:date="2020-01-03T14:59:00Z"/>
          <w:rFonts w:asciiTheme="minorHAnsi" w:eastAsiaTheme="minorEastAsia" w:hAnsiTheme="minorHAnsi" w:cstheme="minorBidi"/>
          <w:smallCaps w:val="0"/>
          <w:noProof/>
          <w:sz w:val="22"/>
          <w:szCs w:val="22"/>
          <w:lang w:val="en-US"/>
        </w:rPr>
      </w:pPr>
      <w:ins w:id="323" w:author="D'souza, Nigel [2]" w:date="2020-01-03T14:59:00Z">
        <w:r w:rsidRPr="00420055">
          <w:rPr>
            <w:rStyle w:val="Hyperlink"/>
          </w:rPr>
          <w:fldChar w:fldCharType="begin"/>
        </w:r>
        <w:r w:rsidRPr="00420055">
          <w:rPr>
            <w:rStyle w:val="Hyperlink"/>
          </w:rPr>
          <w:instrText xml:space="preserve"> </w:instrText>
        </w:r>
        <w:r>
          <w:rPr>
            <w:noProof/>
          </w:rPr>
          <w:instrText>HYPERLINK \l "_Toc28956460"</w:instrText>
        </w:r>
        <w:r w:rsidRPr="00420055">
          <w:rPr>
            <w:rStyle w:val="Hyperlink"/>
          </w:rPr>
          <w:instrText xml:space="preserve"> </w:instrText>
        </w:r>
        <w:r w:rsidRPr="00420055">
          <w:rPr>
            <w:rStyle w:val="Hyperlink"/>
          </w:rPr>
          <w:fldChar w:fldCharType="separate"/>
        </w:r>
        <w:r w:rsidRPr="00420055">
          <w:rPr>
            <w:rStyle w:val="Hyperlink"/>
          </w:rPr>
          <w:t>3.5.8.</w:t>
        </w:r>
        <w:r>
          <w:rPr>
            <w:rFonts w:asciiTheme="minorHAnsi" w:eastAsiaTheme="minorEastAsia" w:hAnsiTheme="minorHAnsi" w:cstheme="minorBidi"/>
            <w:smallCaps w:val="0"/>
            <w:noProof/>
            <w:sz w:val="22"/>
            <w:szCs w:val="22"/>
            <w:lang w:val="en-US"/>
          </w:rPr>
          <w:tab/>
        </w:r>
        <w:r w:rsidRPr="00420055">
          <w:rPr>
            <w:rStyle w:val="Hyperlink"/>
          </w:rPr>
          <w:t>NACHA Import</w:t>
        </w:r>
        <w:r>
          <w:rPr>
            <w:noProof/>
            <w:webHidden/>
          </w:rPr>
          <w:tab/>
        </w:r>
        <w:r>
          <w:rPr>
            <w:noProof/>
            <w:webHidden/>
          </w:rPr>
          <w:fldChar w:fldCharType="begin"/>
        </w:r>
        <w:r>
          <w:rPr>
            <w:noProof/>
            <w:webHidden/>
          </w:rPr>
          <w:instrText xml:space="preserve"> PAGEREF _Toc28956460 \h </w:instrText>
        </w:r>
      </w:ins>
      <w:r>
        <w:rPr>
          <w:noProof/>
          <w:webHidden/>
        </w:rPr>
      </w:r>
      <w:r>
        <w:rPr>
          <w:noProof/>
          <w:webHidden/>
        </w:rPr>
        <w:fldChar w:fldCharType="separate"/>
      </w:r>
      <w:ins w:id="324" w:author="D'souza, Nigel [2]" w:date="2020-01-03T14:59:00Z">
        <w:r>
          <w:rPr>
            <w:noProof/>
            <w:webHidden/>
          </w:rPr>
          <w:t>73</w:t>
        </w:r>
        <w:r>
          <w:rPr>
            <w:noProof/>
            <w:webHidden/>
          </w:rPr>
          <w:fldChar w:fldCharType="end"/>
        </w:r>
        <w:r w:rsidRPr="00420055">
          <w:rPr>
            <w:rStyle w:val="Hyperlink"/>
          </w:rPr>
          <w:fldChar w:fldCharType="end"/>
        </w:r>
      </w:ins>
    </w:p>
    <w:p w14:paraId="21580829" w14:textId="77777777" w:rsidR="00236DC2" w:rsidRDefault="00236DC2">
      <w:pPr>
        <w:pStyle w:val="TOC2"/>
        <w:tabs>
          <w:tab w:val="left" w:pos="1000"/>
          <w:tab w:val="right" w:leader="dot" w:pos="9620"/>
        </w:tabs>
        <w:rPr>
          <w:ins w:id="325" w:author="D'souza, Nigel [2]" w:date="2020-01-03T14:59:00Z"/>
          <w:rFonts w:asciiTheme="minorHAnsi" w:eastAsiaTheme="minorEastAsia" w:hAnsiTheme="minorHAnsi" w:cstheme="minorBidi"/>
          <w:smallCaps w:val="0"/>
          <w:noProof/>
          <w:sz w:val="22"/>
          <w:szCs w:val="22"/>
          <w:lang w:val="en-US"/>
        </w:rPr>
      </w:pPr>
      <w:ins w:id="326" w:author="D'souza, Nigel [2]" w:date="2020-01-03T14:59:00Z">
        <w:r w:rsidRPr="00420055">
          <w:rPr>
            <w:rStyle w:val="Hyperlink"/>
          </w:rPr>
          <w:fldChar w:fldCharType="begin"/>
        </w:r>
        <w:r w:rsidRPr="00420055">
          <w:rPr>
            <w:rStyle w:val="Hyperlink"/>
          </w:rPr>
          <w:instrText xml:space="preserve"> </w:instrText>
        </w:r>
        <w:r>
          <w:rPr>
            <w:noProof/>
          </w:rPr>
          <w:instrText>HYPERLINK \l "_Toc28956461"</w:instrText>
        </w:r>
        <w:r w:rsidRPr="00420055">
          <w:rPr>
            <w:rStyle w:val="Hyperlink"/>
          </w:rPr>
          <w:instrText xml:space="preserve"> </w:instrText>
        </w:r>
        <w:r w:rsidRPr="00420055">
          <w:rPr>
            <w:rStyle w:val="Hyperlink"/>
          </w:rPr>
          <w:fldChar w:fldCharType="separate"/>
        </w:r>
        <w:r w:rsidRPr="00420055">
          <w:rPr>
            <w:rStyle w:val="Hyperlink"/>
          </w:rPr>
          <w:t>3.5.9.</w:t>
        </w:r>
        <w:r>
          <w:rPr>
            <w:rFonts w:asciiTheme="minorHAnsi" w:eastAsiaTheme="minorEastAsia" w:hAnsiTheme="minorHAnsi" w:cstheme="minorBidi"/>
            <w:smallCaps w:val="0"/>
            <w:noProof/>
            <w:sz w:val="22"/>
            <w:szCs w:val="22"/>
            <w:lang w:val="en-US"/>
          </w:rPr>
          <w:tab/>
        </w:r>
        <w:r w:rsidRPr="00420055">
          <w:rPr>
            <w:rStyle w:val="Hyperlink"/>
          </w:rPr>
          <w:t>NACHA Pass-through</w:t>
        </w:r>
        <w:r>
          <w:rPr>
            <w:noProof/>
            <w:webHidden/>
          </w:rPr>
          <w:tab/>
        </w:r>
        <w:r>
          <w:rPr>
            <w:noProof/>
            <w:webHidden/>
          </w:rPr>
          <w:fldChar w:fldCharType="begin"/>
        </w:r>
        <w:r>
          <w:rPr>
            <w:noProof/>
            <w:webHidden/>
          </w:rPr>
          <w:instrText xml:space="preserve"> PAGEREF _Toc28956461 \h </w:instrText>
        </w:r>
      </w:ins>
      <w:r>
        <w:rPr>
          <w:noProof/>
          <w:webHidden/>
        </w:rPr>
      </w:r>
      <w:r>
        <w:rPr>
          <w:noProof/>
          <w:webHidden/>
        </w:rPr>
        <w:fldChar w:fldCharType="separate"/>
      </w:r>
      <w:ins w:id="327" w:author="D'souza, Nigel [2]" w:date="2020-01-03T14:59:00Z">
        <w:r>
          <w:rPr>
            <w:noProof/>
            <w:webHidden/>
          </w:rPr>
          <w:t>73</w:t>
        </w:r>
        <w:r>
          <w:rPr>
            <w:noProof/>
            <w:webHidden/>
          </w:rPr>
          <w:fldChar w:fldCharType="end"/>
        </w:r>
        <w:r w:rsidRPr="00420055">
          <w:rPr>
            <w:rStyle w:val="Hyperlink"/>
          </w:rPr>
          <w:fldChar w:fldCharType="end"/>
        </w:r>
      </w:ins>
    </w:p>
    <w:p w14:paraId="493DC6E4" w14:textId="77777777" w:rsidR="00236DC2" w:rsidRDefault="00236DC2">
      <w:pPr>
        <w:pStyle w:val="TOC2"/>
        <w:tabs>
          <w:tab w:val="left" w:pos="1000"/>
          <w:tab w:val="right" w:leader="dot" w:pos="9620"/>
        </w:tabs>
        <w:rPr>
          <w:ins w:id="328" w:author="D'souza, Nigel [2]" w:date="2020-01-03T14:59:00Z"/>
          <w:rFonts w:asciiTheme="minorHAnsi" w:eastAsiaTheme="minorEastAsia" w:hAnsiTheme="minorHAnsi" w:cstheme="minorBidi"/>
          <w:smallCaps w:val="0"/>
          <w:noProof/>
          <w:sz w:val="22"/>
          <w:szCs w:val="22"/>
          <w:lang w:val="en-US"/>
        </w:rPr>
      </w:pPr>
      <w:ins w:id="329" w:author="D'souza, Nigel [2]" w:date="2020-01-03T14:59:00Z">
        <w:r w:rsidRPr="00420055">
          <w:rPr>
            <w:rStyle w:val="Hyperlink"/>
          </w:rPr>
          <w:fldChar w:fldCharType="begin"/>
        </w:r>
        <w:r w:rsidRPr="00420055">
          <w:rPr>
            <w:rStyle w:val="Hyperlink"/>
          </w:rPr>
          <w:instrText xml:space="preserve"> </w:instrText>
        </w:r>
        <w:r>
          <w:rPr>
            <w:noProof/>
          </w:rPr>
          <w:instrText>HYPERLINK \l "_Toc28956462"</w:instrText>
        </w:r>
        <w:r w:rsidRPr="00420055">
          <w:rPr>
            <w:rStyle w:val="Hyperlink"/>
          </w:rPr>
          <w:instrText xml:space="preserve"> </w:instrText>
        </w:r>
        <w:r w:rsidRPr="00420055">
          <w:rPr>
            <w:rStyle w:val="Hyperlink"/>
          </w:rPr>
          <w:fldChar w:fldCharType="separate"/>
        </w:r>
        <w:r w:rsidRPr="00420055">
          <w:rPr>
            <w:rStyle w:val="Hyperlink"/>
          </w:rPr>
          <w:t>3.5.10.</w:t>
        </w:r>
        <w:r>
          <w:rPr>
            <w:rFonts w:asciiTheme="minorHAnsi" w:eastAsiaTheme="minorEastAsia" w:hAnsiTheme="minorHAnsi" w:cstheme="minorBidi"/>
            <w:smallCaps w:val="0"/>
            <w:noProof/>
            <w:sz w:val="22"/>
            <w:szCs w:val="22"/>
            <w:lang w:val="en-US"/>
          </w:rPr>
          <w:tab/>
        </w:r>
        <w:r w:rsidRPr="00420055">
          <w:rPr>
            <w:rStyle w:val="Hyperlink"/>
          </w:rPr>
          <w:t>Wire Import</w:t>
        </w:r>
        <w:r>
          <w:rPr>
            <w:noProof/>
            <w:webHidden/>
          </w:rPr>
          <w:tab/>
        </w:r>
        <w:r>
          <w:rPr>
            <w:noProof/>
            <w:webHidden/>
          </w:rPr>
          <w:fldChar w:fldCharType="begin"/>
        </w:r>
        <w:r>
          <w:rPr>
            <w:noProof/>
            <w:webHidden/>
          </w:rPr>
          <w:instrText xml:space="preserve"> PAGEREF _Toc28956462 \h </w:instrText>
        </w:r>
      </w:ins>
      <w:r>
        <w:rPr>
          <w:noProof/>
          <w:webHidden/>
        </w:rPr>
      </w:r>
      <w:r>
        <w:rPr>
          <w:noProof/>
          <w:webHidden/>
        </w:rPr>
        <w:fldChar w:fldCharType="separate"/>
      </w:r>
      <w:ins w:id="330" w:author="D'souza, Nigel [2]" w:date="2020-01-03T14:59:00Z">
        <w:r>
          <w:rPr>
            <w:noProof/>
            <w:webHidden/>
          </w:rPr>
          <w:t>73</w:t>
        </w:r>
        <w:r>
          <w:rPr>
            <w:noProof/>
            <w:webHidden/>
          </w:rPr>
          <w:fldChar w:fldCharType="end"/>
        </w:r>
        <w:r w:rsidRPr="00420055">
          <w:rPr>
            <w:rStyle w:val="Hyperlink"/>
          </w:rPr>
          <w:fldChar w:fldCharType="end"/>
        </w:r>
      </w:ins>
    </w:p>
    <w:p w14:paraId="6203E2EE" w14:textId="77777777" w:rsidR="00236DC2" w:rsidRDefault="00236DC2">
      <w:pPr>
        <w:pStyle w:val="TOC2"/>
        <w:tabs>
          <w:tab w:val="left" w:pos="1000"/>
          <w:tab w:val="right" w:leader="dot" w:pos="9620"/>
        </w:tabs>
        <w:rPr>
          <w:ins w:id="331" w:author="D'souza, Nigel [2]" w:date="2020-01-03T14:59:00Z"/>
          <w:rFonts w:asciiTheme="minorHAnsi" w:eastAsiaTheme="minorEastAsia" w:hAnsiTheme="minorHAnsi" w:cstheme="minorBidi"/>
          <w:smallCaps w:val="0"/>
          <w:noProof/>
          <w:sz w:val="22"/>
          <w:szCs w:val="22"/>
          <w:lang w:val="en-US"/>
        </w:rPr>
      </w:pPr>
      <w:ins w:id="332" w:author="D'souza, Nigel [2]" w:date="2020-01-03T14:59:00Z">
        <w:r w:rsidRPr="00420055">
          <w:rPr>
            <w:rStyle w:val="Hyperlink"/>
          </w:rPr>
          <w:fldChar w:fldCharType="begin"/>
        </w:r>
        <w:r w:rsidRPr="00420055">
          <w:rPr>
            <w:rStyle w:val="Hyperlink"/>
          </w:rPr>
          <w:instrText xml:space="preserve"> </w:instrText>
        </w:r>
        <w:r>
          <w:rPr>
            <w:noProof/>
          </w:rPr>
          <w:instrText>HYPERLINK \l "_Toc28956463"</w:instrText>
        </w:r>
        <w:r w:rsidRPr="00420055">
          <w:rPr>
            <w:rStyle w:val="Hyperlink"/>
          </w:rPr>
          <w:instrText xml:space="preserve"> </w:instrText>
        </w:r>
        <w:r w:rsidRPr="00420055">
          <w:rPr>
            <w:rStyle w:val="Hyperlink"/>
          </w:rPr>
          <w:fldChar w:fldCharType="separate"/>
        </w:r>
        <w:r w:rsidRPr="00420055">
          <w:rPr>
            <w:rStyle w:val="Hyperlink"/>
          </w:rPr>
          <w:t>3.5.11.</w:t>
        </w:r>
        <w:r>
          <w:rPr>
            <w:rFonts w:asciiTheme="minorHAnsi" w:eastAsiaTheme="minorEastAsia" w:hAnsiTheme="minorHAnsi" w:cstheme="minorBidi"/>
            <w:smallCaps w:val="0"/>
            <w:noProof/>
            <w:sz w:val="22"/>
            <w:szCs w:val="22"/>
            <w:lang w:val="en-US"/>
          </w:rPr>
          <w:tab/>
        </w:r>
        <w:r w:rsidRPr="00420055">
          <w:rPr>
            <w:rStyle w:val="Hyperlink"/>
          </w:rPr>
          <w:t>Detail Import</w:t>
        </w:r>
        <w:r>
          <w:rPr>
            <w:noProof/>
            <w:webHidden/>
          </w:rPr>
          <w:tab/>
        </w:r>
        <w:r>
          <w:rPr>
            <w:noProof/>
            <w:webHidden/>
          </w:rPr>
          <w:fldChar w:fldCharType="begin"/>
        </w:r>
        <w:r>
          <w:rPr>
            <w:noProof/>
            <w:webHidden/>
          </w:rPr>
          <w:instrText xml:space="preserve"> PAGEREF _Toc28956463 \h </w:instrText>
        </w:r>
      </w:ins>
      <w:r>
        <w:rPr>
          <w:noProof/>
          <w:webHidden/>
        </w:rPr>
      </w:r>
      <w:r>
        <w:rPr>
          <w:noProof/>
          <w:webHidden/>
        </w:rPr>
        <w:fldChar w:fldCharType="separate"/>
      </w:r>
      <w:ins w:id="333" w:author="D'souza, Nigel [2]" w:date="2020-01-03T14:59:00Z">
        <w:r>
          <w:rPr>
            <w:noProof/>
            <w:webHidden/>
          </w:rPr>
          <w:t>73</w:t>
        </w:r>
        <w:r>
          <w:rPr>
            <w:noProof/>
            <w:webHidden/>
          </w:rPr>
          <w:fldChar w:fldCharType="end"/>
        </w:r>
        <w:r w:rsidRPr="00420055">
          <w:rPr>
            <w:rStyle w:val="Hyperlink"/>
          </w:rPr>
          <w:fldChar w:fldCharType="end"/>
        </w:r>
      </w:ins>
    </w:p>
    <w:p w14:paraId="4A25B6F3" w14:textId="77777777" w:rsidR="00236DC2" w:rsidRDefault="00236DC2">
      <w:pPr>
        <w:pStyle w:val="TOC2"/>
        <w:tabs>
          <w:tab w:val="left" w:pos="1000"/>
          <w:tab w:val="right" w:leader="dot" w:pos="9620"/>
        </w:tabs>
        <w:rPr>
          <w:ins w:id="334" w:author="D'souza, Nigel [2]" w:date="2020-01-03T14:59:00Z"/>
          <w:rFonts w:asciiTheme="minorHAnsi" w:eastAsiaTheme="minorEastAsia" w:hAnsiTheme="minorHAnsi" w:cstheme="minorBidi"/>
          <w:smallCaps w:val="0"/>
          <w:noProof/>
          <w:sz w:val="22"/>
          <w:szCs w:val="22"/>
          <w:lang w:val="en-US"/>
        </w:rPr>
      </w:pPr>
      <w:ins w:id="335" w:author="D'souza, Nigel [2]" w:date="2020-01-03T14:59:00Z">
        <w:r w:rsidRPr="00420055">
          <w:rPr>
            <w:rStyle w:val="Hyperlink"/>
          </w:rPr>
          <w:fldChar w:fldCharType="begin"/>
        </w:r>
        <w:r w:rsidRPr="00420055">
          <w:rPr>
            <w:rStyle w:val="Hyperlink"/>
          </w:rPr>
          <w:instrText xml:space="preserve"> </w:instrText>
        </w:r>
        <w:r>
          <w:rPr>
            <w:noProof/>
          </w:rPr>
          <w:instrText>HYPERLINK \l "_Toc28956464"</w:instrText>
        </w:r>
        <w:r w:rsidRPr="00420055">
          <w:rPr>
            <w:rStyle w:val="Hyperlink"/>
          </w:rPr>
          <w:instrText xml:space="preserve"> </w:instrText>
        </w:r>
        <w:r w:rsidRPr="00420055">
          <w:rPr>
            <w:rStyle w:val="Hyperlink"/>
          </w:rPr>
          <w:fldChar w:fldCharType="separate"/>
        </w:r>
        <w:r w:rsidRPr="00420055">
          <w:rPr>
            <w:rStyle w:val="Hyperlink"/>
          </w:rPr>
          <w:t>3.5.12.</w:t>
        </w:r>
        <w:r>
          <w:rPr>
            <w:rFonts w:asciiTheme="minorHAnsi" w:eastAsiaTheme="minorEastAsia" w:hAnsiTheme="minorHAnsi" w:cstheme="minorBidi"/>
            <w:smallCaps w:val="0"/>
            <w:noProof/>
            <w:sz w:val="22"/>
            <w:szCs w:val="22"/>
            <w:lang w:val="en-US"/>
          </w:rPr>
          <w:tab/>
        </w:r>
        <w:r w:rsidRPr="00420055">
          <w:rPr>
            <w:rStyle w:val="Hyperlink"/>
          </w:rPr>
          <w:t>MT101 Formatted Payment Import</w:t>
        </w:r>
        <w:r>
          <w:rPr>
            <w:noProof/>
            <w:webHidden/>
          </w:rPr>
          <w:tab/>
        </w:r>
        <w:r>
          <w:rPr>
            <w:noProof/>
            <w:webHidden/>
          </w:rPr>
          <w:fldChar w:fldCharType="begin"/>
        </w:r>
        <w:r>
          <w:rPr>
            <w:noProof/>
            <w:webHidden/>
          </w:rPr>
          <w:instrText xml:space="preserve"> PAGEREF _Toc28956464 \h </w:instrText>
        </w:r>
      </w:ins>
      <w:r>
        <w:rPr>
          <w:noProof/>
          <w:webHidden/>
        </w:rPr>
      </w:r>
      <w:r>
        <w:rPr>
          <w:noProof/>
          <w:webHidden/>
        </w:rPr>
        <w:fldChar w:fldCharType="separate"/>
      </w:r>
      <w:ins w:id="336" w:author="D'souza, Nigel [2]" w:date="2020-01-03T14:59:00Z">
        <w:r>
          <w:rPr>
            <w:noProof/>
            <w:webHidden/>
          </w:rPr>
          <w:t>74</w:t>
        </w:r>
        <w:r>
          <w:rPr>
            <w:noProof/>
            <w:webHidden/>
          </w:rPr>
          <w:fldChar w:fldCharType="end"/>
        </w:r>
        <w:r w:rsidRPr="00420055">
          <w:rPr>
            <w:rStyle w:val="Hyperlink"/>
          </w:rPr>
          <w:fldChar w:fldCharType="end"/>
        </w:r>
      </w:ins>
    </w:p>
    <w:p w14:paraId="23E87719" w14:textId="77777777" w:rsidR="00236DC2" w:rsidRDefault="00236DC2">
      <w:pPr>
        <w:pStyle w:val="TOC2"/>
        <w:tabs>
          <w:tab w:val="left" w:pos="1000"/>
          <w:tab w:val="right" w:leader="dot" w:pos="9620"/>
        </w:tabs>
        <w:rPr>
          <w:ins w:id="337" w:author="D'souza, Nigel [2]" w:date="2020-01-03T14:59:00Z"/>
          <w:rFonts w:asciiTheme="minorHAnsi" w:eastAsiaTheme="minorEastAsia" w:hAnsiTheme="minorHAnsi" w:cstheme="minorBidi"/>
          <w:smallCaps w:val="0"/>
          <w:noProof/>
          <w:sz w:val="22"/>
          <w:szCs w:val="22"/>
          <w:lang w:val="en-US"/>
        </w:rPr>
      </w:pPr>
      <w:ins w:id="338" w:author="D'souza, Nigel [2]" w:date="2020-01-03T14:59:00Z">
        <w:r w:rsidRPr="00420055">
          <w:rPr>
            <w:rStyle w:val="Hyperlink"/>
          </w:rPr>
          <w:fldChar w:fldCharType="begin"/>
        </w:r>
        <w:r w:rsidRPr="00420055">
          <w:rPr>
            <w:rStyle w:val="Hyperlink"/>
          </w:rPr>
          <w:instrText xml:space="preserve"> </w:instrText>
        </w:r>
        <w:r>
          <w:rPr>
            <w:noProof/>
          </w:rPr>
          <w:instrText>HYPERLINK \l "_Toc28956465"</w:instrText>
        </w:r>
        <w:r w:rsidRPr="00420055">
          <w:rPr>
            <w:rStyle w:val="Hyperlink"/>
          </w:rPr>
          <w:instrText xml:space="preserve"> </w:instrText>
        </w:r>
        <w:r w:rsidRPr="00420055">
          <w:rPr>
            <w:rStyle w:val="Hyperlink"/>
          </w:rPr>
          <w:fldChar w:fldCharType="separate"/>
        </w:r>
        <w:r w:rsidRPr="00420055">
          <w:rPr>
            <w:rStyle w:val="Hyperlink"/>
          </w:rPr>
          <w:t>3.5.13.</w:t>
        </w:r>
        <w:r>
          <w:rPr>
            <w:rFonts w:asciiTheme="minorHAnsi" w:eastAsiaTheme="minorEastAsia" w:hAnsiTheme="minorHAnsi" w:cstheme="minorBidi"/>
            <w:smallCaps w:val="0"/>
            <w:noProof/>
            <w:sz w:val="22"/>
            <w:szCs w:val="22"/>
            <w:lang w:val="en-US"/>
          </w:rPr>
          <w:tab/>
        </w:r>
        <w:r w:rsidRPr="00420055">
          <w:rPr>
            <w:rStyle w:val="Hyperlink"/>
          </w:rPr>
          <w:t>CSV Multi-Type Payment Import</w:t>
        </w:r>
        <w:r>
          <w:rPr>
            <w:noProof/>
            <w:webHidden/>
          </w:rPr>
          <w:tab/>
        </w:r>
        <w:r>
          <w:rPr>
            <w:noProof/>
            <w:webHidden/>
          </w:rPr>
          <w:fldChar w:fldCharType="begin"/>
        </w:r>
        <w:r>
          <w:rPr>
            <w:noProof/>
            <w:webHidden/>
          </w:rPr>
          <w:instrText xml:space="preserve"> PAGEREF _Toc28956465 \h </w:instrText>
        </w:r>
      </w:ins>
      <w:r>
        <w:rPr>
          <w:noProof/>
          <w:webHidden/>
        </w:rPr>
      </w:r>
      <w:r>
        <w:rPr>
          <w:noProof/>
          <w:webHidden/>
        </w:rPr>
        <w:fldChar w:fldCharType="separate"/>
      </w:r>
      <w:ins w:id="339" w:author="D'souza, Nigel [2]" w:date="2020-01-03T14:59:00Z">
        <w:r>
          <w:rPr>
            <w:noProof/>
            <w:webHidden/>
          </w:rPr>
          <w:t>74</w:t>
        </w:r>
        <w:r>
          <w:rPr>
            <w:noProof/>
            <w:webHidden/>
          </w:rPr>
          <w:fldChar w:fldCharType="end"/>
        </w:r>
        <w:r w:rsidRPr="00420055">
          <w:rPr>
            <w:rStyle w:val="Hyperlink"/>
          </w:rPr>
          <w:fldChar w:fldCharType="end"/>
        </w:r>
      </w:ins>
    </w:p>
    <w:p w14:paraId="282DC65C" w14:textId="77777777" w:rsidR="00236DC2" w:rsidRDefault="00236DC2">
      <w:pPr>
        <w:pStyle w:val="TOC2"/>
        <w:tabs>
          <w:tab w:val="left" w:pos="1000"/>
          <w:tab w:val="right" w:leader="dot" w:pos="9620"/>
        </w:tabs>
        <w:rPr>
          <w:ins w:id="340" w:author="D'souza, Nigel [2]" w:date="2020-01-03T14:59:00Z"/>
          <w:rFonts w:asciiTheme="minorHAnsi" w:eastAsiaTheme="minorEastAsia" w:hAnsiTheme="minorHAnsi" w:cstheme="minorBidi"/>
          <w:smallCaps w:val="0"/>
          <w:noProof/>
          <w:sz w:val="22"/>
          <w:szCs w:val="22"/>
          <w:lang w:val="en-US"/>
        </w:rPr>
      </w:pPr>
      <w:ins w:id="341" w:author="D'souza, Nigel [2]" w:date="2020-01-03T14:59:00Z">
        <w:r w:rsidRPr="00420055">
          <w:rPr>
            <w:rStyle w:val="Hyperlink"/>
          </w:rPr>
          <w:fldChar w:fldCharType="begin"/>
        </w:r>
        <w:r w:rsidRPr="00420055">
          <w:rPr>
            <w:rStyle w:val="Hyperlink"/>
          </w:rPr>
          <w:instrText xml:space="preserve"> </w:instrText>
        </w:r>
        <w:r>
          <w:rPr>
            <w:noProof/>
          </w:rPr>
          <w:instrText>HYPERLINK \l "_Toc28956466"</w:instrText>
        </w:r>
        <w:r w:rsidRPr="00420055">
          <w:rPr>
            <w:rStyle w:val="Hyperlink"/>
          </w:rPr>
          <w:instrText xml:space="preserve"> </w:instrText>
        </w:r>
        <w:r w:rsidRPr="00420055">
          <w:rPr>
            <w:rStyle w:val="Hyperlink"/>
          </w:rPr>
          <w:fldChar w:fldCharType="separate"/>
        </w:r>
        <w:r w:rsidRPr="00420055">
          <w:rPr>
            <w:rStyle w:val="Hyperlink"/>
          </w:rPr>
          <w:t>3.5.14.</w:t>
        </w:r>
        <w:r>
          <w:rPr>
            <w:rFonts w:asciiTheme="minorHAnsi" w:eastAsiaTheme="minorEastAsia" w:hAnsiTheme="minorHAnsi" w:cstheme="minorBidi"/>
            <w:smallCaps w:val="0"/>
            <w:noProof/>
            <w:sz w:val="22"/>
            <w:szCs w:val="22"/>
            <w:lang w:val="en-US"/>
          </w:rPr>
          <w:tab/>
        </w:r>
        <w:r w:rsidRPr="00420055">
          <w:rPr>
            <w:rStyle w:val="Hyperlink"/>
          </w:rPr>
          <w:t>ISO20022 Payment Import</w:t>
        </w:r>
        <w:r>
          <w:rPr>
            <w:noProof/>
            <w:webHidden/>
          </w:rPr>
          <w:tab/>
        </w:r>
        <w:r>
          <w:rPr>
            <w:noProof/>
            <w:webHidden/>
          </w:rPr>
          <w:fldChar w:fldCharType="begin"/>
        </w:r>
        <w:r>
          <w:rPr>
            <w:noProof/>
            <w:webHidden/>
          </w:rPr>
          <w:instrText xml:space="preserve"> PAGEREF _Toc28956466 \h </w:instrText>
        </w:r>
      </w:ins>
      <w:r>
        <w:rPr>
          <w:noProof/>
          <w:webHidden/>
        </w:rPr>
      </w:r>
      <w:r>
        <w:rPr>
          <w:noProof/>
          <w:webHidden/>
        </w:rPr>
        <w:fldChar w:fldCharType="separate"/>
      </w:r>
      <w:ins w:id="342" w:author="D'souza, Nigel [2]" w:date="2020-01-03T14:59:00Z">
        <w:r>
          <w:rPr>
            <w:noProof/>
            <w:webHidden/>
          </w:rPr>
          <w:t>74</w:t>
        </w:r>
        <w:r>
          <w:rPr>
            <w:noProof/>
            <w:webHidden/>
          </w:rPr>
          <w:fldChar w:fldCharType="end"/>
        </w:r>
        <w:r w:rsidRPr="00420055">
          <w:rPr>
            <w:rStyle w:val="Hyperlink"/>
          </w:rPr>
          <w:fldChar w:fldCharType="end"/>
        </w:r>
      </w:ins>
    </w:p>
    <w:p w14:paraId="7F1F8DD0" w14:textId="77777777" w:rsidR="00236DC2" w:rsidRDefault="00236DC2">
      <w:pPr>
        <w:pStyle w:val="TOC2"/>
        <w:tabs>
          <w:tab w:val="left" w:pos="1000"/>
          <w:tab w:val="right" w:leader="dot" w:pos="9620"/>
        </w:tabs>
        <w:rPr>
          <w:ins w:id="343" w:author="D'souza, Nigel [2]" w:date="2020-01-03T14:59:00Z"/>
          <w:rFonts w:asciiTheme="minorHAnsi" w:eastAsiaTheme="minorEastAsia" w:hAnsiTheme="minorHAnsi" w:cstheme="minorBidi"/>
          <w:smallCaps w:val="0"/>
          <w:noProof/>
          <w:sz w:val="22"/>
          <w:szCs w:val="22"/>
          <w:lang w:val="en-US"/>
        </w:rPr>
      </w:pPr>
      <w:ins w:id="344" w:author="D'souza, Nigel [2]" w:date="2020-01-03T14:59:00Z">
        <w:r w:rsidRPr="00420055">
          <w:rPr>
            <w:rStyle w:val="Hyperlink"/>
          </w:rPr>
          <w:fldChar w:fldCharType="begin"/>
        </w:r>
        <w:r w:rsidRPr="00420055">
          <w:rPr>
            <w:rStyle w:val="Hyperlink"/>
          </w:rPr>
          <w:instrText xml:space="preserve"> </w:instrText>
        </w:r>
        <w:r>
          <w:rPr>
            <w:noProof/>
          </w:rPr>
          <w:instrText>HYPERLINK \l "_Toc28956467"</w:instrText>
        </w:r>
        <w:r w:rsidRPr="00420055">
          <w:rPr>
            <w:rStyle w:val="Hyperlink"/>
          </w:rPr>
          <w:instrText xml:space="preserve"> </w:instrText>
        </w:r>
        <w:r w:rsidRPr="00420055">
          <w:rPr>
            <w:rStyle w:val="Hyperlink"/>
          </w:rPr>
          <w:fldChar w:fldCharType="separate"/>
        </w:r>
        <w:r w:rsidRPr="00420055">
          <w:rPr>
            <w:rStyle w:val="Hyperlink"/>
          </w:rPr>
          <w:t>3.5.15.</w:t>
        </w:r>
        <w:r>
          <w:rPr>
            <w:rFonts w:asciiTheme="minorHAnsi" w:eastAsiaTheme="minorEastAsia" w:hAnsiTheme="minorHAnsi" w:cstheme="minorBidi"/>
            <w:smallCaps w:val="0"/>
            <w:noProof/>
            <w:sz w:val="22"/>
            <w:szCs w:val="22"/>
            <w:lang w:val="en-US"/>
          </w:rPr>
          <w:tab/>
        </w:r>
        <w:r w:rsidRPr="00420055">
          <w:rPr>
            <w:rStyle w:val="Hyperlink"/>
          </w:rPr>
          <w:t>Check Issuance Import</w:t>
        </w:r>
        <w:r>
          <w:rPr>
            <w:noProof/>
            <w:webHidden/>
          </w:rPr>
          <w:tab/>
        </w:r>
        <w:r>
          <w:rPr>
            <w:noProof/>
            <w:webHidden/>
          </w:rPr>
          <w:fldChar w:fldCharType="begin"/>
        </w:r>
        <w:r>
          <w:rPr>
            <w:noProof/>
            <w:webHidden/>
          </w:rPr>
          <w:instrText xml:space="preserve"> PAGEREF _Toc28956467 \h </w:instrText>
        </w:r>
      </w:ins>
      <w:r>
        <w:rPr>
          <w:noProof/>
          <w:webHidden/>
        </w:rPr>
      </w:r>
      <w:r>
        <w:rPr>
          <w:noProof/>
          <w:webHidden/>
        </w:rPr>
        <w:fldChar w:fldCharType="separate"/>
      </w:r>
      <w:ins w:id="345" w:author="D'souza, Nigel [2]" w:date="2020-01-03T14:59:00Z">
        <w:r>
          <w:rPr>
            <w:noProof/>
            <w:webHidden/>
          </w:rPr>
          <w:t>74</w:t>
        </w:r>
        <w:r>
          <w:rPr>
            <w:noProof/>
            <w:webHidden/>
          </w:rPr>
          <w:fldChar w:fldCharType="end"/>
        </w:r>
        <w:r w:rsidRPr="00420055">
          <w:rPr>
            <w:rStyle w:val="Hyperlink"/>
          </w:rPr>
          <w:fldChar w:fldCharType="end"/>
        </w:r>
      </w:ins>
    </w:p>
    <w:p w14:paraId="78904EF5" w14:textId="77777777" w:rsidR="00236DC2" w:rsidRDefault="00236DC2">
      <w:pPr>
        <w:pStyle w:val="TOC2"/>
        <w:tabs>
          <w:tab w:val="left" w:pos="800"/>
          <w:tab w:val="right" w:leader="dot" w:pos="9620"/>
        </w:tabs>
        <w:rPr>
          <w:ins w:id="346" w:author="D'souza, Nigel [2]" w:date="2020-01-03T14:59:00Z"/>
          <w:rFonts w:asciiTheme="minorHAnsi" w:eastAsiaTheme="minorEastAsia" w:hAnsiTheme="minorHAnsi" w:cstheme="minorBidi"/>
          <w:smallCaps w:val="0"/>
          <w:noProof/>
          <w:sz w:val="22"/>
          <w:szCs w:val="22"/>
          <w:lang w:val="en-US"/>
        </w:rPr>
      </w:pPr>
      <w:ins w:id="347" w:author="D'souza, Nigel [2]" w:date="2020-01-03T14:59:00Z">
        <w:r w:rsidRPr="00420055">
          <w:rPr>
            <w:rStyle w:val="Hyperlink"/>
          </w:rPr>
          <w:fldChar w:fldCharType="begin"/>
        </w:r>
        <w:r w:rsidRPr="00420055">
          <w:rPr>
            <w:rStyle w:val="Hyperlink"/>
          </w:rPr>
          <w:instrText xml:space="preserve"> </w:instrText>
        </w:r>
        <w:r>
          <w:rPr>
            <w:noProof/>
          </w:rPr>
          <w:instrText>HYPERLINK \l "_Toc28956468"</w:instrText>
        </w:r>
        <w:r w:rsidRPr="00420055">
          <w:rPr>
            <w:rStyle w:val="Hyperlink"/>
          </w:rPr>
          <w:instrText xml:space="preserve"> </w:instrText>
        </w:r>
        <w:r w:rsidRPr="00420055">
          <w:rPr>
            <w:rStyle w:val="Hyperlink"/>
          </w:rPr>
          <w:fldChar w:fldCharType="separate"/>
        </w:r>
        <w:r w:rsidRPr="00420055">
          <w:rPr>
            <w:rStyle w:val="Hyperlink"/>
          </w:rPr>
          <w:t>3.6.</w:t>
        </w:r>
        <w:r>
          <w:rPr>
            <w:rFonts w:asciiTheme="minorHAnsi" w:eastAsiaTheme="minorEastAsia" w:hAnsiTheme="minorHAnsi" w:cstheme="minorBidi"/>
            <w:smallCaps w:val="0"/>
            <w:noProof/>
            <w:sz w:val="22"/>
            <w:szCs w:val="22"/>
            <w:lang w:val="en-US"/>
          </w:rPr>
          <w:tab/>
        </w:r>
        <w:r w:rsidRPr="00420055">
          <w:rPr>
            <w:rStyle w:val="Hyperlink"/>
          </w:rPr>
          <w:t>Services to Support Mobile (P3)</w:t>
        </w:r>
        <w:r>
          <w:rPr>
            <w:noProof/>
            <w:webHidden/>
          </w:rPr>
          <w:tab/>
        </w:r>
        <w:r>
          <w:rPr>
            <w:noProof/>
            <w:webHidden/>
          </w:rPr>
          <w:fldChar w:fldCharType="begin"/>
        </w:r>
        <w:r>
          <w:rPr>
            <w:noProof/>
            <w:webHidden/>
          </w:rPr>
          <w:instrText xml:space="preserve"> PAGEREF _Toc28956468 \h </w:instrText>
        </w:r>
      </w:ins>
      <w:r>
        <w:rPr>
          <w:noProof/>
          <w:webHidden/>
        </w:rPr>
      </w:r>
      <w:r>
        <w:rPr>
          <w:noProof/>
          <w:webHidden/>
        </w:rPr>
        <w:fldChar w:fldCharType="separate"/>
      </w:r>
      <w:ins w:id="348" w:author="D'souza, Nigel [2]" w:date="2020-01-03T14:59:00Z">
        <w:r>
          <w:rPr>
            <w:noProof/>
            <w:webHidden/>
          </w:rPr>
          <w:t>75</w:t>
        </w:r>
        <w:r>
          <w:rPr>
            <w:noProof/>
            <w:webHidden/>
          </w:rPr>
          <w:fldChar w:fldCharType="end"/>
        </w:r>
        <w:r w:rsidRPr="00420055">
          <w:rPr>
            <w:rStyle w:val="Hyperlink"/>
          </w:rPr>
          <w:fldChar w:fldCharType="end"/>
        </w:r>
      </w:ins>
    </w:p>
    <w:p w14:paraId="53320A82" w14:textId="77777777" w:rsidR="00236DC2" w:rsidRDefault="00236DC2">
      <w:pPr>
        <w:pStyle w:val="TOC2"/>
        <w:tabs>
          <w:tab w:val="left" w:pos="1000"/>
          <w:tab w:val="right" w:leader="dot" w:pos="9620"/>
        </w:tabs>
        <w:rPr>
          <w:ins w:id="349" w:author="D'souza, Nigel [2]" w:date="2020-01-03T14:59:00Z"/>
          <w:rFonts w:asciiTheme="minorHAnsi" w:eastAsiaTheme="minorEastAsia" w:hAnsiTheme="minorHAnsi" w:cstheme="minorBidi"/>
          <w:smallCaps w:val="0"/>
          <w:noProof/>
          <w:sz w:val="22"/>
          <w:szCs w:val="22"/>
          <w:lang w:val="en-US"/>
        </w:rPr>
      </w:pPr>
      <w:ins w:id="350" w:author="D'souza, Nigel [2]" w:date="2020-01-03T14:59:00Z">
        <w:r w:rsidRPr="00420055">
          <w:rPr>
            <w:rStyle w:val="Hyperlink"/>
          </w:rPr>
          <w:fldChar w:fldCharType="begin"/>
        </w:r>
        <w:r w:rsidRPr="00420055">
          <w:rPr>
            <w:rStyle w:val="Hyperlink"/>
          </w:rPr>
          <w:instrText xml:space="preserve"> </w:instrText>
        </w:r>
        <w:r>
          <w:rPr>
            <w:noProof/>
          </w:rPr>
          <w:instrText>HYPERLINK \l "_Toc28956469"</w:instrText>
        </w:r>
        <w:r w:rsidRPr="00420055">
          <w:rPr>
            <w:rStyle w:val="Hyperlink"/>
          </w:rPr>
          <w:instrText xml:space="preserve"> </w:instrText>
        </w:r>
        <w:r w:rsidRPr="00420055">
          <w:rPr>
            <w:rStyle w:val="Hyperlink"/>
          </w:rPr>
          <w:fldChar w:fldCharType="separate"/>
        </w:r>
        <w:r w:rsidRPr="00420055">
          <w:rPr>
            <w:rStyle w:val="Hyperlink"/>
          </w:rPr>
          <w:t>3.6.1.</w:t>
        </w:r>
        <w:r>
          <w:rPr>
            <w:rFonts w:asciiTheme="minorHAnsi" w:eastAsiaTheme="minorEastAsia" w:hAnsiTheme="minorHAnsi" w:cstheme="minorBidi"/>
            <w:smallCaps w:val="0"/>
            <w:noProof/>
            <w:sz w:val="22"/>
            <w:szCs w:val="22"/>
            <w:lang w:val="en-US"/>
          </w:rPr>
          <w:tab/>
        </w:r>
        <w:r w:rsidRPr="00420055">
          <w:rPr>
            <w:rStyle w:val="Hyperlink"/>
          </w:rPr>
          <w:t>Mobile Functionality</w:t>
        </w:r>
        <w:r>
          <w:rPr>
            <w:noProof/>
            <w:webHidden/>
          </w:rPr>
          <w:tab/>
        </w:r>
        <w:r>
          <w:rPr>
            <w:noProof/>
            <w:webHidden/>
          </w:rPr>
          <w:fldChar w:fldCharType="begin"/>
        </w:r>
        <w:r>
          <w:rPr>
            <w:noProof/>
            <w:webHidden/>
          </w:rPr>
          <w:instrText xml:space="preserve"> PAGEREF _Toc28956469 \h </w:instrText>
        </w:r>
      </w:ins>
      <w:r>
        <w:rPr>
          <w:noProof/>
          <w:webHidden/>
        </w:rPr>
      </w:r>
      <w:r>
        <w:rPr>
          <w:noProof/>
          <w:webHidden/>
        </w:rPr>
        <w:fldChar w:fldCharType="separate"/>
      </w:r>
      <w:ins w:id="351" w:author="D'souza, Nigel [2]" w:date="2020-01-03T14:59:00Z">
        <w:r>
          <w:rPr>
            <w:noProof/>
            <w:webHidden/>
          </w:rPr>
          <w:t>75</w:t>
        </w:r>
        <w:r>
          <w:rPr>
            <w:noProof/>
            <w:webHidden/>
          </w:rPr>
          <w:fldChar w:fldCharType="end"/>
        </w:r>
        <w:r w:rsidRPr="00420055">
          <w:rPr>
            <w:rStyle w:val="Hyperlink"/>
          </w:rPr>
          <w:fldChar w:fldCharType="end"/>
        </w:r>
      </w:ins>
    </w:p>
    <w:p w14:paraId="41CA00A8" w14:textId="77777777" w:rsidR="00236DC2" w:rsidRDefault="00236DC2">
      <w:pPr>
        <w:pStyle w:val="TOC2"/>
        <w:tabs>
          <w:tab w:val="left" w:pos="800"/>
          <w:tab w:val="right" w:leader="dot" w:pos="9620"/>
        </w:tabs>
        <w:rPr>
          <w:ins w:id="352" w:author="D'souza, Nigel [2]" w:date="2020-01-03T14:59:00Z"/>
          <w:rFonts w:asciiTheme="minorHAnsi" w:eastAsiaTheme="minorEastAsia" w:hAnsiTheme="minorHAnsi" w:cstheme="minorBidi"/>
          <w:smallCaps w:val="0"/>
          <w:noProof/>
          <w:sz w:val="22"/>
          <w:szCs w:val="22"/>
          <w:lang w:val="en-US"/>
        </w:rPr>
      </w:pPr>
      <w:ins w:id="353" w:author="D'souza, Nigel [2]" w:date="2020-01-03T14:59:00Z">
        <w:r w:rsidRPr="00420055">
          <w:rPr>
            <w:rStyle w:val="Hyperlink"/>
          </w:rPr>
          <w:fldChar w:fldCharType="begin"/>
        </w:r>
        <w:r w:rsidRPr="00420055">
          <w:rPr>
            <w:rStyle w:val="Hyperlink"/>
          </w:rPr>
          <w:instrText xml:space="preserve"> </w:instrText>
        </w:r>
        <w:r>
          <w:rPr>
            <w:noProof/>
          </w:rPr>
          <w:instrText>HYPERLINK \l "_Toc28956470"</w:instrText>
        </w:r>
        <w:r w:rsidRPr="00420055">
          <w:rPr>
            <w:rStyle w:val="Hyperlink"/>
          </w:rPr>
          <w:instrText xml:space="preserve"> </w:instrText>
        </w:r>
        <w:r w:rsidRPr="00420055">
          <w:rPr>
            <w:rStyle w:val="Hyperlink"/>
          </w:rPr>
          <w:fldChar w:fldCharType="separate"/>
        </w:r>
        <w:r w:rsidRPr="00420055">
          <w:rPr>
            <w:rStyle w:val="Hyperlink"/>
          </w:rPr>
          <w:t>3.7.</w:t>
        </w:r>
        <w:r>
          <w:rPr>
            <w:rFonts w:asciiTheme="minorHAnsi" w:eastAsiaTheme="minorEastAsia" w:hAnsiTheme="minorHAnsi" w:cstheme="minorBidi"/>
            <w:smallCaps w:val="0"/>
            <w:noProof/>
            <w:sz w:val="22"/>
            <w:szCs w:val="22"/>
            <w:lang w:val="en-US"/>
          </w:rPr>
          <w:tab/>
        </w:r>
        <w:r w:rsidRPr="00420055">
          <w:rPr>
            <w:rStyle w:val="Hyperlink"/>
          </w:rPr>
          <w:t>Services to Support Anti-Fraud (approach TBD)</w:t>
        </w:r>
        <w:r>
          <w:rPr>
            <w:noProof/>
            <w:webHidden/>
          </w:rPr>
          <w:tab/>
        </w:r>
        <w:r>
          <w:rPr>
            <w:noProof/>
            <w:webHidden/>
          </w:rPr>
          <w:fldChar w:fldCharType="begin"/>
        </w:r>
        <w:r>
          <w:rPr>
            <w:noProof/>
            <w:webHidden/>
          </w:rPr>
          <w:instrText xml:space="preserve"> PAGEREF _Toc28956470 \h </w:instrText>
        </w:r>
      </w:ins>
      <w:r>
        <w:rPr>
          <w:noProof/>
          <w:webHidden/>
        </w:rPr>
      </w:r>
      <w:r>
        <w:rPr>
          <w:noProof/>
          <w:webHidden/>
        </w:rPr>
        <w:fldChar w:fldCharType="separate"/>
      </w:r>
      <w:ins w:id="354" w:author="D'souza, Nigel [2]" w:date="2020-01-03T14:59:00Z">
        <w:r>
          <w:rPr>
            <w:noProof/>
            <w:webHidden/>
          </w:rPr>
          <w:t>75</w:t>
        </w:r>
        <w:r>
          <w:rPr>
            <w:noProof/>
            <w:webHidden/>
          </w:rPr>
          <w:fldChar w:fldCharType="end"/>
        </w:r>
        <w:r w:rsidRPr="00420055">
          <w:rPr>
            <w:rStyle w:val="Hyperlink"/>
          </w:rPr>
          <w:fldChar w:fldCharType="end"/>
        </w:r>
      </w:ins>
    </w:p>
    <w:p w14:paraId="7D88084A" w14:textId="77777777" w:rsidR="00236DC2" w:rsidRDefault="00236DC2">
      <w:pPr>
        <w:pStyle w:val="TOC2"/>
        <w:tabs>
          <w:tab w:val="left" w:pos="1000"/>
          <w:tab w:val="right" w:leader="dot" w:pos="9620"/>
        </w:tabs>
        <w:rPr>
          <w:ins w:id="355" w:author="D'souza, Nigel [2]" w:date="2020-01-03T14:59:00Z"/>
          <w:rFonts w:asciiTheme="minorHAnsi" w:eastAsiaTheme="minorEastAsia" w:hAnsiTheme="minorHAnsi" w:cstheme="minorBidi"/>
          <w:smallCaps w:val="0"/>
          <w:noProof/>
          <w:sz w:val="22"/>
          <w:szCs w:val="22"/>
          <w:lang w:val="en-US"/>
        </w:rPr>
      </w:pPr>
      <w:ins w:id="356" w:author="D'souza, Nigel [2]" w:date="2020-01-03T14:59:00Z">
        <w:r w:rsidRPr="00420055">
          <w:rPr>
            <w:rStyle w:val="Hyperlink"/>
          </w:rPr>
          <w:fldChar w:fldCharType="begin"/>
        </w:r>
        <w:r w:rsidRPr="00420055">
          <w:rPr>
            <w:rStyle w:val="Hyperlink"/>
          </w:rPr>
          <w:instrText xml:space="preserve"> </w:instrText>
        </w:r>
        <w:r>
          <w:rPr>
            <w:noProof/>
          </w:rPr>
          <w:instrText>HYPERLINK \l "_Toc28956471"</w:instrText>
        </w:r>
        <w:r w:rsidRPr="00420055">
          <w:rPr>
            <w:rStyle w:val="Hyperlink"/>
          </w:rPr>
          <w:instrText xml:space="preserve"> </w:instrText>
        </w:r>
        <w:r w:rsidRPr="00420055">
          <w:rPr>
            <w:rStyle w:val="Hyperlink"/>
          </w:rPr>
          <w:fldChar w:fldCharType="separate"/>
        </w:r>
        <w:r w:rsidRPr="00420055">
          <w:rPr>
            <w:rStyle w:val="Hyperlink"/>
          </w:rPr>
          <w:t>3.7.1.</w:t>
        </w:r>
        <w:r>
          <w:rPr>
            <w:rFonts w:asciiTheme="minorHAnsi" w:eastAsiaTheme="minorEastAsia" w:hAnsiTheme="minorHAnsi" w:cstheme="minorBidi"/>
            <w:smallCaps w:val="0"/>
            <w:noProof/>
            <w:sz w:val="22"/>
            <w:szCs w:val="22"/>
            <w:lang w:val="en-US"/>
          </w:rPr>
          <w:tab/>
        </w:r>
        <w:r w:rsidRPr="00420055">
          <w:rPr>
            <w:rStyle w:val="Hyperlink"/>
          </w:rPr>
          <w:t>Synchronized Fraud Score Request and Response</w:t>
        </w:r>
        <w:r>
          <w:rPr>
            <w:noProof/>
            <w:webHidden/>
          </w:rPr>
          <w:tab/>
        </w:r>
        <w:r>
          <w:rPr>
            <w:noProof/>
            <w:webHidden/>
          </w:rPr>
          <w:fldChar w:fldCharType="begin"/>
        </w:r>
        <w:r>
          <w:rPr>
            <w:noProof/>
            <w:webHidden/>
          </w:rPr>
          <w:instrText xml:space="preserve"> PAGEREF _Toc28956471 \h </w:instrText>
        </w:r>
      </w:ins>
      <w:r>
        <w:rPr>
          <w:noProof/>
          <w:webHidden/>
        </w:rPr>
      </w:r>
      <w:r>
        <w:rPr>
          <w:noProof/>
          <w:webHidden/>
        </w:rPr>
        <w:fldChar w:fldCharType="separate"/>
      </w:r>
      <w:ins w:id="357" w:author="D'souza, Nigel [2]" w:date="2020-01-03T14:59:00Z">
        <w:r>
          <w:rPr>
            <w:noProof/>
            <w:webHidden/>
          </w:rPr>
          <w:t>76</w:t>
        </w:r>
        <w:r>
          <w:rPr>
            <w:noProof/>
            <w:webHidden/>
          </w:rPr>
          <w:fldChar w:fldCharType="end"/>
        </w:r>
        <w:r w:rsidRPr="00420055">
          <w:rPr>
            <w:rStyle w:val="Hyperlink"/>
          </w:rPr>
          <w:fldChar w:fldCharType="end"/>
        </w:r>
      </w:ins>
    </w:p>
    <w:p w14:paraId="66B30839" w14:textId="77777777" w:rsidR="00236DC2" w:rsidRDefault="00236DC2">
      <w:pPr>
        <w:pStyle w:val="TOC2"/>
        <w:tabs>
          <w:tab w:val="left" w:pos="1000"/>
          <w:tab w:val="right" w:leader="dot" w:pos="9620"/>
        </w:tabs>
        <w:rPr>
          <w:ins w:id="358" w:author="D'souza, Nigel [2]" w:date="2020-01-03T14:59:00Z"/>
          <w:rFonts w:asciiTheme="minorHAnsi" w:eastAsiaTheme="minorEastAsia" w:hAnsiTheme="minorHAnsi" w:cstheme="minorBidi"/>
          <w:smallCaps w:val="0"/>
          <w:noProof/>
          <w:sz w:val="22"/>
          <w:szCs w:val="22"/>
          <w:lang w:val="en-US"/>
        </w:rPr>
      </w:pPr>
      <w:ins w:id="359" w:author="D'souza, Nigel [2]" w:date="2020-01-03T14:59:00Z">
        <w:r w:rsidRPr="00420055">
          <w:rPr>
            <w:rStyle w:val="Hyperlink"/>
          </w:rPr>
          <w:fldChar w:fldCharType="begin"/>
        </w:r>
        <w:r w:rsidRPr="00420055">
          <w:rPr>
            <w:rStyle w:val="Hyperlink"/>
          </w:rPr>
          <w:instrText xml:space="preserve"> </w:instrText>
        </w:r>
        <w:r>
          <w:rPr>
            <w:noProof/>
          </w:rPr>
          <w:instrText>HYPERLINK \l "_Toc28956472"</w:instrText>
        </w:r>
        <w:r w:rsidRPr="00420055">
          <w:rPr>
            <w:rStyle w:val="Hyperlink"/>
          </w:rPr>
          <w:instrText xml:space="preserve"> </w:instrText>
        </w:r>
        <w:r w:rsidRPr="00420055">
          <w:rPr>
            <w:rStyle w:val="Hyperlink"/>
          </w:rPr>
          <w:fldChar w:fldCharType="separate"/>
        </w:r>
        <w:r w:rsidRPr="00420055">
          <w:rPr>
            <w:rStyle w:val="Hyperlink"/>
          </w:rPr>
          <w:t>3.7.2.</w:t>
        </w:r>
        <w:r>
          <w:rPr>
            <w:rFonts w:asciiTheme="minorHAnsi" w:eastAsiaTheme="minorEastAsia" w:hAnsiTheme="minorHAnsi" w:cstheme="minorBidi"/>
            <w:smallCaps w:val="0"/>
            <w:noProof/>
            <w:sz w:val="22"/>
            <w:szCs w:val="22"/>
            <w:lang w:val="en-US"/>
          </w:rPr>
          <w:tab/>
        </w:r>
        <w:r w:rsidRPr="00420055">
          <w:rPr>
            <w:rStyle w:val="Hyperlink"/>
          </w:rPr>
          <w:t>Asynchronous Fraud Score Request</w:t>
        </w:r>
        <w:r>
          <w:rPr>
            <w:noProof/>
            <w:webHidden/>
          </w:rPr>
          <w:tab/>
        </w:r>
        <w:r>
          <w:rPr>
            <w:noProof/>
            <w:webHidden/>
          </w:rPr>
          <w:fldChar w:fldCharType="begin"/>
        </w:r>
        <w:r>
          <w:rPr>
            <w:noProof/>
            <w:webHidden/>
          </w:rPr>
          <w:instrText xml:space="preserve"> PAGEREF _Toc28956472 \h </w:instrText>
        </w:r>
      </w:ins>
      <w:r>
        <w:rPr>
          <w:noProof/>
          <w:webHidden/>
        </w:rPr>
      </w:r>
      <w:r>
        <w:rPr>
          <w:noProof/>
          <w:webHidden/>
        </w:rPr>
        <w:fldChar w:fldCharType="separate"/>
      </w:r>
      <w:ins w:id="360" w:author="D'souza, Nigel [2]" w:date="2020-01-03T14:59:00Z">
        <w:r>
          <w:rPr>
            <w:noProof/>
            <w:webHidden/>
          </w:rPr>
          <w:t>76</w:t>
        </w:r>
        <w:r>
          <w:rPr>
            <w:noProof/>
            <w:webHidden/>
          </w:rPr>
          <w:fldChar w:fldCharType="end"/>
        </w:r>
        <w:r w:rsidRPr="00420055">
          <w:rPr>
            <w:rStyle w:val="Hyperlink"/>
          </w:rPr>
          <w:fldChar w:fldCharType="end"/>
        </w:r>
      </w:ins>
    </w:p>
    <w:p w14:paraId="7D4F70F5" w14:textId="77777777" w:rsidR="00236DC2" w:rsidRDefault="00236DC2">
      <w:pPr>
        <w:pStyle w:val="TOC2"/>
        <w:tabs>
          <w:tab w:val="left" w:pos="1000"/>
          <w:tab w:val="right" w:leader="dot" w:pos="9620"/>
        </w:tabs>
        <w:rPr>
          <w:ins w:id="361" w:author="D'souza, Nigel [2]" w:date="2020-01-03T14:59:00Z"/>
          <w:rFonts w:asciiTheme="minorHAnsi" w:eastAsiaTheme="minorEastAsia" w:hAnsiTheme="minorHAnsi" w:cstheme="minorBidi"/>
          <w:smallCaps w:val="0"/>
          <w:noProof/>
          <w:sz w:val="22"/>
          <w:szCs w:val="22"/>
          <w:lang w:val="en-US"/>
        </w:rPr>
      </w:pPr>
      <w:ins w:id="362" w:author="D'souza, Nigel [2]" w:date="2020-01-03T14:59:00Z">
        <w:r w:rsidRPr="00420055">
          <w:rPr>
            <w:rStyle w:val="Hyperlink"/>
          </w:rPr>
          <w:fldChar w:fldCharType="begin"/>
        </w:r>
        <w:r w:rsidRPr="00420055">
          <w:rPr>
            <w:rStyle w:val="Hyperlink"/>
          </w:rPr>
          <w:instrText xml:space="preserve"> </w:instrText>
        </w:r>
        <w:r>
          <w:rPr>
            <w:noProof/>
          </w:rPr>
          <w:instrText>HYPERLINK \l "_Toc28956473"</w:instrText>
        </w:r>
        <w:r w:rsidRPr="00420055">
          <w:rPr>
            <w:rStyle w:val="Hyperlink"/>
          </w:rPr>
          <w:instrText xml:space="preserve"> </w:instrText>
        </w:r>
        <w:r w:rsidRPr="00420055">
          <w:rPr>
            <w:rStyle w:val="Hyperlink"/>
          </w:rPr>
          <w:fldChar w:fldCharType="separate"/>
        </w:r>
        <w:r w:rsidRPr="00420055">
          <w:rPr>
            <w:rStyle w:val="Hyperlink"/>
          </w:rPr>
          <w:t>3.7.3.</w:t>
        </w:r>
        <w:r>
          <w:rPr>
            <w:rFonts w:asciiTheme="minorHAnsi" w:eastAsiaTheme="minorEastAsia" w:hAnsiTheme="minorHAnsi" w:cstheme="minorBidi"/>
            <w:smallCaps w:val="0"/>
            <w:noProof/>
            <w:sz w:val="22"/>
            <w:szCs w:val="22"/>
            <w:lang w:val="en-US"/>
          </w:rPr>
          <w:tab/>
        </w:r>
        <w:r w:rsidRPr="00420055">
          <w:rPr>
            <w:rStyle w:val="Hyperlink"/>
          </w:rPr>
          <w:t>Update Payment based on Asynchronous Fraud Score</w:t>
        </w:r>
        <w:r>
          <w:rPr>
            <w:noProof/>
            <w:webHidden/>
          </w:rPr>
          <w:tab/>
        </w:r>
        <w:r>
          <w:rPr>
            <w:noProof/>
            <w:webHidden/>
          </w:rPr>
          <w:fldChar w:fldCharType="begin"/>
        </w:r>
        <w:r>
          <w:rPr>
            <w:noProof/>
            <w:webHidden/>
          </w:rPr>
          <w:instrText xml:space="preserve"> PAGEREF _Toc28956473 \h </w:instrText>
        </w:r>
      </w:ins>
      <w:r>
        <w:rPr>
          <w:noProof/>
          <w:webHidden/>
        </w:rPr>
      </w:r>
      <w:r>
        <w:rPr>
          <w:noProof/>
          <w:webHidden/>
        </w:rPr>
        <w:fldChar w:fldCharType="separate"/>
      </w:r>
      <w:ins w:id="363" w:author="D'souza, Nigel [2]" w:date="2020-01-03T14:59:00Z">
        <w:r>
          <w:rPr>
            <w:noProof/>
            <w:webHidden/>
          </w:rPr>
          <w:t>76</w:t>
        </w:r>
        <w:r>
          <w:rPr>
            <w:noProof/>
            <w:webHidden/>
          </w:rPr>
          <w:fldChar w:fldCharType="end"/>
        </w:r>
        <w:r w:rsidRPr="00420055">
          <w:rPr>
            <w:rStyle w:val="Hyperlink"/>
          </w:rPr>
          <w:fldChar w:fldCharType="end"/>
        </w:r>
      </w:ins>
    </w:p>
    <w:p w14:paraId="6BAD69AD" w14:textId="77777777" w:rsidR="00236DC2" w:rsidRDefault="00236DC2">
      <w:pPr>
        <w:pStyle w:val="TOC1"/>
        <w:tabs>
          <w:tab w:val="left" w:pos="1000"/>
          <w:tab w:val="right" w:leader="dot" w:pos="9620"/>
        </w:tabs>
        <w:rPr>
          <w:ins w:id="364" w:author="D'souza, Nigel [2]" w:date="2020-01-03T14:59:00Z"/>
          <w:rFonts w:asciiTheme="minorHAnsi" w:eastAsiaTheme="minorEastAsia" w:hAnsiTheme="minorHAnsi" w:cstheme="minorBidi"/>
          <w:b w:val="0"/>
          <w:bCs w:val="0"/>
          <w:caps w:val="0"/>
          <w:noProof/>
          <w:sz w:val="22"/>
          <w:szCs w:val="22"/>
          <w:lang w:val="en-US"/>
        </w:rPr>
      </w:pPr>
      <w:ins w:id="365" w:author="D'souza, Nigel [2]" w:date="2020-01-03T14:59:00Z">
        <w:r w:rsidRPr="00420055">
          <w:rPr>
            <w:rStyle w:val="Hyperlink"/>
          </w:rPr>
          <w:fldChar w:fldCharType="begin"/>
        </w:r>
        <w:r w:rsidRPr="00420055">
          <w:rPr>
            <w:rStyle w:val="Hyperlink"/>
          </w:rPr>
          <w:instrText xml:space="preserve"> </w:instrText>
        </w:r>
        <w:r>
          <w:rPr>
            <w:noProof/>
          </w:rPr>
          <w:instrText>HYPERLINK \l "_Toc28956474"</w:instrText>
        </w:r>
        <w:r w:rsidRPr="00420055">
          <w:rPr>
            <w:rStyle w:val="Hyperlink"/>
          </w:rPr>
          <w:instrText xml:space="preserve"> </w:instrText>
        </w:r>
        <w:r w:rsidRPr="00420055">
          <w:rPr>
            <w:rStyle w:val="Hyperlink"/>
          </w:rPr>
          <w:fldChar w:fldCharType="separate"/>
        </w:r>
        <w:r w:rsidRPr="00420055">
          <w:rPr>
            <w:rStyle w:val="Hyperlink"/>
          </w:rPr>
          <w:t>Part 4.</w:t>
        </w:r>
        <w:r>
          <w:rPr>
            <w:rFonts w:asciiTheme="minorHAnsi" w:eastAsiaTheme="minorEastAsia" w:hAnsiTheme="minorHAnsi" w:cstheme="minorBidi"/>
            <w:b w:val="0"/>
            <w:bCs w:val="0"/>
            <w:caps w:val="0"/>
            <w:noProof/>
            <w:sz w:val="22"/>
            <w:szCs w:val="22"/>
            <w:lang w:val="en-US"/>
          </w:rPr>
          <w:tab/>
        </w:r>
        <w:r w:rsidRPr="00420055">
          <w:rPr>
            <w:rStyle w:val="Hyperlink"/>
          </w:rPr>
          <w:t>Portal Integrations and SSO</w:t>
        </w:r>
        <w:r>
          <w:rPr>
            <w:noProof/>
            <w:webHidden/>
          </w:rPr>
          <w:tab/>
        </w:r>
        <w:r>
          <w:rPr>
            <w:noProof/>
            <w:webHidden/>
          </w:rPr>
          <w:fldChar w:fldCharType="begin"/>
        </w:r>
        <w:r>
          <w:rPr>
            <w:noProof/>
            <w:webHidden/>
          </w:rPr>
          <w:instrText xml:space="preserve"> PAGEREF _Toc28956474 \h </w:instrText>
        </w:r>
      </w:ins>
      <w:r>
        <w:rPr>
          <w:noProof/>
          <w:webHidden/>
        </w:rPr>
      </w:r>
      <w:r>
        <w:rPr>
          <w:noProof/>
          <w:webHidden/>
        </w:rPr>
        <w:fldChar w:fldCharType="separate"/>
      </w:r>
      <w:ins w:id="366" w:author="D'souza, Nigel [2]" w:date="2020-01-03T14:59:00Z">
        <w:r>
          <w:rPr>
            <w:noProof/>
            <w:webHidden/>
          </w:rPr>
          <w:t>77</w:t>
        </w:r>
        <w:r>
          <w:rPr>
            <w:noProof/>
            <w:webHidden/>
          </w:rPr>
          <w:fldChar w:fldCharType="end"/>
        </w:r>
        <w:r w:rsidRPr="00420055">
          <w:rPr>
            <w:rStyle w:val="Hyperlink"/>
          </w:rPr>
          <w:fldChar w:fldCharType="end"/>
        </w:r>
      </w:ins>
    </w:p>
    <w:p w14:paraId="76BC09A8" w14:textId="77777777" w:rsidR="00236DC2" w:rsidRDefault="00236DC2">
      <w:pPr>
        <w:pStyle w:val="TOC1"/>
        <w:tabs>
          <w:tab w:val="left" w:pos="800"/>
          <w:tab w:val="right" w:leader="dot" w:pos="9620"/>
        </w:tabs>
        <w:rPr>
          <w:ins w:id="367" w:author="D'souza, Nigel [2]" w:date="2020-01-03T14:59:00Z"/>
          <w:rFonts w:asciiTheme="minorHAnsi" w:eastAsiaTheme="minorEastAsia" w:hAnsiTheme="minorHAnsi" w:cstheme="minorBidi"/>
          <w:b w:val="0"/>
          <w:bCs w:val="0"/>
          <w:caps w:val="0"/>
          <w:noProof/>
          <w:sz w:val="22"/>
          <w:szCs w:val="22"/>
          <w:lang w:val="en-US"/>
        </w:rPr>
      </w:pPr>
      <w:ins w:id="368" w:author="D'souza, Nigel [2]" w:date="2020-01-03T14:59:00Z">
        <w:r w:rsidRPr="00420055">
          <w:rPr>
            <w:rStyle w:val="Hyperlink"/>
          </w:rPr>
          <w:fldChar w:fldCharType="begin"/>
        </w:r>
        <w:r w:rsidRPr="00420055">
          <w:rPr>
            <w:rStyle w:val="Hyperlink"/>
          </w:rPr>
          <w:instrText xml:space="preserve"> </w:instrText>
        </w:r>
        <w:r>
          <w:rPr>
            <w:noProof/>
          </w:rPr>
          <w:instrText>HYPERLINK \l "_Toc28956475"</w:instrText>
        </w:r>
        <w:r w:rsidRPr="00420055">
          <w:rPr>
            <w:rStyle w:val="Hyperlink"/>
          </w:rPr>
          <w:instrText xml:space="preserve"> </w:instrText>
        </w:r>
        <w:r w:rsidRPr="00420055">
          <w:rPr>
            <w:rStyle w:val="Hyperlink"/>
          </w:rPr>
          <w:fldChar w:fldCharType="separate"/>
        </w:r>
        <w:r w:rsidRPr="00420055">
          <w:rPr>
            <w:rStyle w:val="Hyperlink"/>
          </w:rPr>
          <w:t>4.1.1.</w:t>
        </w:r>
        <w:r>
          <w:rPr>
            <w:rFonts w:asciiTheme="minorHAnsi" w:eastAsiaTheme="minorEastAsia" w:hAnsiTheme="minorHAnsi" w:cstheme="minorBidi"/>
            <w:b w:val="0"/>
            <w:bCs w:val="0"/>
            <w:caps w:val="0"/>
            <w:noProof/>
            <w:sz w:val="22"/>
            <w:szCs w:val="22"/>
            <w:lang w:val="en-US"/>
          </w:rPr>
          <w:tab/>
        </w:r>
        <w:r w:rsidRPr="00420055">
          <w:rPr>
            <w:rStyle w:val="Hyperlink"/>
          </w:rPr>
          <w:t>SSO/Financial Center Service Requests (SOAP)</w:t>
        </w:r>
        <w:r>
          <w:rPr>
            <w:noProof/>
            <w:webHidden/>
          </w:rPr>
          <w:tab/>
        </w:r>
        <w:r>
          <w:rPr>
            <w:noProof/>
            <w:webHidden/>
          </w:rPr>
          <w:fldChar w:fldCharType="begin"/>
        </w:r>
        <w:r>
          <w:rPr>
            <w:noProof/>
            <w:webHidden/>
          </w:rPr>
          <w:instrText xml:space="preserve"> PAGEREF _Toc28956475 \h </w:instrText>
        </w:r>
      </w:ins>
      <w:r>
        <w:rPr>
          <w:noProof/>
          <w:webHidden/>
        </w:rPr>
      </w:r>
      <w:r>
        <w:rPr>
          <w:noProof/>
          <w:webHidden/>
        </w:rPr>
        <w:fldChar w:fldCharType="separate"/>
      </w:r>
      <w:ins w:id="369" w:author="D'souza, Nigel [2]" w:date="2020-01-03T14:59:00Z">
        <w:r>
          <w:rPr>
            <w:noProof/>
            <w:webHidden/>
          </w:rPr>
          <w:t>80</w:t>
        </w:r>
        <w:r>
          <w:rPr>
            <w:noProof/>
            <w:webHidden/>
          </w:rPr>
          <w:fldChar w:fldCharType="end"/>
        </w:r>
        <w:r w:rsidRPr="00420055">
          <w:rPr>
            <w:rStyle w:val="Hyperlink"/>
          </w:rPr>
          <w:fldChar w:fldCharType="end"/>
        </w:r>
      </w:ins>
    </w:p>
    <w:p w14:paraId="26CB5CF5" w14:textId="77777777" w:rsidR="00236DC2" w:rsidRDefault="00236DC2">
      <w:pPr>
        <w:pStyle w:val="TOC1"/>
        <w:tabs>
          <w:tab w:val="left" w:pos="800"/>
          <w:tab w:val="right" w:leader="dot" w:pos="9620"/>
        </w:tabs>
        <w:rPr>
          <w:ins w:id="370" w:author="D'souza, Nigel [2]" w:date="2020-01-03T14:59:00Z"/>
          <w:rFonts w:asciiTheme="minorHAnsi" w:eastAsiaTheme="minorEastAsia" w:hAnsiTheme="minorHAnsi" w:cstheme="minorBidi"/>
          <w:b w:val="0"/>
          <w:bCs w:val="0"/>
          <w:caps w:val="0"/>
          <w:noProof/>
          <w:sz w:val="22"/>
          <w:szCs w:val="22"/>
          <w:lang w:val="en-US"/>
        </w:rPr>
      </w:pPr>
      <w:ins w:id="371" w:author="D'souza, Nigel [2]" w:date="2020-01-03T14:59:00Z">
        <w:r w:rsidRPr="00420055">
          <w:rPr>
            <w:rStyle w:val="Hyperlink"/>
          </w:rPr>
          <w:fldChar w:fldCharType="begin"/>
        </w:r>
        <w:r w:rsidRPr="00420055">
          <w:rPr>
            <w:rStyle w:val="Hyperlink"/>
          </w:rPr>
          <w:instrText xml:space="preserve"> </w:instrText>
        </w:r>
        <w:r>
          <w:rPr>
            <w:noProof/>
          </w:rPr>
          <w:instrText>HYPERLINK \l "_Toc28956476"</w:instrText>
        </w:r>
        <w:r w:rsidRPr="00420055">
          <w:rPr>
            <w:rStyle w:val="Hyperlink"/>
          </w:rPr>
          <w:instrText xml:space="preserve"> </w:instrText>
        </w:r>
        <w:r w:rsidRPr="00420055">
          <w:rPr>
            <w:rStyle w:val="Hyperlink"/>
          </w:rPr>
          <w:fldChar w:fldCharType="separate"/>
        </w:r>
        <w:r w:rsidRPr="00420055">
          <w:rPr>
            <w:rStyle w:val="Hyperlink"/>
          </w:rPr>
          <w:t>4.1.2.</w:t>
        </w:r>
        <w:r>
          <w:rPr>
            <w:rFonts w:asciiTheme="minorHAnsi" w:eastAsiaTheme="minorEastAsia" w:hAnsiTheme="minorHAnsi" w:cstheme="minorBidi"/>
            <w:b w:val="0"/>
            <w:bCs w:val="0"/>
            <w:caps w:val="0"/>
            <w:noProof/>
            <w:sz w:val="22"/>
            <w:szCs w:val="22"/>
            <w:lang w:val="en-US"/>
          </w:rPr>
          <w:tab/>
        </w:r>
        <w:r w:rsidRPr="00420055">
          <w:rPr>
            <w:rStyle w:val="Hyperlink"/>
          </w:rPr>
          <w:t>Financial Center Service Requests (RestFul)</w:t>
        </w:r>
        <w:r>
          <w:rPr>
            <w:noProof/>
            <w:webHidden/>
          </w:rPr>
          <w:tab/>
        </w:r>
        <w:r>
          <w:rPr>
            <w:noProof/>
            <w:webHidden/>
          </w:rPr>
          <w:fldChar w:fldCharType="begin"/>
        </w:r>
        <w:r>
          <w:rPr>
            <w:noProof/>
            <w:webHidden/>
          </w:rPr>
          <w:instrText xml:space="preserve"> PAGEREF _Toc28956476 \h </w:instrText>
        </w:r>
      </w:ins>
      <w:r>
        <w:rPr>
          <w:noProof/>
          <w:webHidden/>
        </w:rPr>
      </w:r>
      <w:r>
        <w:rPr>
          <w:noProof/>
          <w:webHidden/>
        </w:rPr>
        <w:fldChar w:fldCharType="separate"/>
      </w:r>
      <w:ins w:id="372" w:author="D'souza, Nigel [2]" w:date="2020-01-03T14:59:00Z">
        <w:r>
          <w:rPr>
            <w:noProof/>
            <w:webHidden/>
          </w:rPr>
          <w:t>80</w:t>
        </w:r>
        <w:r>
          <w:rPr>
            <w:noProof/>
            <w:webHidden/>
          </w:rPr>
          <w:fldChar w:fldCharType="end"/>
        </w:r>
        <w:r w:rsidRPr="00420055">
          <w:rPr>
            <w:rStyle w:val="Hyperlink"/>
          </w:rPr>
          <w:fldChar w:fldCharType="end"/>
        </w:r>
      </w:ins>
    </w:p>
    <w:p w14:paraId="62B9DE45" w14:textId="77777777" w:rsidR="00236DC2" w:rsidRDefault="00236DC2">
      <w:pPr>
        <w:pStyle w:val="TOC1"/>
        <w:tabs>
          <w:tab w:val="left" w:pos="1000"/>
          <w:tab w:val="right" w:leader="dot" w:pos="9620"/>
        </w:tabs>
        <w:rPr>
          <w:ins w:id="373" w:author="D'souza, Nigel [2]" w:date="2020-01-03T14:59:00Z"/>
          <w:rFonts w:asciiTheme="minorHAnsi" w:eastAsiaTheme="minorEastAsia" w:hAnsiTheme="minorHAnsi" w:cstheme="minorBidi"/>
          <w:b w:val="0"/>
          <w:bCs w:val="0"/>
          <w:caps w:val="0"/>
          <w:noProof/>
          <w:sz w:val="22"/>
          <w:szCs w:val="22"/>
          <w:lang w:val="en-US"/>
        </w:rPr>
      </w:pPr>
      <w:ins w:id="374" w:author="D'souza, Nigel [2]" w:date="2020-01-03T14:59:00Z">
        <w:r w:rsidRPr="00420055">
          <w:rPr>
            <w:rStyle w:val="Hyperlink"/>
          </w:rPr>
          <w:fldChar w:fldCharType="begin"/>
        </w:r>
        <w:r w:rsidRPr="00420055">
          <w:rPr>
            <w:rStyle w:val="Hyperlink"/>
          </w:rPr>
          <w:instrText xml:space="preserve"> </w:instrText>
        </w:r>
        <w:r>
          <w:rPr>
            <w:noProof/>
          </w:rPr>
          <w:instrText>HYPERLINK \l "_Toc28956477"</w:instrText>
        </w:r>
        <w:r w:rsidRPr="00420055">
          <w:rPr>
            <w:rStyle w:val="Hyperlink"/>
          </w:rPr>
          <w:instrText xml:space="preserve"> </w:instrText>
        </w:r>
        <w:r w:rsidRPr="00420055">
          <w:rPr>
            <w:rStyle w:val="Hyperlink"/>
          </w:rPr>
          <w:fldChar w:fldCharType="separate"/>
        </w:r>
        <w:r w:rsidRPr="00420055">
          <w:rPr>
            <w:rStyle w:val="Hyperlink"/>
          </w:rPr>
          <w:t>Part 1.</w:t>
        </w:r>
        <w:r>
          <w:rPr>
            <w:rFonts w:asciiTheme="minorHAnsi" w:eastAsiaTheme="minorEastAsia" w:hAnsiTheme="minorHAnsi" w:cstheme="minorBidi"/>
            <w:b w:val="0"/>
            <w:bCs w:val="0"/>
            <w:caps w:val="0"/>
            <w:noProof/>
            <w:sz w:val="22"/>
            <w:szCs w:val="22"/>
            <w:lang w:val="en-US"/>
          </w:rPr>
          <w:tab/>
        </w:r>
        <w:r w:rsidRPr="00420055">
          <w:rPr>
            <w:rStyle w:val="Hyperlink"/>
          </w:rPr>
          <w:t>Extended Functionality</w:t>
        </w:r>
        <w:r>
          <w:rPr>
            <w:noProof/>
            <w:webHidden/>
          </w:rPr>
          <w:tab/>
        </w:r>
        <w:r>
          <w:rPr>
            <w:noProof/>
            <w:webHidden/>
          </w:rPr>
          <w:fldChar w:fldCharType="begin"/>
        </w:r>
        <w:r>
          <w:rPr>
            <w:noProof/>
            <w:webHidden/>
          </w:rPr>
          <w:instrText xml:space="preserve"> PAGEREF _Toc28956477 \h </w:instrText>
        </w:r>
      </w:ins>
      <w:r>
        <w:rPr>
          <w:noProof/>
          <w:webHidden/>
        </w:rPr>
      </w:r>
      <w:r>
        <w:rPr>
          <w:noProof/>
          <w:webHidden/>
        </w:rPr>
        <w:fldChar w:fldCharType="separate"/>
      </w:r>
      <w:ins w:id="375" w:author="D'souza, Nigel [2]" w:date="2020-01-03T14:59:00Z">
        <w:r>
          <w:rPr>
            <w:noProof/>
            <w:webHidden/>
          </w:rPr>
          <w:t>81</w:t>
        </w:r>
        <w:r>
          <w:rPr>
            <w:noProof/>
            <w:webHidden/>
          </w:rPr>
          <w:fldChar w:fldCharType="end"/>
        </w:r>
        <w:r w:rsidRPr="00420055">
          <w:rPr>
            <w:rStyle w:val="Hyperlink"/>
          </w:rPr>
          <w:fldChar w:fldCharType="end"/>
        </w:r>
      </w:ins>
    </w:p>
    <w:p w14:paraId="0F90F0E9" w14:textId="77777777" w:rsidR="00236DC2" w:rsidRDefault="00236DC2">
      <w:pPr>
        <w:pStyle w:val="TOC1"/>
        <w:tabs>
          <w:tab w:val="left" w:pos="600"/>
          <w:tab w:val="right" w:leader="dot" w:pos="9620"/>
        </w:tabs>
        <w:rPr>
          <w:ins w:id="376" w:author="D'souza, Nigel [2]" w:date="2020-01-03T14:59:00Z"/>
          <w:rFonts w:asciiTheme="minorHAnsi" w:eastAsiaTheme="minorEastAsia" w:hAnsiTheme="minorHAnsi" w:cstheme="minorBidi"/>
          <w:b w:val="0"/>
          <w:bCs w:val="0"/>
          <w:caps w:val="0"/>
          <w:noProof/>
          <w:sz w:val="22"/>
          <w:szCs w:val="22"/>
          <w:lang w:val="en-US"/>
        </w:rPr>
      </w:pPr>
      <w:ins w:id="377" w:author="D'souza, Nigel [2]" w:date="2020-01-03T14:59:00Z">
        <w:r w:rsidRPr="00420055">
          <w:rPr>
            <w:rStyle w:val="Hyperlink"/>
          </w:rPr>
          <w:fldChar w:fldCharType="begin"/>
        </w:r>
        <w:r w:rsidRPr="00420055">
          <w:rPr>
            <w:rStyle w:val="Hyperlink"/>
          </w:rPr>
          <w:instrText xml:space="preserve"> </w:instrText>
        </w:r>
        <w:r>
          <w:rPr>
            <w:noProof/>
          </w:rPr>
          <w:instrText>HYPERLINK \l "_Toc28956478"</w:instrText>
        </w:r>
        <w:r w:rsidRPr="00420055">
          <w:rPr>
            <w:rStyle w:val="Hyperlink"/>
          </w:rPr>
          <w:instrText xml:space="preserve"> </w:instrText>
        </w:r>
        <w:r w:rsidRPr="00420055">
          <w:rPr>
            <w:rStyle w:val="Hyperlink"/>
          </w:rPr>
          <w:fldChar w:fldCharType="separate"/>
        </w:r>
        <w:r w:rsidRPr="00420055">
          <w:rPr>
            <w:rStyle w:val="Hyperlink"/>
          </w:rPr>
          <w:t>1.1.</w:t>
        </w:r>
        <w:r>
          <w:rPr>
            <w:rFonts w:asciiTheme="minorHAnsi" w:eastAsiaTheme="minorEastAsia" w:hAnsiTheme="minorHAnsi" w:cstheme="minorBidi"/>
            <w:b w:val="0"/>
            <w:bCs w:val="0"/>
            <w:caps w:val="0"/>
            <w:noProof/>
            <w:sz w:val="22"/>
            <w:szCs w:val="22"/>
            <w:lang w:val="en-US"/>
          </w:rPr>
          <w:tab/>
        </w:r>
        <w:r w:rsidRPr="00420055">
          <w:rPr>
            <w:rStyle w:val="Hyperlink"/>
          </w:rPr>
          <w:t>Advanced Configurations</w:t>
        </w:r>
        <w:r>
          <w:rPr>
            <w:noProof/>
            <w:webHidden/>
          </w:rPr>
          <w:tab/>
        </w:r>
        <w:r>
          <w:rPr>
            <w:noProof/>
            <w:webHidden/>
          </w:rPr>
          <w:fldChar w:fldCharType="begin"/>
        </w:r>
        <w:r>
          <w:rPr>
            <w:noProof/>
            <w:webHidden/>
          </w:rPr>
          <w:instrText xml:space="preserve"> PAGEREF _Toc28956478 \h </w:instrText>
        </w:r>
      </w:ins>
      <w:r>
        <w:rPr>
          <w:noProof/>
          <w:webHidden/>
        </w:rPr>
      </w:r>
      <w:r>
        <w:rPr>
          <w:noProof/>
          <w:webHidden/>
        </w:rPr>
        <w:fldChar w:fldCharType="separate"/>
      </w:r>
      <w:ins w:id="378" w:author="D'souza, Nigel [2]" w:date="2020-01-03T14:59:00Z">
        <w:r>
          <w:rPr>
            <w:noProof/>
            <w:webHidden/>
          </w:rPr>
          <w:t>81</w:t>
        </w:r>
        <w:r>
          <w:rPr>
            <w:noProof/>
            <w:webHidden/>
          </w:rPr>
          <w:fldChar w:fldCharType="end"/>
        </w:r>
        <w:r w:rsidRPr="00420055">
          <w:rPr>
            <w:rStyle w:val="Hyperlink"/>
          </w:rPr>
          <w:fldChar w:fldCharType="end"/>
        </w:r>
      </w:ins>
    </w:p>
    <w:p w14:paraId="4676C714" w14:textId="77777777" w:rsidR="00236DC2" w:rsidRDefault="00236DC2">
      <w:pPr>
        <w:pStyle w:val="TOC1"/>
        <w:tabs>
          <w:tab w:val="left" w:pos="1000"/>
          <w:tab w:val="right" w:leader="dot" w:pos="9620"/>
        </w:tabs>
        <w:rPr>
          <w:ins w:id="379" w:author="D'souza, Nigel [2]" w:date="2020-01-03T14:59:00Z"/>
          <w:rFonts w:asciiTheme="minorHAnsi" w:eastAsiaTheme="minorEastAsia" w:hAnsiTheme="minorHAnsi" w:cstheme="minorBidi"/>
          <w:b w:val="0"/>
          <w:bCs w:val="0"/>
          <w:caps w:val="0"/>
          <w:noProof/>
          <w:sz w:val="22"/>
          <w:szCs w:val="22"/>
          <w:lang w:val="en-US"/>
        </w:rPr>
      </w:pPr>
      <w:ins w:id="380" w:author="D'souza, Nigel [2]" w:date="2020-01-03T14:59:00Z">
        <w:r w:rsidRPr="00420055">
          <w:rPr>
            <w:rStyle w:val="Hyperlink"/>
          </w:rPr>
          <w:fldChar w:fldCharType="begin"/>
        </w:r>
        <w:r w:rsidRPr="00420055">
          <w:rPr>
            <w:rStyle w:val="Hyperlink"/>
          </w:rPr>
          <w:instrText xml:space="preserve"> </w:instrText>
        </w:r>
        <w:r>
          <w:rPr>
            <w:noProof/>
          </w:rPr>
          <w:instrText>HYPERLINK \l "_Toc28956479"</w:instrText>
        </w:r>
        <w:r w:rsidRPr="00420055">
          <w:rPr>
            <w:rStyle w:val="Hyperlink"/>
          </w:rPr>
          <w:instrText xml:space="preserve"> </w:instrText>
        </w:r>
        <w:r w:rsidRPr="00420055">
          <w:rPr>
            <w:rStyle w:val="Hyperlink"/>
          </w:rPr>
          <w:fldChar w:fldCharType="separate"/>
        </w:r>
        <w:r w:rsidRPr="00420055">
          <w:rPr>
            <w:rStyle w:val="Hyperlink"/>
          </w:rPr>
          <w:t>Part 2.</w:t>
        </w:r>
        <w:r>
          <w:rPr>
            <w:rFonts w:asciiTheme="minorHAnsi" w:eastAsiaTheme="minorEastAsia" w:hAnsiTheme="minorHAnsi" w:cstheme="minorBidi"/>
            <w:b w:val="0"/>
            <w:bCs w:val="0"/>
            <w:caps w:val="0"/>
            <w:noProof/>
            <w:sz w:val="22"/>
            <w:szCs w:val="22"/>
            <w:lang w:val="en-US"/>
          </w:rPr>
          <w:tab/>
        </w:r>
        <w:r w:rsidRPr="00420055">
          <w:rPr>
            <w:rStyle w:val="Hyperlink"/>
          </w:rPr>
          <w:t>Payment Automation</w:t>
        </w:r>
        <w:r>
          <w:rPr>
            <w:noProof/>
            <w:webHidden/>
          </w:rPr>
          <w:tab/>
        </w:r>
        <w:r>
          <w:rPr>
            <w:noProof/>
            <w:webHidden/>
          </w:rPr>
          <w:fldChar w:fldCharType="begin"/>
        </w:r>
        <w:r>
          <w:rPr>
            <w:noProof/>
            <w:webHidden/>
          </w:rPr>
          <w:instrText xml:space="preserve"> PAGEREF _Toc28956479 \h </w:instrText>
        </w:r>
      </w:ins>
      <w:r>
        <w:rPr>
          <w:noProof/>
          <w:webHidden/>
        </w:rPr>
      </w:r>
      <w:r>
        <w:rPr>
          <w:noProof/>
          <w:webHidden/>
        </w:rPr>
        <w:fldChar w:fldCharType="separate"/>
      </w:r>
      <w:ins w:id="381" w:author="D'souza, Nigel [2]" w:date="2020-01-03T14:59:00Z">
        <w:r>
          <w:rPr>
            <w:noProof/>
            <w:webHidden/>
          </w:rPr>
          <w:t>82</w:t>
        </w:r>
        <w:r>
          <w:rPr>
            <w:noProof/>
            <w:webHidden/>
          </w:rPr>
          <w:fldChar w:fldCharType="end"/>
        </w:r>
        <w:r w:rsidRPr="00420055">
          <w:rPr>
            <w:rStyle w:val="Hyperlink"/>
          </w:rPr>
          <w:fldChar w:fldCharType="end"/>
        </w:r>
      </w:ins>
    </w:p>
    <w:p w14:paraId="55C01917" w14:textId="77777777" w:rsidR="00236DC2" w:rsidRDefault="00236DC2">
      <w:pPr>
        <w:pStyle w:val="TOC1"/>
        <w:tabs>
          <w:tab w:val="left" w:pos="600"/>
          <w:tab w:val="right" w:leader="dot" w:pos="9620"/>
        </w:tabs>
        <w:rPr>
          <w:ins w:id="382" w:author="D'souza, Nigel [2]" w:date="2020-01-03T14:59:00Z"/>
          <w:rFonts w:asciiTheme="minorHAnsi" w:eastAsiaTheme="minorEastAsia" w:hAnsiTheme="minorHAnsi" w:cstheme="minorBidi"/>
          <w:b w:val="0"/>
          <w:bCs w:val="0"/>
          <w:caps w:val="0"/>
          <w:noProof/>
          <w:sz w:val="22"/>
          <w:szCs w:val="22"/>
          <w:lang w:val="en-US"/>
        </w:rPr>
      </w:pPr>
      <w:ins w:id="383" w:author="D'souza, Nigel [2]" w:date="2020-01-03T14:59:00Z">
        <w:r w:rsidRPr="00420055">
          <w:rPr>
            <w:rStyle w:val="Hyperlink"/>
          </w:rPr>
          <w:fldChar w:fldCharType="begin"/>
        </w:r>
        <w:r w:rsidRPr="00420055">
          <w:rPr>
            <w:rStyle w:val="Hyperlink"/>
          </w:rPr>
          <w:instrText xml:space="preserve"> </w:instrText>
        </w:r>
        <w:r>
          <w:rPr>
            <w:noProof/>
          </w:rPr>
          <w:instrText>HYPERLINK \l "_Toc28956480"</w:instrText>
        </w:r>
        <w:r w:rsidRPr="00420055">
          <w:rPr>
            <w:rStyle w:val="Hyperlink"/>
          </w:rPr>
          <w:instrText xml:space="preserve"> </w:instrText>
        </w:r>
        <w:r w:rsidRPr="00420055">
          <w:rPr>
            <w:rStyle w:val="Hyperlink"/>
          </w:rPr>
          <w:fldChar w:fldCharType="separate"/>
        </w:r>
        <w:r w:rsidRPr="00420055">
          <w:rPr>
            <w:rStyle w:val="Hyperlink"/>
          </w:rPr>
          <w:t>2.1.</w:t>
        </w:r>
        <w:r>
          <w:rPr>
            <w:rFonts w:asciiTheme="minorHAnsi" w:eastAsiaTheme="minorEastAsia" w:hAnsiTheme="minorHAnsi" w:cstheme="minorBidi"/>
            <w:b w:val="0"/>
            <w:bCs w:val="0"/>
            <w:caps w:val="0"/>
            <w:noProof/>
            <w:sz w:val="22"/>
            <w:szCs w:val="22"/>
            <w:lang w:val="en-US"/>
          </w:rPr>
          <w:tab/>
        </w:r>
        <w:r w:rsidRPr="00420055">
          <w:rPr>
            <w:rStyle w:val="Hyperlink"/>
          </w:rPr>
          <w:t>Solution Overview</w:t>
        </w:r>
        <w:r>
          <w:rPr>
            <w:noProof/>
            <w:webHidden/>
          </w:rPr>
          <w:tab/>
        </w:r>
        <w:r>
          <w:rPr>
            <w:noProof/>
            <w:webHidden/>
          </w:rPr>
          <w:fldChar w:fldCharType="begin"/>
        </w:r>
        <w:r>
          <w:rPr>
            <w:noProof/>
            <w:webHidden/>
          </w:rPr>
          <w:instrText xml:space="preserve"> PAGEREF _Toc28956480 \h </w:instrText>
        </w:r>
      </w:ins>
      <w:r>
        <w:rPr>
          <w:noProof/>
          <w:webHidden/>
        </w:rPr>
      </w:r>
      <w:r>
        <w:rPr>
          <w:noProof/>
          <w:webHidden/>
        </w:rPr>
        <w:fldChar w:fldCharType="separate"/>
      </w:r>
      <w:ins w:id="384" w:author="D'souza, Nigel [2]" w:date="2020-01-03T14:59:00Z">
        <w:r>
          <w:rPr>
            <w:noProof/>
            <w:webHidden/>
          </w:rPr>
          <w:t>82</w:t>
        </w:r>
        <w:r>
          <w:rPr>
            <w:noProof/>
            <w:webHidden/>
          </w:rPr>
          <w:fldChar w:fldCharType="end"/>
        </w:r>
        <w:r w:rsidRPr="00420055">
          <w:rPr>
            <w:rStyle w:val="Hyperlink"/>
          </w:rPr>
          <w:fldChar w:fldCharType="end"/>
        </w:r>
      </w:ins>
    </w:p>
    <w:p w14:paraId="458F647E" w14:textId="77777777" w:rsidR="00236DC2" w:rsidRDefault="00236DC2">
      <w:pPr>
        <w:pStyle w:val="TOC1"/>
        <w:tabs>
          <w:tab w:val="left" w:pos="600"/>
          <w:tab w:val="right" w:leader="dot" w:pos="9620"/>
        </w:tabs>
        <w:rPr>
          <w:ins w:id="385" w:author="D'souza, Nigel [2]" w:date="2020-01-03T14:59:00Z"/>
          <w:rFonts w:asciiTheme="minorHAnsi" w:eastAsiaTheme="minorEastAsia" w:hAnsiTheme="minorHAnsi" w:cstheme="minorBidi"/>
          <w:b w:val="0"/>
          <w:bCs w:val="0"/>
          <w:caps w:val="0"/>
          <w:noProof/>
          <w:sz w:val="22"/>
          <w:szCs w:val="22"/>
          <w:lang w:val="en-US"/>
        </w:rPr>
      </w:pPr>
      <w:ins w:id="386" w:author="D'souza, Nigel [2]" w:date="2020-01-03T14:59:00Z">
        <w:r w:rsidRPr="00420055">
          <w:rPr>
            <w:rStyle w:val="Hyperlink"/>
          </w:rPr>
          <w:fldChar w:fldCharType="begin"/>
        </w:r>
        <w:r w:rsidRPr="00420055">
          <w:rPr>
            <w:rStyle w:val="Hyperlink"/>
          </w:rPr>
          <w:instrText xml:space="preserve"> </w:instrText>
        </w:r>
        <w:r>
          <w:rPr>
            <w:noProof/>
          </w:rPr>
          <w:instrText>HYPERLINK \l "_Toc28956481"</w:instrText>
        </w:r>
        <w:r w:rsidRPr="00420055">
          <w:rPr>
            <w:rStyle w:val="Hyperlink"/>
          </w:rPr>
          <w:instrText xml:space="preserve"> </w:instrText>
        </w:r>
        <w:r w:rsidRPr="00420055">
          <w:rPr>
            <w:rStyle w:val="Hyperlink"/>
          </w:rPr>
          <w:fldChar w:fldCharType="separate"/>
        </w:r>
        <w:r w:rsidRPr="00420055">
          <w:rPr>
            <w:rStyle w:val="Hyperlink"/>
          </w:rPr>
          <w:t>2.2.</w:t>
        </w:r>
        <w:r>
          <w:rPr>
            <w:rFonts w:asciiTheme="minorHAnsi" w:eastAsiaTheme="minorEastAsia" w:hAnsiTheme="minorHAnsi" w:cstheme="minorBidi"/>
            <w:b w:val="0"/>
            <w:bCs w:val="0"/>
            <w:caps w:val="0"/>
            <w:noProof/>
            <w:sz w:val="22"/>
            <w:szCs w:val="22"/>
            <w:lang w:val="en-US"/>
          </w:rPr>
          <w:tab/>
        </w:r>
        <w:r w:rsidRPr="00420055">
          <w:rPr>
            <w:rStyle w:val="Hyperlink"/>
          </w:rPr>
          <w:t>In-Scope Payment Automation Formats</w:t>
        </w:r>
        <w:r>
          <w:rPr>
            <w:noProof/>
            <w:webHidden/>
          </w:rPr>
          <w:tab/>
        </w:r>
        <w:r>
          <w:rPr>
            <w:noProof/>
            <w:webHidden/>
          </w:rPr>
          <w:fldChar w:fldCharType="begin"/>
        </w:r>
        <w:r>
          <w:rPr>
            <w:noProof/>
            <w:webHidden/>
          </w:rPr>
          <w:instrText xml:space="preserve"> PAGEREF _Toc28956481 \h </w:instrText>
        </w:r>
      </w:ins>
      <w:r>
        <w:rPr>
          <w:noProof/>
          <w:webHidden/>
        </w:rPr>
      </w:r>
      <w:r>
        <w:rPr>
          <w:noProof/>
          <w:webHidden/>
        </w:rPr>
        <w:fldChar w:fldCharType="separate"/>
      </w:r>
      <w:ins w:id="387" w:author="D'souza, Nigel [2]" w:date="2020-01-03T14:59:00Z">
        <w:r>
          <w:rPr>
            <w:noProof/>
            <w:webHidden/>
          </w:rPr>
          <w:t>83</w:t>
        </w:r>
        <w:r>
          <w:rPr>
            <w:noProof/>
            <w:webHidden/>
          </w:rPr>
          <w:fldChar w:fldCharType="end"/>
        </w:r>
        <w:r w:rsidRPr="00420055">
          <w:rPr>
            <w:rStyle w:val="Hyperlink"/>
          </w:rPr>
          <w:fldChar w:fldCharType="end"/>
        </w:r>
      </w:ins>
    </w:p>
    <w:p w14:paraId="290F0726" w14:textId="77777777" w:rsidR="00236DC2" w:rsidRDefault="00236DC2">
      <w:pPr>
        <w:pStyle w:val="TOC1"/>
        <w:tabs>
          <w:tab w:val="left" w:pos="800"/>
          <w:tab w:val="right" w:leader="dot" w:pos="9620"/>
        </w:tabs>
        <w:rPr>
          <w:ins w:id="388" w:author="D'souza, Nigel [2]" w:date="2020-01-03T14:59:00Z"/>
          <w:rFonts w:asciiTheme="minorHAnsi" w:eastAsiaTheme="minorEastAsia" w:hAnsiTheme="minorHAnsi" w:cstheme="minorBidi"/>
          <w:b w:val="0"/>
          <w:bCs w:val="0"/>
          <w:caps w:val="0"/>
          <w:noProof/>
          <w:sz w:val="22"/>
          <w:szCs w:val="22"/>
          <w:lang w:val="en-US"/>
        </w:rPr>
      </w:pPr>
      <w:ins w:id="389" w:author="D'souza, Nigel [2]" w:date="2020-01-03T14:59:00Z">
        <w:r w:rsidRPr="00420055">
          <w:rPr>
            <w:rStyle w:val="Hyperlink"/>
          </w:rPr>
          <w:fldChar w:fldCharType="begin"/>
        </w:r>
        <w:r w:rsidRPr="00420055">
          <w:rPr>
            <w:rStyle w:val="Hyperlink"/>
          </w:rPr>
          <w:instrText xml:space="preserve"> </w:instrText>
        </w:r>
        <w:r>
          <w:rPr>
            <w:noProof/>
          </w:rPr>
          <w:instrText>HYPERLINK \l "_Toc28956482"</w:instrText>
        </w:r>
        <w:r w:rsidRPr="00420055">
          <w:rPr>
            <w:rStyle w:val="Hyperlink"/>
          </w:rPr>
          <w:instrText xml:space="preserve"> </w:instrText>
        </w:r>
        <w:r w:rsidRPr="00420055">
          <w:rPr>
            <w:rStyle w:val="Hyperlink"/>
          </w:rPr>
          <w:fldChar w:fldCharType="separate"/>
        </w:r>
        <w:r w:rsidRPr="00420055">
          <w:rPr>
            <w:rStyle w:val="Hyperlink"/>
          </w:rPr>
          <w:t>2.2.1.</w:t>
        </w:r>
        <w:r>
          <w:rPr>
            <w:rFonts w:asciiTheme="minorHAnsi" w:eastAsiaTheme="minorEastAsia" w:hAnsiTheme="minorHAnsi" w:cstheme="minorBidi"/>
            <w:b w:val="0"/>
            <w:bCs w:val="0"/>
            <w:caps w:val="0"/>
            <w:noProof/>
            <w:sz w:val="22"/>
            <w:szCs w:val="22"/>
            <w:lang w:val="en-US"/>
          </w:rPr>
          <w:tab/>
        </w:r>
        <w:r w:rsidRPr="00420055">
          <w:rPr>
            <w:rStyle w:val="Hyperlink"/>
          </w:rPr>
          <w:t>Payment Files</w:t>
        </w:r>
        <w:r>
          <w:rPr>
            <w:noProof/>
            <w:webHidden/>
          </w:rPr>
          <w:tab/>
        </w:r>
        <w:r>
          <w:rPr>
            <w:noProof/>
            <w:webHidden/>
          </w:rPr>
          <w:fldChar w:fldCharType="begin"/>
        </w:r>
        <w:r>
          <w:rPr>
            <w:noProof/>
            <w:webHidden/>
          </w:rPr>
          <w:instrText xml:space="preserve"> PAGEREF _Toc28956482 \h </w:instrText>
        </w:r>
      </w:ins>
      <w:r>
        <w:rPr>
          <w:noProof/>
          <w:webHidden/>
        </w:rPr>
      </w:r>
      <w:r>
        <w:rPr>
          <w:noProof/>
          <w:webHidden/>
        </w:rPr>
        <w:fldChar w:fldCharType="separate"/>
      </w:r>
      <w:ins w:id="390" w:author="D'souza, Nigel [2]" w:date="2020-01-03T14:59:00Z">
        <w:r>
          <w:rPr>
            <w:noProof/>
            <w:webHidden/>
          </w:rPr>
          <w:t>83</w:t>
        </w:r>
        <w:r>
          <w:rPr>
            <w:noProof/>
            <w:webHidden/>
          </w:rPr>
          <w:fldChar w:fldCharType="end"/>
        </w:r>
        <w:r w:rsidRPr="00420055">
          <w:rPr>
            <w:rStyle w:val="Hyperlink"/>
          </w:rPr>
          <w:fldChar w:fldCharType="end"/>
        </w:r>
      </w:ins>
    </w:p>
    <w:p w14:paraId="4091FA52" w14:textId="77777777" w:rsidR="00236DC2" w:rsidRDefault="00236DC2">
      <w:pPr>
        <w:pStyle w:val="TOC1"/>
        <w:tabs>
          <w:tab w:val="left" w:pos="800"/>
          <w:tab w:val="right" w:leader="dot" w:pos="9620"/>
        </w:tabs>
        <w:rPr>
          <w:ins w:id="391" w:author="D'souza, Nigel [2]" w:date="2020-01-03T14:59:00Z"/>
          <w:rFonts w:asciiTheme="minorHAnsi" w:eastAsiaTheme="minorEastAsia" w:hAnsiTheme="minorHAnsi" w:cstheme="minorBidi"/>
          <w:b w:val="0"/>
          <w:bCs w:val="0"/>
          <w:caps w:val="0"/>
          <w:noProof/>
          <w:sz w:val="22"/>
          <w:szCs w:val="22"/>
          <w:lang w:val="en-US"/>
        </w:rPr>
      </w:pPr>
      <w:ins w:id="392" w:author="D'souza, Nigel [2]" w:date="2020-01-03T14:59:00Z">
        <w:r w:rsidRPr="00420055">
          <w:rPr>
            <w:rStyle w:val="Hyperlink"/>
          </w:rPr>
          <w:fldChar w:fldCharType="begin"/>
        </w:r>
        <w:r w:rsidRPr="00420055">
          <w:rPr>
            <w:rStyle w:val="Hyperlink"/>
          </w:rPr>
          <w:instrText xml:space="preserve"> </w:instrText>
        </w:r>
        <w:r>
          <w:rPr>
            <w:noProof/>
          </w:rPr>
          <w:instrText>HYPERLINK \l "_Toc28956483"</w:instrText>
        </w:r>
        <w:r w:rsidRPr="00420055">
          <w:rPr>
            <w:rStyle w:val="Hyperlink"/>
          </w:rPr>
          <w:instrText xml:space="preserve"> </w:instrText>
        </w:r>
        <w:r w:rsidRPr="00420055">
          <w:rPr>
            <w:rStyle w:val="Hyperlink"/>
          </w:rPr>
          <w:fldChar w:fldCharType="separate"/>
        </w:r>
        <w:r w:rsidRPr="00420055">
          <w:rPr>
            <w:rStyle w:val="Hyperlink"/>
          </w:rPr>
          <w:t>2.2.2.</w:t>
        </w:r>
        <w:r>
          <w:rPr>
            <w:rFonts w:asciiTheme="minorHAnsi" w:eastAsiaTheme="minorEastAsia" w:hAnsiTheme="minorHAnsi" w:cstheme="minorBidi"/>
            <w:b w:val="0"/>
            <w:bCs w:val="0"/>
            <w:caps w:val="0"/>
            <w:noProof/>
            <w:sz w:val="22"/>
            <w:szCs w:val="22"/>
            <w:lang w:val="en-US"/>
          </w:rPr>
          <w:tab/>
        </w:r>
        <w:r w:rsidRPr="00420055">
          <w:rPr>
            <w:rStyle w:val="Hyperlink"/>
          </w:rPr>
          <w:t>Reporting Files</w:t>
        </w:r>
        <w:r>
          <w:rPr>
            <w:noProof/>
            <w:webHidden/>
          </w:rPr>
          <w:tab/>
        </w:r>
        <w:r>
          <w:rPr>
            <w:noProof/>
            <w:webHidden/>
          </w:rPr>
          <w:fldChar w:fldCharType="begin"/>
        </w:r>
        <w:r>
          <w:rPr>
            <w:noProof/>
            <w:webHidden/>
          </w:rPr>
          <w:instrText xml:space="preserve"> PAGEREF _Toc28956483 \h </w:instrText>
        </w:r>
      </w:ins>
      <w:r>
        <w:rPr>
          <w:noProof/>
          <w:webHidden/>
        </w:rPr>
      </w:r>
      <w:r>
        <w:rPr>
          <w:noProof/>
          <w:webHidden/>
        </w:rPr>
        <w:fldChar w:fldCharType="separate"/>
      </w:r>
      <w:ins w:id="393" w:author="D'souza, Nigel [2]" w:date="2020-01-03T14:59:00Z">
        <w:r>
          <w:rPr>
            <w:noProof/>
            <w:webHidden/>
          </w:rPr>
          <w:t>83</w:t>
        </w:r>
        <w:r>
          <w:rPr>
            <w:noProof/>
            <w:webHidden/>
          </w:rPr>
          <w:fldChar w:fldCharType="end"/>
        </w:r>
        <w:r w:rsidRPr="00420055">
          <w:rPr>
            <w:rStyle w:val="Hyperlink"/>
          </w:rPr>
          <w:fldChar w:fldCharType="end"/>
        </w:r>
      </w:ins>
    </w:p>
    <w:p w14:paraId="356B75A4" w14:textId="77777777" w:rsidR="00236DC2" w:rsidDel="00236DC2" w:rsidRDefault="00236DC2">
      <w:pPr>
        <w:pStyle w:val="TOC1"/>
        <w:tabs>
          <w:tab w:val="left" w:pos="1000"/>
          <w:tab w:val="right" w:leader="dot" w:pos="9620"/>
        </w:tabs>
        <w:rPr>
          <w:del w:id="394" w:author="D'souza, Nigel [2]" w:date="2020-01-03T14:59:00Z"/>
          <w:rFonts w:asciiTheme="minorHAnsi" w:eastAsiaTheme="minorEastAsia" w:hAnsiTheme="minorHAnsi" w:cstheme="minorBidi"/>
          <w:b w:val="0"/>
          <w:bCs w:val="0"/>
          <w:caps w:val="0"/>
          <w:noProof/>
          <w:sz w:val="22"/>
          <w:szCs w:val="22"/>
          <w:lang w:val="en-US"/>
        </w:rPr>
      </w:pPr>
      <w:del w:id="395" w:author="D'souza, Nigel [2]" w:date="2020-01-03T14:59:00Z">
        <w:r w:rsidRPr="00236DC2" w:rsidDel="00236DC2">
          <w:rPr>
            <w:rStyle w:val="Hyperlink"/>
            <w:b w:val="0"/>
            <w:bCs w:val="0"/>
            <w:caps w:val="0"/>
          </w:rPr>
          <w:delText>Part 1.</w:delText>
        </w:r>
        <w:r w:rsidDel="00236DC2">
          <w:rPr>
            <w:rFonts w:asciiTheme="minorHAnsi" w:eastAsiaTheme="minorEastAsia" w:hAnsiTheme="minorHAnsi" w:cstheme="minorBidi"/>
            <w:b w:val="0"/>
            <w:bCs w:val="0"/>
            <w:caps w:val="0"/>
            <w:noProof/>
            <w:sz w:val="22"/>
            <w:szCs w:val="22"/>
            <w:lang w:val="en-US"/>
          </w:rPr>
          <w:tab/>
        </w:r>
        <w:r w:rsidRPr="00236DC2" w:rsidDel="00236DC2">
          <w:rPr>
            <w:rStyle w:val="Hyperlink"/>
            <w:b w:val="0"/>
            <w:bCs w:val="0"/>
            <w:caps w:val="0"/>
          </w:rPr>
          <w:delText>Introduction</w:delText>
        </w:r>
        <w:r w:rsidDel="00236DC2">
          <w:rPr>
            <w:noProof/>
            <w:webHidden/>
          </w:rPr>
          <w:tab/>
          <w:delText>5</w:delText>
        </w:r>
      </w:del>
    </w:p>
    <w:p w14:paraId="768CE4D3" w14:textId="77777777" w:rsidR="00236DC2" w:rsidDel="00236DC2" w:rsidRDefault="00236DC2">
      <w:pPr>
        <w:pStyle w:val="TOC2"/>
        <w:tabs>
          <w:tab w:val="left" w:pos="800"/>
          <w:tab w:val="right" w:leader="dot" w:pos="9620"/>
        </w:tabs>
        <w:rPr>
          <w:del w:id="396" w:author="D'souza, Nigel [2]" w:date="2020-01-03T14:59:00Z"/>
          <w:rFonts w:asciiTheme="minorHAnsi" w:eastAsiaTheme="minorEastAsia" w:hAnsiTheme="minorHAnsi" w:cstheme="minorBidi"/>
          <w:smallCaps w:val="0"/>
          <w:noProof/>
          <w:sz w:val="22"/>
          <w:szCs w:val="22"/>
          <w:lang w:val="en-US"/>
        </w:rPr>
      </w:pPr>
      <w:del w:id="397" w:author="D'souza, Nigel [2]" w:date="2020-01-03T14:59:00Z">
        <w:r w:rsidRPr="00236DC2" w:rsidDel="00236DC2">
          <w:rPr>
            <w:rStyle w:val="Hyperlink"/>
            <w:smallCaps w:val="0"/>
          </w:rPr>
          <w:delText>1.1.</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Purpose</w:delText>
        </w:r>
        <w:r w:rsidDel="00236DC2">
          <w:rPr>
            <w:noProof/>
            <w:webHidden/>
          </w:rPr>
          <w:tab/>
          <w:delText>5</w:delText>
        </w:r>
      </w:del>
    </w:p>
    <w:p w14:paraId="16336119" w14:textId="77777777" w:rsidR="00236DC2" w:rsidDel="00236DC2" w:rsidRDefault="00236DC2">
      <w:pPr>
        <w:pStyle w:val="TOC2"/>
        <w:tabs>
          <w:tab w:val="left" w:pos="800"/>
          <w:tab w:val="right" w:leader="dot" w:pos="9620"/>
        </w:tabs>
        <w:rPr>
          <w:del w:id="398" w:author="D'souza, Nigel [2]" w:date="2020-01-03T14:59:00Z"/>
          <w:rFonts w:asciiTheme="minorHAnsi" w:eastAsiaTheme="minorEastAsia" w:hAnsiTheme="minorHAnsi" w:cstheme="minorBidi"/>
          <w:smallCaps w:val="0"/>
          <w:noProof/>
          <w:sz w:val="22"/>
          <w:szCs w:val="22"/>
          <w:lang w:val="en-US"/>
        </w:rPr>
      </w:pPr>
      <w:del w:id="399" w:author="D'souza, Nigel [2]" w:date="2020-01-03T14:59:00Z">
        <w:r w:rsidRPr="00236DC2" w:rsidDel="00236DC2">
          <w:rPr>
            <w:rStyle w:val="Hyperlink"/>
            <w:smallCaps w:val="0"/>
          </w:rPr>
          <w:delText>1.2.</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Document Scope</w:delText>
        </w:r>
        <w:r w:rsidDel="00236DC2">
          <w:rPr>
            <w:noProof/>
            <w:webHidden/>
          </w:rPr>
          <w:tab/>
          <w:delText>5</w:delText>
        </w:r>
      </w:del>
    </w:p>
    <w:p w14:paraId="4C20CC08" w14:textId="77777777" w:rsidR="00236DC2" w:rsidDel="00236DC2" w:rsidRDefault="00236DC2">
      <w:pPr>
        <w:pStyle w:val="TOC2"/>
        <w:tabs>
          <w:tab w:val="left" w:pos="800"/>
          <w:tab w:val="right" w:leader="dot" w:pos="9620"/>
        </w:tabs>
        <w:rPr>
          <w:del w:id="400" w:author="D'souza, Nigel [2]" w:date="2020-01-03T14:59:00Z"/>
          <w:rFonts w:asciiTheme="minorHAnsi" w:eastAsiaTheme="minorEastAsia" w:hAnsiTheme="minorHAnsi" w:cstheme="minorBidi"/>
          <w:smallCaps w:val="0"/>
          <w:noProof/>
          <w:sz w:val="22"/>
          <w:szCs w:val="22"/>
          <w:lang w:val="en-US"/>
        </w:rPr>
      </w:pPr>
      <w:del w:id="401" w:author="D'souza, Nigel [2]" w:date="2020-01-03T14:59:00Z">
        <w:r w:rsidRPr="00236DC2" w:rsidDel="00236DC2">
          <w:rPr>
            <w:rStyle w:val="Hyperlink"/>
            <w:smallCaps w:val="0"/>
            <w:lang w:val="en-US"/>
          </w:rPr>
          <w:delText>1.3.</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lang w:val="en-US"/>
          </w:rPr>
          <w:delText>Target Audience</w:delText>
        </w:r>
        <w:r w:rsidDel="00236DC2">
          <w:rPr>
            <w:noProof/>
            <w:webHidden/>
          </w:rPr>
          <w:tab/>
          <w:delText>5</w:delText>
        </w:r>
      </w:del>
    </w:p>
    <w:p w14:paraId="2140217B" w14:textId="77777777" w:rsidR="00236DC2" w:rsidDel="00236DC2" w:rsidRDefault="00236DC2">
      <w:pPr>
        <w:pStyle w:val="TOC2"/>
        <w:tabs>
          <w:tab w:val="left" w:pos="800"/>
          <w:tab w:val="right" w:leader="dot" w:pos="9620"/>
        </w:tabs>
        <w:rPr>
          <w:del w:id="402" w:author="D'souza, Nigel [2]" w:date="2020-01-03T14:59:00Z"/>
          <w:rFonts w:asciiTheme="minorHAnsi" w:eastAsiaTheme="minorEastAsia" w:hAnsiTheme="minorHAnsi" w:cstheme="minorBidi"/>
          <w:smallCaps w:val="0"/>
          <w:noProof/>
          <w:sz w:val="22"/>
          <w:szCs w:val="22"/>
          <w:lang w:val="en-US"/>
        </w:rPr>
      </w:pPr>
      <w:del w:id="403" w:author="D'souza, Nigel [2]" w:date="2020-01-03T14:59:00Z">
        <w:r w:rsidRPr="00236DC2" w:rsidDel="00236DC2">
          <w:rPr>
            <w:rStyle w:val="Hyperlink"/>
            <w:smallCaps w:val="0"/>
            <w:lang w:val="en-US"/>
          </w:rPr>
          <w:delText>1.4.</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lang w:val="en-US"/>
          </w:rPr>
          <w:delText>Reviewers</w:delText>
        </w:r>
        <w:r w:rsidDel="00236DC2">
          <w:rPr>
            <w:noProof/>
            <w:webHidden/>
          </w:rPr>
          <w:tab/>
          <w:delText>6</w:delText>
        </w:r>
      </w:del>
    </w:p>
    <w:p w14:paraId="3451259B" w14:textId="77777777" w:rsidR="00236DC2" w:rsidDel="00236DC2" w:rsidRDefault="00236DC2">
      <w:pPr>
        <w:pStyle w:val="TOC2"/>
        <w:tabs>
          <w:tab w:val="left" w:pos="800"/>
          <w:tab w:val="right" w:leader="dot" w:pos="9620"/>
        </w:tabs>
        <w:rPr>
          <w:del w:id="404" w:author="D'souza, Nigel [2]" w:date="2020-01-03T14:59:00Z"/>
          <w:rFonts w:asciiTheme="minorHAnsi" w:eastAsiaTheme="minorEastAsia" w:hAnsiTheme="minorHAnsi" w:cstheme="minorBidi"/>
          <w:smallCaps w:val="0"/>
          <w:noProof/>
          <w:sz w:val="22"/>
          <w:szCs w:val="22"/>
          <w:lang w:val="en-US"/>
        </w:rPr>
      </w:pPr>
      <w:del w:id="405" w:author="D'souza, Nigel [2]" w:date="2020-01-03T14:59:00Z">
        <w:r w:rsidRPr="00236DC2" w:rsidDel="00236DC2">
          <w:rPr>
            <w:rStyle w:val="Hyperlink"/>
            <w:smallCaps w:val="0"/>
            <w:lang w:val="en-US"/>
          </w:rPr>
          <w:delText>1.5.</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lang w:val="en-US"/>
          </w:rPr>
          <w:delText>Approvers (Sign Off)</w:delText>
        </w:r>
        <w:r w:rsidDel="00236DC2">
          <w:rPr>
            <w:noProof/>
            <w:webHidden/>
          </w:rPr>
          <w:tab/>
          <w:delText>6</w:delText>
        </w:r>
      </w:del>
    </w:p>
    <w:p w14:paraId="281C6E72" w14:textId="77777777" w:rsidR="00236DC2" w:rsidDel="00236DC2" w:rsidRDefault="00236DC2">
      <w:pPr>
        <w:pStyle w:val="TOC2"/>
        <w:tabs>
          <w:tab w:val="left" w:pos="800"/>
          <w:tab w:val="right" w:leader="dot" w:pos="9620"/>
        </w:tabs>
        <w:rPr>
          <w:del w:id="406" w:author="D'souza, Nigel [2]" w:date="2020-01-03T14:59:00Z"/>
          <w:rFonts w:asciiTheme="minorHAnsi" w:eastAsiaTheme="minorEastAsia" w:hAnsiTheme="minorHAnsi" w:cstheme="minorBidi"/>
          <w:smallCaps w:val="0"/>
          <w:noProof/>
          <w:sz w:val="22"/>
          <w:szCs w:val="22"/>
          <w:lang w:val="en-US"/>
        </w:rPr>
      </w:pPr>
      <w:del w:id="407" w:author="D'souza, Nigel [2]" w:date="2020-01-03T14:59:00Z">
        <w:r w:rsidRPr="00236DC2" w:rsidDel="00236DC2">
          <w:rPr>
            <w:rStyle w:val="Hyperlink"/>
            <w:smallCaps w:val="0"/>
            <w:lang w:val="en-US"/>
          </w:rPr>
          <w:delText>1.6.</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Document</w:delText>
        </w:r>
        <w:r w:rsidRPr="00236DC2" w:rsidDel="00236DC2">
          <w:rPr>
            <w:rStyle w:val="Hyperlink"/>
            <w:smallCaps w:val="0"/>
            <w:lang w:val="en-US"/>
          </w:rPr>
          <w:delText xml:space="preserve"> History</w:delText>
        </w:r>
        <w:r w:rsidDel="00236DC2">
          <w:rPr>
            <w:noProof/>
            <w:webHidden/>
          </w:rPr>
          <w:tab/>
          <w:delText>7</w:delText>
        </w:r>
      </w:del>
    </w:p>
    <w:p w14:paraId="65C5DBA9" w14:textId="77777777" w:rsidR="00236DC2" w:rsidDel="00236DC2" w:rsidRDefault="00236DC2">
      <w:pPr>
        <w:pStyle w:val="TOC2"/>
        <w:tabs>
          <w:tab w:val="left" w:pos="800"/>
          <w:tab w:val="right" w:leader="dot" w:pos="9620"/>
        </w:tabs>
        <w:rPr>
          <w:del w:id="408" w:author="D'souza, Nigel [2]" w:date="2020-01-03T14:59:00Z"/>
          <w:rFonts w:asciiTheme="minorHAnsi" w:eastAsiaTheme="minorEastAsia" w:hAnsiTheme="minorHAnsi" w:cstheme="minorBidi"/>
          <w:smallCaps w:val="0"/>
          <w:noProof/>
          <w:sz w:val="22"/>
          <w:szCs w:val="22"/>
          <w:lang w:val="en-US"/>
        </w:rPr>
      </w:pPr>
      <w:del w:id="409" w:author="D'souza, Nigel [2]" w:date="2020-01-03T14:59:00Z">
        <w:r w:rsidRPr="00236DC2" w:rsidDel="00236DC2">
          <w:rPr>
            <w:rStyle w:val="Hyperlink"/>
            <w:smallCaps w:val="0"/>
          </w:rPr>
          <w:delText>1.7.</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Document References</w:delText>
        </w:r>
        <w:r w:rsidDel="00236DC2">
          <w:rPr>
            <w:noProof/>
            <w:webHidden/>
          </w:rPr>
          <w:tab/>
          <w:delText>7</w:delText>
        </w:r>
      </w:del>
    </w:p>
    <w:p w14:paraId="7288D0D6" w14:textId="77777777" w:rsidR="00236DC2" w:rsidDel="00236DC2" w:rsidRDefault="00236DC2">
      <w:pPr>
        <w:pStyle w:val="TOC2"/>
        <w:tabs>
          <w:tab w:val="left" w:pos="800"/>
          <w:tab w:val="right" w:leader="dot" w:pos="9620"/>
        </w:tabs>
        <w:rPr>
          <w:del w:id="410" w:author="D'souza, Nigel [2]" w:date="2020-01-03T14:59:00Z"/>
          <w:rFonts w:asciiTheme="minorHAnsi" w:eastAsiaTheme="minorEastAsia" w:hAnsiTheme="minorHAnsi" w:cstheme="minorBidi"/>
          <w:smallCaps w:val="0"/>
          <w:noProof/>
          <w:sz w:val="22"/>
          <w:szCs w:val="22"/>
          <w:lang w:val="en-US"/>
        </w:rPr>
      </w:pPr>
      <w:del w:id="411" w:author="D'souza, Nigel [2]" w:date="2020-01-03T14:59:00Z">
        <w:r w:rsidRPr="00236DC2" w:rsidDel="00236DC2">
          <w:rPr>
            <w:rStyle w:val="Hyperlink"/>
            <w:smallCaps w:val="0"/>
          </w:rPr>
          <w:delText>1.8.</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Risks and Issues</w:delText>
        </w:r>
        <w:r w:rsidDel="00236DC2">
          <w:rPr>
            <w:noProof/>
            <w:webHidden/>
          </w:rPr>
          <w:tab/>
          <w:delText>8</w:delText>
        </w:r>
      </w:del>
    </w:p>
    <w:p w14:paraId="05C097E8" w14:textId="77777777" w:rsidR="00236DC2" w:rsidDel="00236DC2" w:rsidRDefault="00236DC2">
      <w:pPr>
        <w:pStyle w:val="TOC2"/>
        <w:tabs>
          <w:tab w:val="left" w:pos="800"/>
          <w:tab w:val="right" w:leader="dot" w:pos="9620"/>
        </w:tabs>
        <w:rPr>
          <w:del w:id="412" w:author="D'souza, Nigel [2]" w:date="2020-01-03T14:59:00Z"/>
          <w:rFonts w:asciiTheme="minorHAnsi" w:eastAsiaTheme="minorEastAsia" w:hAnsiTheme="minorHAnsi" w:cstheme="minorBidi"/>
          <w:smallCaps w:val="0"/>
          <w:noProof/>
          <w:sz w:val="22"/>
          <w:szCs w:val="22"/>
          <w:lang w:val="en-US"/>
        </w:rPr>
      </w:pPr>
      <w:del w:id="413" w:author="D'souza, Nigel [2]" w:date="2020-01-03T14:59:00Z">
        <w:r w:rsidRPr="00236DC2" w:rsidDel="00236DC2">
          <w:rPr>
            <w:rStyle w:val="Hyperlink"/>
            <w:smallCaps w:val="0"/>
          </w:rPr>
          <w:delText>1.9.</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Glossary of Terms</w:delText>
        </w:r>
        <w:r w:rsidDel="00236DC2">
          <w:rPr>
            <w:noProof/>
            <w:webHidden/>
          </w:rPr>
          <w:tab/>
          <w:delText>9</w:delText>
        </w:r>
      </w:del>
    </w:p>
    <w:p w14:paraId="489063FE" w14:textId="77777777" w:rsidR="00236DC2" w:rsidDel="00236DC2" w:rsidRDefault="00236DC2">
      <w:pPr>
        <w:pStyle w:val="TOC1"/>
        <w:tabs>
          <w:tab w:val="left" w:pos="1000"/>
          <w:tab w:val="right" w:leader="dot" w:pos="9620"/>
        </w:tabs>
        <w:rPr>
          <w:del w:id="414" w:author="D'souza, Nigel [2]" w:date="2020-01-03T14:59:00Z"/>
          <w:rFonts w:asciiTheme="minorHAnsi" w:eastAsiaTheme="minorEastAsia" w:hAnsiTheme="minorHAnsi" w:cstheme="minorBidi"/>
          <w:b w:val="0"/>
          <w:bCs w:val="0"/>
          <w:caps w:val="0"/>
          <w:noProof/>
          <w:sz w:val="22"/>
          <w:szCs w:val="22"/>
          <w:lang w:val="en-US"/>
        </w:rPr>
      </w:pPr>
      <w:del w:id="415" w:author="D'souza, Nigel [2]" w:date="2020-01-03T14:59:00Z">
        <w:r w:rsidRPr="00236DC2" w:rsidDel="00236DC2">
          <w:rPr>
            <w:rStyle w:val="Hyperlink"/>
            <w:b w:val="0"/>
            <w:bCs w:val="0"/>
            <w:caps w:val="0"/>
            <w:lang w:val="en-US"/>
          </w:rPr>
          <w:delText>Part 2.</w:delText>
        </w:r>
        <w:r w:rsidDel="00236DC2">
          <w:rPr>
            <w:rFonts w:asciiTheme="minorHAnsi" w:eastAsiaTheme="minorEastAsia" w:hAnsiTheme="minorHAnsi" w:cstheme="minorBidi"/>
            <w:b w:val="0"/>
            <w:bCs w:val="0"/>
            <w:caps w:val="0"/>
            <w:noProof/>
            <w:sz w:val="22"/>
            <w:szCs w:val="22"/>
            <w:lang w:val="en-US"/>
          </w:rPr>
          <w:tab/>
        </w:r>
        <w:r w:rsidRPr="00236DC2" w:rsidDel="00236DC2">
          <w:rPr>
            <w:rStyle w:val="Hyperlink"/>
            <w:b w:val="0"/>
            <w:bCs w:val="0"/>
            <w:caps w:val="0"/>
            <w:lang w:val="en-US"/>
          </w:rPr>
          <w:delText>Solution Architecture Overview</w:delText>
        </w:r>
        <w:r w:rsidDel="00236DC2">
          <w:rPr>
            <w:noProof/>
            <w:webHidden/>
          </w:rPr>
          <w:tab/>
          <w:delText>10</w:delText>
        </w:r>
      </w:del>
    </w:p>
    <w:p w14:paraId="6658D067" w14:textId="77777777" w:rsidR="00236DC2" w:rsidDel="00236DC2" w:rsidRDefault="00236DC2">
      <w:pPr>
        <w:pStyle w:val="TOC2"/>
        <w:tabs>
          <w:tab w:val="left" w:pos="800"/>
          <w:tab w:val="right" w:leader="dot" w:pos="9620"/>
        </w:tabs>
        <w:rPr>
          <w:del w:id="416" w:author="D'souza, Nigel [2]" w:date="2020-01-03T14:59:00Z"/>
          <w:rFonts w:asciiTheme="minorHAnsi" w:eastAsiaTheme="minorEastAsia" w:hAnsiTheme="minorHAnsi" w:cstheme="minorBidi"/>
          <w:smallCaps w:val="0"/>
          <w:noProof/>
          <w:sz w:val="22"/>
          <w:szCs w:val="22"/>
          <w:lang w:val="en-US"/>
        </w:rPr>
      </w:pPr>
      <w:del w:id="417" w:author="D'souza, Nigel [2]" w:date="2020-01-03T14:59:00Z">
        <w:r w:rsidRPr="00236DC2" w:rsidDel="00236DC2">
          <w:rPr>
            <w:rStyle w:val="Hyperlink"/>
            <w:smallCaps w:val="0"/>
          </w:rPr>
          <w:delText>2.1.</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Inventory of Systems Integrations</w:delText>
        </w:r>
        <w:r w:rsidDel="00236DC2">
          <w:rPr>
            <w:noProof/>
            <w:webHidden/>
          </w:rPr>
          <w:tab/>
          <w:delText>10</w:delText>
        </w:r>
      </w:del>
    </w:p>
    <w:p w14:paraId="783FE40B" w14:textId="77777777" w:rsidR="00236DC2" w:rsidDel="00236DC2" w:rsidRDefault="00236DC2">
      <w:pPr>
        <w:pStyle w:val="TOC2"/>
        <w:tabs>
          <w:tab w:val="left" w:pos="800"/>
          <w:tab w:val="right" w:leader="dot" w:pos="9620"/>
        </w:tabs>
        <w:rPr>
          <w:del w:id="418" w:author="D'souza, Nigel [2]" w:date="2020-01-03T14:59:00Z"/>
          <w:rFonts w:asciiTheme="minorHAnsi" w:eastAsiaTheme="minorEastAsia" w:hAnsiTheme="minorHAnsi" w:cstheme="minorBidi"/>
          <w:smallCaps w:val="0"/>
          <w:noProof/>
          <w:sz w:val="22"/>
          <w:szCs w:val="22"/>
          <w:lang w:val="en-US"/>
        </w:rPr>
      </w:pPr>
      <w:del w:id="419" w:author="D'souza, Nigel [2]" w:date="2020-01-03T14:59:00Z">
        <w:r w:rsidRPr="00236DC2" w:rsidDel="00236DC2">
          <w:rPr>
            <w:rStyle w:val="Hyperlink"/>
            <w:smallCaps w:val="0"/>
          </w:rPr>
          <w:delText>2.2.</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Networking</w:delText>
        </w:r>
        <w:r w:rsidDel="00236DC2">
          <w:rPr>
            <w:noProof/>
            <w:webHidden/>
          </w:rPr>
          <w:tab/>
          <w:delText>14</w:delText>
        </w:r>
      </w:del>
    </w:p>
    <w:p w14:paraId="461C7807" w14:textId="77777777" w:rsidR="00236DC2" w:rsidDel="00236DC2" w:rsidRDefault="00236DC2">
      <w:pPr>
        <w:pStyle w:val="TOC1"/>
        <w:tabs>
          <w:tab w:val="left" w:pos="1000"/>
          <w:tab w:val="right" w:leader="dot" w:pos="9620"/>
        </w:tabs>
        <w:rPr>
          <w:del w:id="420" w:author="D'souza, Nigel [2]" w:date="2020-01-03T14:59:00Z"/>
          <w:rFonts w:asciiTheme="minorHAnsi" w:eastAsiaTheme="minorEastAsia" w:hAnsiTheme="minorHAnsi" w:cstheme="minorBidi"/>
          <w:b w:val="0"/>
          <w:bCs w:val="0"/>
          <w:caps w:val="0"/>
          <w:noProof/>
          <w:sz w:val="22"/>
          <w:szCs w:val="22"/>
          <w:lang w:val="en-US"/>
        </w:rPr>
      </w:pPr>
      <w:del w:id="421" w:author="D'souza, Nigel [2]" w:date="2020-01-03T14:59:00Z">
        <w:r w:rsidRPr="00236DC2" w:rsidDel="00236DC2">
          <w:rPr>
            <w:rStyle w:val="Hyperlink"/>
            <w:b w:val="0"/>
            <w:bCs w:val="0"/>
            <w:caps w:val="0"/>
            <w:lang w:val="en-US"/>
          </w:rPr>
          <w:delText>Part 3.</w:delText>
        </w:r>
        <w:r w:rsidDel="00236DC2">
          <w:rPr>
            <w:rFonts w:asciiTheme="minorHAnsi" w:eastAsiaTheme="minorEastAsia" w:hAnsiTheme="minorHAnsi" w:cstheme="minorBidi"/>
            <w:b w:val="0"/>
            <w:bCs w:val="0"/>
            <w:caps w:val="0"/>
            <w:noProof/>
            <w:sz w:val="22"/>
            <w:szCs w:val="22"/>
            <w:lang w:val="en-US"/>
          </w:rPr>
          <w:tab/>
        </w:r>
        <w:r w:rsidRPr="00236DC2" w:rsidDel="00236DC2">
          <w:rPr>
            <w:rStyle w:val="Hyperlink"/>
            <w:b w:val="0"/>
            <w:bCs w:val="0"/>
            <w:caps w:val="0"/>
            <w:lang w:val="en-US"/>
          </w:rPr>
          <w:delText>System Integrations</w:delText>
        </w:r>
        <w:r w:rsidDel="00236DC2">
          <w:rPr>
            <w:noProof/>
            <w:webHidden/>
          </w:rPr>
          <w:tab/>
          <w:delText>16</w:delText>
        </w:r>
      </w:del>
    </w:p>
    <w:p w14:paraId="4D356C19" w14:textId="77777777" w:rsidR="00236DC2" w:rsidDel="00236DC2" w:rsidRDefault="00236DC2">
      <w:pPr>
        <w:pStyle w:val="TOC2"/>
        <w:tabs>
          <w:tab w:val="left" w:pos="800"/>
          <w:tab w:val="right" w:leader="dot" w:pos="9620"/>
        </w:tabs>
        <w:rPr>
          <w:del w:id="422" w:author="D'souza, Nigel [2]" w:date="2020-01-03T14:59:00Z"/>
          <w:rFonts w:asciiTheme="minorHAnsi" w:eastAsiaTheme="minorEastAsia" w:hAnsiTheme="minorHAnsi" w:cstheme="minorBidi"/>
          <w:smallCaps w:val="0"/>
          <w:noProof/>
          <w:sz w:val="22"/>
          <w:szCs w:val="22"/>
          <w:lang w:val="en-US"/>
        </w:rPr>
      </w:pPr>
      <w:del w:id="423" w:author="D'souza, Nigel [2]" w:date="2020-01-03T14:59:00Z">
        <w:r w:rsidRPr="00236DC2" w:rsidDel="00236DC2">
          <w:rPr>
            <w:rStyle w:val="Hyperlink"/>
            <w:smallCaps w:val="0"/>
          </w:rPr>
          <w:delText>3.1.</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File-Based Interfaces</w:delText>
        </w:r>
        <w:r w:rsidDel="00236DC2">
          <w:rPr>
            <w:noProof/>
            <w:webHidden/>
          </w:rPr>
          <w:tab/>
          <w:delText>16</w:delText>
        </w:r>
      </w:del>
    </w:p>
    <w:p w14:paraId="1580E6D5" w14:textId="77777777" w:rsidR="00236DC2" w:rsidDel="00236DC2" w:rsidRDefault="00236DC2">
      <w:pPr>
        <w:pStyle w:val="TOC2"/>
        <w:tabs>
          <w:tab w:val="left" w:pos="1000"/>
          <w:tab w:val="right" w:leader="dot" w:pos="9620"/>
        </w:tabs>
        <w:rPr>
          <w:del w:id="424" w:author="D'souza, Nigel [2]" w:date="2020-01-03T14:59:00Z"/>
          <w:rFonts w:asciiTheme="minorHAnsi" w:eastAsiaTheme="minorEastAsia" w:hAnsiTheme="minorHAnsi" w:cstheme="minorBidi"/>
          <w:smallCaps w:val="0"/>
          <w:noProof/>
          <w:sz w:val="22"/>
          <w:szCs w:val="22"/>
          <w:lang w:val="en-US"/>
        </w:rPr>
      </w:pPr>
      <w:del w:id="425" w:author="D'souza, Nigel [2]" w:date="2020-01-03T14:59:00Z">
        <w:r w:rsidRPr="00236DC2" w:rsidDel="00236DC2">
          <w:rPr>
            <w:rStyle w:val="Hyperlink"/>
            <w:smallCaps w:val="0"/>
          </w:rPr>
          <w:delText>3.1.1.</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ACH Payment Instructions to the Back-Office</w:delText>
        </w:r>
        <w:r w:rsidDel="00236DC2">
          <w:rPr>
            <w:noProof/>
            <w:webHidden/>
          </w:rPr>
          <w:tab/>
          <w:delText>17</w:delText>
        </w:r>
      </w:del>
    </w:p>
    <w:p w14:paraId="0D243480" w14:textId="77777777" w:rsidR="00236DC2" w:rsidDel="00236DC2" w:rsidRDefault="00236DC2">
      <w:pPr>
        <w:pStyle w:val="TOC2"/>
        <w:tabs>
          <w:tab w:val="left" w:pos="1000"/>
          <w:tab w:val="right" w:leader="dot" w:pos="9620"/>
        </w:tabs>
        <w:rPr>
          <w:del w:id="426" w:author="D'souza, Nigel [2]" w:date="2020-01-03T14:59:00Z"/>
          <w:rFonts w:asciiTheme="minorHAnsi" w:eastAsiaTheme="minorEastAsia" w:hAnsiTheme="minorHAnsi" w:cstheme="minorBidi"/>
          <w:smallCaps w:val="0"/>
          <w:noProof/>
          <w:sz w:val="22"/>
          <w:szCs w:val="22"/>
          <w:lang w:val="en-US"/>
        </w:rPr>
      </w:pPr>
      <w:del w:id="427" w:author="D'souza, Nigel [2]" w:date="2020-01-03T14:59:00Z">
        <w:r w:rsidRPr="00236DC2" w:rsidDel="00236DC2">
          <w:rPr>
            <w:rStyle w:val="Hyperlink"/>
            <w:smallCaps w:val="0"/>
          </w:rPr>
          <w:delText>3.1.2.</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Reference Data Loads</w:delText>
        </w:r>
        <w:r w:rsidDel="00236DC2">
          <w:rPr>
            <w:noProof/>
            <w:webHidden/>
          </w:rPr>
          <w:tab/>
          <w:delText>19</w:delText>
        </w:r>
      </w:del>
    </w:p>
    <w:p w14:paraId="40FED20A" w14:textId="77777777" w:rsidR="00236DC2" w:rsidDel="00236DC2" w:rsidRDefault="00236DC2">
      <w:pPr>
        <w:pStyle w:val="TOC2"/>
        <w:tabs>
          <w:tab w:val="left" w:pos="1000"/>
          <w:tab w:val="right" w:leader="dot" w:pos="9620"/>
        </w:tabs>
        <w:rPr>
          <w:del w:id="428" w:author="D'souza, Nigel [2]" w:date="2020-01-03T14:59:00Z"/>
          <w:rFonts w:asciiTheme="minorHAnsi" w:eastAsiaTheme="minorEastAsia" w:hAnsiTheme="minorHAnsi" w:cstheme="minorBidi"/>
          <w:smallCaps w:val="0"/>
          <w:noProof/>
          <w:sz w:val="22"/>
          <w:szCs w:val="22"/>
          <w:lang w:val="en-US"/>
        </w:rPr>
      </w:pPr>
      <w:del w:id="429" w:author="D'souza, Nigel [2]" w:date="2020-01-03T14:59:00Z">
        <w:r w:rsidRPr="00236DC2" w:rsidDel="00236DC2">
          <w:rPr>
            <w:rStyle w:val="Hyperlink"/>
            <w:smallCaps w:val="0"/>
          </w:rPr>
          <w:delText>3.1.3.</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Prior-Day and Current Day BAI Loads</w:delText>
        </w:r>
        <w:r w:rsidDel="00236DC2">
          <w:rPr>
            <w:noProof/>
            <w:webHidden/>
          </w:rPr>
          <w:tab/>
          <w:delText>20</w:delText>
        </w:r>
      </w:del>
    </w:p>
    <w:p w14:paraId="0ACCA4AD" w14:textId="77777777" w:rsidR="00236DC2" w:rsidDel="00236DC2" w:rsidRDefault="00236DC2">
      <w:pPr>
        <w:pStyle w:val="TOC2"/>
        <w:tabs>
          <w:tab w:val="left" w:pos="1200"/>
          <w:tab w:val="right" w:leader="dot" w:pos="9620"/>
        </w:tabs>
        <w:rPr>
          <w:del w:id="430" w:author="D'souza, Nigel [2]" w:date="2020-01-03T14:59:00Z"/>
          <w:rFonts w:asciiTheme="minorHAnsi" w:eastAsiaTheme="minorEastAsia" w:hAnsiTheme="minorHAnsi" w:cstheme="minorBidi"/>
          <w:smallCaps w:val="0"/>
          <w:noProof/>
          <w:sz w:val="22"/>
          <w:szCs w:val="22"/>
          <w:lang w:val="en-US"/>
        </w:rPr>
      </w:pPr>
      <w:del w:id="431" w:author="D'souza, Nigel [2]" w:date="2020-01-03T14:59:00Z">
        <w:r w:rsidRPr="00236DC2" w:rsidDel="00236DC2">
          <w:rPr>
            <w:rStyle w:val="Hyperlink"/>
            <w:smallCaps w:val="0"/>
          </w:rPr>
          <w:delText>3.1.3.1.</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Prior Day Bank DDA to CMS</w:delText>
        </w:r>
        <w:r w:rsidDel="00236DC2">
          <w:rPr>
            <w:noProof/>
            <w:webHidden/>
          </w:rPr>
          <w:tab/>
          <w:delText>21</w:delText>
        </w:r>
      </w:del>
    </w:p>
    <w:p w14:paraId="67D6288F" w14:textId="77777777" w:rsidR="00236DC2" w:rsidDel="00236DC2" w:rsidRDefault="00236DC2">
      <w:pPr>
        <w:pStyle w:val="TOC2"/>
        <w:tabs>
          <w:tab w:val="left" w:pos="1200"/>
          <w:tab w:val="right" w:leader="dot" w:pos="9620"/>
        </w:tabs>
        <w:rPr>
          <w:del w:id="432" w:author="D'souza, Nigel [2]" w:date="2020-01-03T14:59:00Z"/>
          <w:rFonts w:asciiTheme="minorHAnsi" w:eastAsiaTheme="minorEastAsia" w:hAnsiTheme="minorHAnsi" w:cstheme="minorBidi"/>
          <w:smallCaps w:val="0"/>
          <w:noProof/>
          <w:sz w:val="22"/>
          <w:szCs w:val="22"/>
          <w:lang w:val="en-US"/>
        </w:rPr>
      </w:pPr>
      <w:del w:id="433" w:author="D'souza, Nigel [2]" w:date="2020-01-03T14:59:00Z">
        <w:r w:rsidRPr="00236DC2" w:rsidDel="00236DC2">
          <w:rPr>
            <w:rStyle w:val="Hyperlink"/>
            <w:smallCaps w:val="0"/>
          </w:rPr>
          <w:delText>3.1.3.2.</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Prior Day Branch OVS</w:delText>
        </w:r>
        <w:r w:rsidDel="00236DC2">
          <w:rPr>
            <w:noProof/>
            <w:webHidden/>
          </w:rPr>
          <w:tab/>
          <w:delText>22</w:delText>
        </w:r>
      </w:del>
    </w:p>
    <w:p w14:paraId="1DDEDA21" w14:textId="77777777" w:rsidR="00236DC2" w:rsidDel="00236DC2" w:rsidRDefault="00236DC2">
      <w:pPr>
        <w:pStyle w:val="TOC2"/>
        <w:tabs>
          <w:tab w:val="left" w:pos="1200"/>
          <w:tab w:val="right" w:leader="dot" w:pos="9620"/>
        </w:tabs>
        <w:rPr>
          <w:del w:id="434" w:author="D'souza, Nigel [2]" w:date="2020-01-03T14:59:00Z"/>
          <w:rFonts w:asciiTheme="minorHAnsi" w:eastAsiaTheme="minorEastAsia" w:hAnsiTheme="minorHAnsi" w:cstheme="minorBidi"/>
          <w:smallCaps w:val="0"/>
          <w:noProof/>
          <w:sz w:val="22"/>
          <w:szCs w:val="22"/>
          <w:lang w:val="en-US"/>
        </w:rPr>
      </w:pPr>
      <w:del w:id="435" w:author="D'souza, Nigel [2]" w:date="2020-01-03T14:59:00Z">
        <w:r w:rsidRPr="00236DC2" w:rsidDel="00236DC2">
          <w:rPr>
            <w:rStyle w:val="Hyperlink"/>
            <w:smallCaps w:val="0"/>
          </w:rPr>
          <w:delText>3.1.3.3.</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Prior Day Branch Multi-Bank Reporting</w:delText>
        </w:r>
        <w:r w:rsidDel="00236DC2">
          <w:rPr>
            <w:noProof/>
            <w:webHidden/>
          </w:rPr>
          <w:tab/>
          <w:delText>23</w:delText>
        </w:r>
      </w:del>
    </w:p>
    <w:p w14:paraId="0962F836" w14:textId="77777777" w:rsidR="00236DC2" w:rsidDel="00236DC2" w:rsidRDefault="00236DC2">
      <w:pPr>
        <w:pStyle w:val="TOC2"/>
        <w:tabs>
          <w:tab w:val="left" w:pos="1200"/>
          <w:tab w:val="right" w:leader="dot" w:pos="9620"/>
        </w:tabs>
        <w:rPr>
          <w:del w:id="436" w:author="D'souza, Nigel [2]" w:date="2020-01-03T14:59:00Z"/>
          <w:rFonts w:asciiTheme="minorHAnsi" w:eastAsiaTheme="minorEastAsia" w:hAnsiTheme="minorHAnsi" w:cstheme="minorBidi"/>
          <w:smallCaps w:val="0"/>
          <w:noProof/>
          <w:sz w:val="22"/>
          <w:szCs w:val="22"/>
          <w:lang w:val="en-US"/>
        </w:rPr>
      </w:pPr>
      <w:del w:id="437" w:author="D'souza, Nigel [2]" w:date="2020-01-03T14:59:00Z">
        <w:r w:rsidRPr="00236DC2" w:rsidDel="00236DC2">
          <w:rPr>
            <w:rStyle w:val="Hyperlink"/>
            <w:smallCaps w:val="0"/>
          </w:rPr>
          <w:delText>3.1.3.4.</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Current Day Bank DDA to CMS</w:delText>
        </w:r>
        <w:r w:rsidDel="00236DC2">
          <w:rPr>
            <w:noProof/>
            <w:webHidden/>
          </w:rPr>
          <w:tab/>
          <w:delText>24</w:delText>
        </w:r>
      </w:del>
    </w:p>
    <w:p w14:paraId="34D8E963" w14:textId="77777777" w:rsidR="00236DC2" w:rsidDel="00236DC2" w:rsidRDefault="00236DC2">
      <w:pPr>
        <w:pStyle w:val="TOC2"/>
        <w:tabs>
          <w:tab w:val="left" w:pos="1200"/>
          <w:tab w:val="right" w:leader="dot" w:pos="9620"/>
        </w:tabs>
        <w:rPr>
          <w:del w:id="438" w:author="D'souza, Nigel [2]" w:date="2020-01-03T14:59:00Z"/>
          <w:rFonts w:asciiTheme="minorHAnsi" w:eastAsiaTheme="minorEastAsia" w:hAnsiTheme="minorHAnsi" w:cstheme="minorBidi"/>
          <w:smallCaps w:val="0"/>
          <w:noProof/>
          <w:sz w:val="22"/>
          <w:szCs w:val="22"/>
          <w:lang w:val="en-US"/>
        </w:rPr>
      </w:pPr>
      <w:del w:id="439" w:author="D'souza, Nigel [2]" w:date="2020-01-03T14:59:00Z">
        <w:r w:rsidRPr="00236DC2" w:rsidDel="00236DC2">
          <w:rPr>
            <w:rStyle w:val="Hyperlink"/>
            <w:smallCaps w:val="0"/>
          </w:rPr>
          <w:delText>3.1.3.5.</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Current Day Branch OVS</w:delText>
        </w:r>
        <w:r w:rsidDel="00236DC2">
          <w:rPr>
            <w:noProof/>
            <w:webHidden/>
          </w:rPr>
          <w:tab/>
          <w:delText>25</w:delText>
        </w:r>
      </w:del>
    </w:p>
    <w:p w14:paraId="007E5688" w14:textId="77777777" w:rsidR="00236DC2" w:rsidDel="00236DC2" w:rsidRDefault="00236DC2">
      <w:pPr>
        <w:pStyle w:val="TOC2"/>
        <w:tabs>
          <w:tab w:val="left" w:pos="1000"/>
          <w:tab w:val="right" w:leader="dot" w:pos="9620"/>
        </w:tabs>
        <w:rPr>
          <w:del w:id="440" w:author="D'souza, Nigel [2]" w:date="2020-01-03T14:59:00Z"/>
          <w:rFonts w:asciiTheme="minorHAnsi" w:eastAsiaTheme="minorEastAsia" w:hAnsiTheme="minorHAnsi" w:cstheme="minorBidi"/>
          <w:smallCaps w:val="0"/>
          <w:noProof/>
          <w:sz w:val="22"/>
          <w:szCs w:val="22"/>
          <w:lang w:val="en-US"/>
        </w:rPr>
      </w:pPr>
      <w:del w:id="441" w:author="D'souza, Nigel [2]" w:date="2020-01-03T14:59:00Z">
        <w:r w:rsidRPr="00236DC2" w:rsidDel="00236DC2">
          <w:rPr>
            <w:rStyle w:val="Hyperlink"/>
            <w:smallCaps w:val="0"/>
          </w:rPr>
          <w:delText>3.1.4.</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Loan Balances and Transactions (P3)</w:delText>
        </w:r>
        <w:r w:rsidDel="00236DC2">
          <w:rPr>
            <w:noProof/>
            <w:webHidden/>
          </w:rPr>
          <w:tab/>
          <w:delText>26</w:delText>
        </w:r>
      </w:del>
    </w:p>
    <w:p w14:paraId="09CA5189" w14:textId="77777777" w:rsidR="00236DC2" w:rsidDel="00236DC2" w:rsidRDefault="00236DC2">
      <w:pPr>
        <w:pStyle w:val="TOC2"/>
        <w:tabs>
          <w:tab w:val="left" w:pos="1200"/>
          <w:tab w:val="right" w:leader="dot" w:pos="9620"/>
        </w:tabs>
        <w:rPr>
          <w:del w:id="442" w:author="D'souza, Nigel [2]" w:date="2020-01-03T14:59:00Z"/>
          <w:rFonts w:asciiTheme="minorHAnsi" w:eastAsiaTheme="minorEastAsia" w:hAnsiTheme="minorHAnsi" w:cstheme="minorBidi"/>
          <w:smallCaps w:val="0"/>
          <w:noProof/>
          <w:sz w:val="22"/>
          <w:szCs w:val="22"/>
          <w:lang w:val="en-US"/>
        </w:rPr>
      </w:pPr>
      <w:del w:id="443" w:author="D'souza, Nigel [2]" w:date="2020-01-03T14:59:00Z">
        <w:r w:rsidRPr="00236DC2" w:rsidDel="00236DC2">
          <w:rPr>
            <w:rStyle w:val="Hyperlink"/>
            <w:smallCaps w:val="0"/>
          </w:rPr>
          <w:delText>3.1.4.1.</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LIBOR Rates Feed</w:delText>
        </w:r>
        <w:r w:rsidDel="00236DC2">
          <w:rPr>
            <w:noProof/>
            <w:webHidden/>
          </w:rPr>
          <w:tab/>
          <w:delText>26</w:delText>
        </w:r>
      </w:del>
    </w:p>
    <w:p w14:paraId="31A6BC1B" w14:textId="77777777" w:rsidR="00236DC2" w:rsidDel="00236DC2" w:rsidRDefault="00236DC2">
      <w:pPr>
        <w:pStyle w:val="TOC2"/>
        <w:tabs>
          <w:tab w:val="left" w:pos="1200"/>
          <w:tab w:val="right" w:leader="dot" w:pos="9620"/>
        </w:tabs>
        <w:rPr>
          <w:del w:id="444" w:author="D'souza, Nigel [2]" w:date="2020-01-03T14:59:00Z"/>
          <w:rFonts w:asciiTheme="minorHAnsi" w:eastAsiaTheme="minorEastAsia" w:hAnsiTheme="minorHAnsi" w:cstheme="minorBidi"/>
          <w:smallCaps w:val="0"/>
          <w:noProof/>
          <w:sz w:val="22"/>
          <w:szCs w:val="22"/>
          <w:lang w:val="en-US"/>
        </w:rPr>
      </w:pPr>
      <w:del w:id="445" w:author="D'souza, Nigel [2]" w:date="2020-01-03T14:59:00Z">
        <w:r w:rsidRPr="00236DC2" w:rsidDel="00236DC2">
          <w:rPr>
            <w:rStyle w:val="Hyperlink"/>
            <w:smallCaps w:val="0"/>
          </w:rPr>
          <w:delText>3.1.4.2.</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Loan 1098 Tax Form Reporting</w:delText>
        </w:r>
        <w:r w:rsidDel="00236DC2">
          <w:rPr>
            <w:noProof/>
            <w:webHidden/>
          </w:rPr>
          <w:tab/>
          <w:delText>27</w:delText>
        </w:r>
      </w:del>
    </w:p>
    <w:p w14:paraId="648B13C9" w14:textId="77777777" w:rsidR="00236DC2" w:rsidDel="00236DC2" w:rsidRDefault="00236DC2">
      <w:pPr>
        <w:pStyle w:val="TOC2"/>
        <w:tabs>
          <w:tab w:val="left" w:pos="1000"/>
          <w:tab w:val="right" w:leader="dot" w:pos="9620"/>
        </w:tabs>
        <w:rPr>
          <w:del w:id="446" w:author="D'souza, Nigel [2]" w:date="2020-01-03T14:59:00Z"/>
          <w:rFonts w:asciiTheme="minorHAnsi" w:eastAsiaTheme="minorEastAsia" w:hAnsiTheme="minorHAnsi" w:cstheme="minorBidi"/>
          <w:smallCaps w:val="0"/>
          <w:noProof/>
          <w:sz w:val="22"/>
          <w:szCs w:val="22"/>
          <w:lang w:val="en-US"/>
        </w:rPr>
      </w:pPr>
      <w:del w:id="447" w:author="D'souza, Nigel [2]" w:date="2020-01-03T14:59:00Z">
        <w:r w:rsidRPr="00236DC2" w:rsidDel="00236DC2">
          <w:rPr>
            <w:rStyle w:val="Hyperlink"/>
            <w:smallCaps w:val="0"/>
          </w:rPr>
          <w:delText>3.1.5.</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Lockbox Reporting</w:delText>
        </w:r>
        <w:r w:rsidDel="00236DC2">
          <w:rPr>
            <w:noProof/>
            <w:webHidden/>
          </w:rPr>
          <w:tab/>
          <w:delText>28</w:delText>
        </w:r>
      </w:del>
    </w:p>
    <w:p w14:paraId="46830283" w14:textId="77777777" w:rsidR="00236DC2" w:rsidDel="00236DC2" w:rsidRDefault="00236DC2">
      <w:pPr>
        <w:pStyle w:val="TOC2"/>
        <w:tabs>
          <w:tab w:val="left" w:pos="1000"/>
          <w:tab w:val="right" w:leader="dot" w:pos="9620"/>
        </w:tabs>
        <w:rPr>
          <w:del w:id="448" w:author="D'souza, Nigel [2]" w:date="2020-01-03T14:59:00Z"/>
          <w:rFonts w:asciiTheme="minorHAnsi" w:eastAsiaTheme="minorEastAsia" w:hAnsiTheme="minorHAnsi" w:cstheme="minorBidi"/>
          <w:smallCaps w:val="0"/>
          <w:noProof/>
          <w:sz w:val="22"/>
          <w:szCs w:val="22"/>
          <w:lang w:val="en-US"/>
        </w:rPr>
      </w:pPr>
      <w:del w:id="449" w:author="D'souza, Nigel [2]" w:date="2020-01-03T14:59:00Z">
        <w:r w:rsidRPr="00236DC2" w:rsidDel="00236DC2">
          <w:rPr>
            <w:rStyle w:val="Hyperlink"/>
            <w:smallCaps w:val="0"/>
          </w:rPr>
          <w:delText>3.1.6.</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Legacy Reporting</w:delText>
        </w:r>
        <w:r w:rsidDel="00236DC2">
          <w:rPr>
            <w:noProof/>
            <w:webHidden/>
          </w:rPr>
          <w:tab/>
          <w:delText>28</w:delText>
        </w:r>
      </w:del>
    </w:p>
    <w:p w14:paraId="2B0440BF" w14:textId="77777777" w:rsidR="00236DC2" w:rsidDel="00236DC2" w:rsidRDefault="00236DC2">
      <w:pPr>
        <w:pStyle w:val="TOC2"/>
        <w:tabs>
          <w:tab w:val="left" w:pos="1000"/>
          <w:tab w:val="right" w:leader="dot" w:pos="9620"/>
        </w:tabs>
        <w:rPr>
          <w:del w:id="450" w:author="D'souza, Nigel [2]" w:date="2020-01-03T14:59:00Z"/>
          <w:rFonts w:asciiTheme="minorHAnsi" w:eastAsiaTheme="minorEastAsia" w:hAnsiTheme="minorHAnsi" w:cstheme="minorBidi"/>
          <w:smallCaps w:val="0"/>
          <w:noProof/>
          <w:sz w:val="22"/>
          <w:szCs w:val="22"/>
          <w:lang w:val="en-US"/>
        </w:rPr>
      </w:pPr>
      <w:del w:id="451" w:author="D'souza, Nigel [2]" w:date="2020-01-03T14:59:00Z">
        <w:r w:rsidRPr="00236DC2" w:rsidDel="00236DC2">
          <w:rPr>
            <w:rStyle w:val="Hyperlink"/>
            <w:smallCaps w:val="0"/>
          </w:rPr>
          <w:delText>3.1.7.</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Check Issuance Extract (P3)</w:delText>
        </w:r>
        <w:r w:rsidDel="00236DC2">
          <w:rPr>
            <w:noProof/>
            <w:webHidden/>
          </w:rPr>
          <w:tab/>
          <w:delText>30</w:delText>
        </w:r>
      </w:del>
    </w:p>
    <w:p w14:paraId="5D349B1A" w14:textId="77777777" w:rsidR="00236DC2" w:rsidDel="00236DC2" w:rsidRDefault="00236DC2">
      <w:pPr>
        <w:pStyle w:val="TOC2"/>
        <w:tabs>
          <w:tab w:val="left" w:pos="1000"/>
          <w:tab w:val="right" w:leader="dot" w:pos="9620"/>
        </w:tabs>
        <w:rPr>
          <w:del w:id="452" w:author="D'souza, Nigel [2]" w:date="2020-01-03T14:59:00Z"/>
          <w:rFonts w:asciiTheme="minorHAnsi" w:eastAsiaTheme="minorEastAsia" w:hAnsiTheme="minorHAnsi" w:cstheme="minorBidi"/>
          <w:smallCaps w:val="0"/>
          <w:noProof/>
          <w:sz w:val="22"/>
          <w:szCs w:val="22"/>
          <w:lang w:val="en-US"/>
        </w:rPr>
      </w:pPr>
      <w:del w:id="453" w:author="D'souza, Nigel [2]" w:date="2020-01-03T14:59:00Z">
        <w:r w:rsidRPr="00236DC2" w:rsidDel="00236DC2">
          <w:rPr>
            <w:rStyle w:val="Hyperlink"/>
            <w:smallCaps w:val="0"/>
          </w:rPr>
          <w:delText>3.1.8.</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Positive Pay Exception Loader (P3)</w:delText>
        </w:r>
        <w:r w:rsidDel="00236DC2">
          <w:rPr>
            <w:noProof/>
            <w:webHidden/>
          </w:rPr>
          <w:tab/>
          <w:delText>31</w:delText>
        </w:r>
      </w:del>
    </w:p>
    <w:p w14:paraId="462F2BBB" w14:textId="77777777" w:rsidR="00236DC2" w:rsidDel="00236DC2" w:rsidRDefault="00236DC2">
      <w:pPr>
        <w:pStyle w:val="TOC2"/>
        <w:tabs>
          <w:tab w:val="left" w:pos="1000"/>
          <w:tab w:val="right" w:leader="dot" w:pos="9620"/>
        </w:tabs>
        <w:rPr>
          <w:del w:id="454" w:author="D'souza, Nigel [2]" w:date="2020-01-03T14:59:00Z"/>
          <w:rFonts w:asciiTheme="minorHAnsi" w:eastAsiaTheme="minorEastAsia" w:hAnsiTheme="minorHAnsi" w:cstheme="minorBidi"/>
          <w:smallCaps w:val="0"/>
          <w:noProof/>
          <w:sz w:val="22"/>
          <w:szCs w:val="22"/>
          <w:lang w:val="en-US"/>
        </w:rPr>
      </w:pPr>
      <w:del w:id="455" w:author="D'souza, Nigel [2]" w:date="2020-01-03T14:59:00Z">
        <w:r w:rsidRPr="00236DC2" w:rsidDel="00236DC2">
          <w:rPr>
            <w:rStyle w:val="Hyperlink"/>
            <w:smallCaps w:val="0"/>
          </w:rPr>
          <w:delText>3.1.9.</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Positive Pay Decision Extractor (P3)</w:delText>
        </w:r>
        <w:r w:rsidDel="00236DC2">
          <w:rPr>
            <w:noProof/>
            <w:webHidden/>
          </w:rPr>
          <w:tab/>
          <w:delText>32</w:delText>
        </w:r>
      </w:del>
    </w:p>
    <w:p w14:paraId="1AAD855E" w14:textId="77777777" w:rsidR="00236DC2" w:rsidDel="00236DC2" w:rsidRDefault="00236DC2">
      <w:pPr>
        <w:pStyle w:val="TOC2"/>
        <w:tabs>
          <w:tab w:val="left" w:pos="1000"/>
          <w:tab w:val="right" w:leader="dot" w:pos="9620"/>
        </w:tabs>
        <w:rPr>
          <w:del w:id="456" w:author="D'souza, Nigel [2]" w:date="2020-01-03T14:59:00Z"/>
          <w:rFonts w:asciiTheme="minorHAnsi" w:eastAsiaTheme="minorEastAsia" w:hAnsiTheme="minorHAnsi" w:cstheme="minorBidi"/>
          <w:smallCaps w:val="0"/>
          <w:noProof/>
          <w:sz w:val="22"/>
          <w:szCs w:val="22"/>
          <w:lang w:val="en-US"/>
        </w:rPr>
      </w:pPr>
      <w:del w:id="457" w:author="D'souza, Nigel [2]" w:date="2020-01-03T14:59:00Z">
        <w:r w:rsidRPr="00236DC2" w:rsidDel="00236DC2">
          <w:rPr>
            <w:rStyle w:val="Hyperlink"/>
            <w:smallCaps w:val="0"/>
          </w:rPr>
          <w:delText>3.1.10.</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Reverse Positive Pay Exception Loader (P3)</w:delText>
        </w:r>
        <w:r w:rsidDel="00236DC2">
          <w:rPr>
            <w:noProof/>
            <w:webHidden/>
          </w:rPr>
          <w:tab/>
          <w:delText>33</w:delText>
        </w:r>
      </w:del>
    </w:p>
    <w:p w14:paraId="0DE23839" w14:textId="77777777" w:rsidR="00236DC2" w:rsidDel="00236DC2" w:rsidRDefault="00236DC2">
      <w:pPr>
        <w:pStyle w:val="TOC2"/>
        <w:tabs>
          <w:tab w:val="left" w:pos="1000"/>
          <w:tab w:val="right" w:leader="dot" w:pos="9620"/>
        </w:tabs>
        <w:rPr>
          <w:del w:id="458" w:author="D'souza, Nigel [2]" w:date="2020-01-03T14:59:00Z"/>
          <w:rFonts w:asciiTheme="minorHAnsi" w:eastAsiaTheme="minorEastAsia" w:hAnsiTheme="minorHAnsi" w:cstheme="minorBidi"/>
          <w:smallCaps w:val="0"/>
          <w:noProof/>
          <w:sz w:val="22"/>
          <w:szCs w:val="22"/>
          <w:lang w:val="en-US"/>
        </w:rPr>
      </w:pPr>
      <w:del w:id="459" w:author="D'souza, Nigel [2]" w:date="2020-01-03T14:59:00Z">
        <w:r w:rsidRPr="00236DC2" w:rsidDel="00236DC2">
          <w:rPr>
            <w:rStyle w:val="Hyperlink"/>
            <w:smallCaps w:val="0"/>
          </w:rPr>
          <w:delText>3.1.11.</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Reverse Positive Pay Decision Extractor (P3)</w:delText>
        </w:r>
        <w:r w:rsidDel="00236DC2">
          <w:rPr>
            <w:noProof/>
            <w:webHidden/>
          </w:rPr>
          <w:tab/>
          <w:delText>34</w:delText>
        </w:r>
      </w:del>
    </w:p>
    <w:p w14:paraId="3A93AAB7" w14:textId="77777777" w:rsidR="00236DC2" w:rsidDel="00236DC2" w:rsidRDefault="00236DC2">
      <w:pPr>
        <w:pStyle w:val="TOC2"/>
        <w:tabs>
          <w:tab w:val="left" w:pos="1000"/>
          <w:tab w:val="right" w:leader="dot" w:pos="9620"/>
        </w:tabs>
        <w:rPr>
          <w:del w:id="460" w:author="D'souza, Nigel [2]" w:date="2020-01-03T14:59:00Z"/>
          <w:rFonts w:asciiTheme="minorHAnsi" w:eastAsiaTheme="minorEastAsia" w:hAnsiTheme="minorHAnsi" w:cstheme="minorBidi"/>
          <w:smallCaps w:val="0"/>
          <w:noProof/>
          <w:sz w:val="22"/>
          <w:szCs w:val="22"/>
          <w:lang w:val="en-US"/>
        </w:rPr>
      </w:pPr>
      <w:del w:id="461" w:author="D'souza, Nigel [2]" w:date="2020-01-03T14:59:00Z">
        <w:r w:rsidRPr="00236DC2" w:rsidDel="00236DC2">
          <w:rPr>
            <w:rStyle w:val="Hyperlink"/>
            <w:smallCaps w:val="0"/>
          </w:rPr>
          <w:delText>3.1.12.</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Billing Extract</w:delText>
        </w:r>
        <w:r w:rsidDel="00236DC2">
          <w:rPr>
            <w:noProof/>
            <w:webHidden/>
          </w:rPr>
          <w:tab/>
          <w:delText>35</w:delText>
        </w:r>
      </w:del>
    </w:p>
    <w:p w14:paraId="4E08F74F" w14:textId="77777777" w:rsidR="00236DC2" w:rsidDel="00236DC2" w:rsidRDefault="00236DC2">
      <w:pPr>
        <w:pStyle w:val="TOC2"/>
        <w:tabs>
          <w:tab w:val="left" w:pos="1000"/>
          <w:tab w:val="right" w:leader="dot" w:pos="9620"/>
        </w:tabs>
        <w:rPr>
          <w:del w:id="462" w:author="D'souza, Nigel [2]" w:date="2020-01-03T14:59:00Z"/>
          <w:rFonts w:asciiTheme="minorHAnsi" w:eastAsiaTheme="minorEastAsia" w:hAnsiTheme="minorHAnsi" w:cstheme="minorBidi"/>
          <w:smallCaps w:val="0"/>
          <w:noProof/>
          <w:sz w:val="22"/>
          <w:szCs w:val="22"/>
          <w:lang w:val="en-US"/>
        </w:rPr>
      </w:pPr>
      <w:del w:id="463" w:author="D'souza, Nigel [2]" w:date="2020-01-03T14:59:00Z">
        <w:r w:rsidRPr="00236DC2" w:rsidDel="00236DC2">
          <w:rPr>
            <w:rStyle w:val="Hyperlink"/>
            <w:smallCaps w:val="0"/>
          </w:rPr>
          <w:delText>3.1.13.</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Audit and Customer/User Detail Extract</w:delText>
        </w:r>
        <w:r w:rsidDel="00236DC2">
          <w:rPr>
            <w:noProof/>
            <w:webHidden/>
          </w:rPr>
          <w:tab/>
          <w:delText>36</w:delText>
        </w:r>
      </w:del>
    </w:p>
    <w:p w14:paraId="490480D1" w14:textId="77777777" w:rsidR="00236DC2" w:rsidDel="00236DC2" w:rsidRDefault="00236DC2">
      <w:pPr>
        <w:pStyle w:val="TOC2"/>
        <w:tabs>
          <w:tab w:val="left" w:pos="1000"/>
          <w:tab w:val="right" w:leader="dot" w:pos="9620"/>
        </w:tabs>
        <w:rPr>
          <w:del w:id="464" w:author="D'souza, Nigel [2]" w:date="2020-01-03T14:59:00Z"/>
          <w:rFonts w:asciiTheme="minorHAnsi" w:eastAsiaTheme="minorEastAsia" w:hAnsiTheme="minorHAnsi" w:cstheme="minorBidi"/>
          <w:smallCaps w:val="0"/>
          <w:noProof/>
          <w:sz w:val="22"/>
          <w:szCs w:val="22"/>
          <w:lang w:val="en-US"/>
        </w:rPr>
      </w:pPr>
      <w:del w:id="465" w:author="D'souza, Nigel [2]" w:date="2020-01-03T14:59:00Z">
        <w:r w:rsidRPr="00236DC2" w:rsidDel="00236DC2">
          <w:rPr>
            <w:rStyle w:val="Hyperlink"/>
            <w:smallCaps w:val="0"/>
          </w:rPr>
          <w:delText>3.1.14.</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Holiday Reference Data Load</w:delText>
        </w:r>
        <w:r w:rsidDel="00236DC2">
          <w:rPr>
            <w:noProof/>
            <w:webHidden/>
          </w:rPr>
          <w:tab/>
          <w:delText>37</w:delText>
        </w:r>
      </w:del>
    </w:p>
    <w:p w14:paraId="4CCEBA13" w14:textId="77777777" w:rsidR="00236DC2" w:rsidDel="00236DC2" w:rsidRDefault="00236DC2">
      <w:pPr>
        <w:pStyle w:val="TOC2"/>
        <w:tabs>
          <w:tab w:val="left" w:pos="1000"/>
          <w:tab w:val="right" w:leader="dot" w:pos="9620"/>
        </w:tabs>
        <w:rPr>
          <w:del w:id="466" w:author="D'souza, Nigel [2]" w:date="2020-01-03T14:59:00Z"/>
          <w:rFonts w:asciiTheme="minorHAnsi" w:eastAsiaTheme="minorEastAsia" w:hAnsiTheme="minorHAnsi" w:cstheme="minorBidi"/>
          <w:smallCaps w:val="0"/>
          <w:noProof/>
          <w:sz w:val="22"/>
          <w:szCs w:val="22"/>
          <w:lang w:val="en-US"/>
        </w:rPr>
      </w:pPr>
      <w:del w:id="467" w:author="D'souza, Nigel [2]" w:date="2020-01-03T14:59:00Z">
        <w:r w:rsidRPr="00236DC2" w:rsidDel="00236DC2">
          <w:rPr>
            <w:rStyle w:val="Hyperlink"/>
            <w:smallCaps w:val="0"/>
          </w:rPr>
          <w:delText>3.1.15.</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ACH Positive Pay Exception Loader (Not in Scope)</w:delText>
        </w:r>
        <w:r w:rsidDel="00236DC2">
          <w:rPr>
            <w:noProof/>
            <w:webHidden/>
          </w:rPr>
          <w:tab/>
          <w:delText>38</w:delText>
        </w:r>
      </w:del>
    </w:p>
    <w:p w14:paraId="31C5572D" w14:textId="77777777" w:rsidR="00236DC2" w:rsidDel="00236DC2" w:rsidRDefault="00236DC2">
      <w:pPr>
        <w:pStyle w:val="TOC2"/>
        <w:tabs>
          <w:tab w:val="left" w:pos="1000"/>
          <w:tab w:val="right" w:leader="dot" w:pos="9620"/>
        </w:tabs>
        <w:rPr>
          <w:del w:id="468" w:author="D'souza, Nigel [2]" w:date="2020-01-03T14:59:00Z"/>
          <w:rFonts w:asciiTheme="minorHAnsi" w:eastAsiaTheme="minorEastAsia" w:hAnsiTheme="minorHAnsi" w:cstheme="minorBidi"/>
          <w:smallCaps w:val="0"/>
          <w:noProof/>
          <w:sz w:val="22"/>
          <w:szCs w:val="22"/>
          <w:lang w:val="en-US"/>
        </w:rPr>
      </w:pPr>
      <w:del w:id="469" w:author="D'souza, Nigel [2]" w:date="2020-01-03T14:59:00Z">
        <w:r w:rsidRPr="00236DC2" w:rsidDel="00236DC2">
          <w:rPr>
            <w:rStyle w:val="Hyperlink"/>
            <w:smallCaps w:val="0"/>
          </w:rPr>
          <w:delText>3.1.16.</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ACH Positive Pay Decision Extractor (Not in Scope)</w:delText>
        </w:r>
        <w:r w:rsidDel="00236DC2">
          <w:rPr>
            <w:noProof/>
            <w:webHidden/>
          </w:rPr>
          <w:tab/>
          <w:delText>38</w:delText>
        </w:r>
      </w:del>
    </w:p>
    <w:p w14:paraId="7AAE1EE1" w14:textId="77777777" w:rsidR="00236DC2" w:rsidDel="00236DC2" w:rsidRDefault="00236DC2">
      <w:pPr>
        <w:pStyle w:val="TOC2"/>
        <w:tabs>
          <w:tab w:val="left" w:pos="800"/>
          <w:tab w:val="right" w:leader="dot" w:pos="9620"/>
        </w:tabs>
        <w:rPr>
          <w:del w:id="470" w:author="D'souza, Nigel [2]" w:date="2020-01-03T14:59:00Z"/>
          <w:rFonts w:asciiTheme="minorHAnsi" w:eastAsiaTheme="minorEastAsia" w:hAnsiTheme="minorHAnsi" w:cstheme="minorBidi"/>
          <w:smallCaps w:val="0"/>
          <w:noProof/>
          <w:sz w:val="22"/>
          <w:szCs w:val="22"/>
          <w:lang w:val="en-US"/>
        </w:rPr>
      </w:pPr>
      <w:del w:id="471" w:author="D'souza, Nigel [2]" w:date="2020-01-03T14:59:00Z">
        <w:r w:rsidRPr="00236DC2" w:rsidDel="00236DC2">
          <w:rPr>
            <w:rStyle w:val="Hyperlink"/>
            <w:smallCaps w:val="0"/>
          </w:rPr>
          <w:delText>3.2.</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Real-Time Synchronous Interfaces</w:delText>
        </w:r>
        <w:r w:rsidDel="00236DC2">
          <w:rPr>
            <w:noProof/>
            <w:webHidden/>
          </w:rPr>
          <w:tab/>
          <w:delText>39</w:delText>
        </w:r>
      </w:del>
    </w:p>
    <w:p w14:paraId="04E38D29" w14:textId="77777777" w:rsidR="00236DC2" w:rsidDel="00236DC2" w:rsidRDefault="00236DC2">
      <w:pPr>
        <w:pStyle w:val="TOC2"/>
        <w:tabs>
          <w:tab w:val="left" w:pos="1000"/>
          <w:tab w:val="right" w:leader="dot" w:pos="9620"/>
        </w:tabs>
        <w:rPr>
          <w:del w:id="472" w:author="D'souza, Nigel [2]" w:date="2020-01-03T14:59:00Z"/>
          <w:rFonts w:asciiTheme="minorHAnsi" w:eastAsiaTheme="minorEastAsia" w:hAnsiTheme="minorHAnsi" w:cstheme="minorBidi"/>
          <w:smallCaps w:val="0"/>
          <w:noProof/>
          <w:sz w:val="22"/>
          <w:szCs w:val="22"/>
          <w:lang w:val="en-US"/>
        </w:rPr>
      </w:pPr>
      <w:del w:id="473" w:author="D'souza, Nigel [2]" w:date="2020-01-03T14:59:00Z">
        <w:r w:rsidRPr="00236DC2" w:rsidDel="00236DC2">
          <w:rPr>
            <w:rStyle w:val="Hyperlink"/>
            <w:smallCaps w:val="0"/>
          </w:rPr>
          <w:delText>3.2.1.</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Error Messages and Host Response Code Handling</w:delText>
        </w:r>
        <w:r w:rsidDel="00236DC2">
          <w:rPr>
            <w:noProof/>
            <w:webHidden/>
          </w:rPr>
          <w:tab/>
          <w:delText>39</w:delText>
        </w:r>
      </w:del>
    </w:p>
    <w:p w14:paraId="28AB1545" w14:textId="77777777" w:rsidR="00236DC2" w:rsidDel="00236DC2" w:rsidRDefault="00236DC2">
      <w:pPr>
        <w:pStyle w:val="TOC2"/>
        <w:tabs>
          <w:tab w:val="left" w:pos="1000"/>
          <w:tab w:val="right" w:leader="dot" w:pos="9620"/>
        </w:tabs>
        <w:rPr>
          <w:del w:id="474" w:author="D'souza, Nigel [2]" w:date="2020-01-03T14:59:00Z"/>
          <w:rFonts w:asciiTheme="minorHAnsi" w:eastAsiaTheme="minorEastAsia" w:hAnsiTheme="minorHAnsi" w:cstheme="minorBidi"/>
          <w:smallCaps w:val="0"/>
          <w:noProof/>
          <w:sz w:val="22"/>
          <w:szCs w:val="22"/>
          <w:lang w:val="en-US"/>
        </w:rPr>
      </w:pPr>
      <w:del w:id="475" w:author="D'souza, Nigel [2]" w:date="2020-01-03T14:59:00Z">
        <w:r w:rsidRPr="00236DC2" w:rsidDel="00236DC2">
          <w:rPr>
            <w:rStyle w:val="Hyperlink"/>
            <w:smallCaps w:val="0"/>
          </w:rPr>
          <w:delText>3.2.2.</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Check Inquiry</w:delText>
        </w:r>
        <w:r w:rsidDel="00236DC2">
          <w:rPr>
            <w:noProof/>
            <w:webHidden/>
          </w:rPr>
          <w:tab/>
          <w:delText>40</w:delText>
        </w:r>
      </w:del>
    </w:p>
    <w:p w14:paraId="465BB475" w14:textId="77777777" w:rsidR="00236DC2" w:rsidDel="00236DC2" w:rsidRDefault="00236DC2">
      <w:pPr>
        <w:pStyle w:val="TOC2"/>
        <w:tabs>
          <w:tab w:val="left" w:pos="1000"/>
          <w:tab w:val="right" w:leader="dot" w:pos="9620"/>
        </w:tabs>
        <w:rPr>
          <w:del w:id="476" w:author="D'souza, Nigel [2]" w:date="2020-01-03T14:59:00Z"/>
          <w:rFonts w:asciiTheme="minorHAnsi" w:eastAsiaTheme="minorEastAsia" w:hAnsiTheme="minorHAnsi" w:cstheme="minorBidi"/>
          <w:smallCaps w:val="0"/>
          <w:noProof/>
          <w:sz w:val="22"/>
          <w:szCs w:val="22"/>
          <w:lang w:val="en-US"/>
        </w:rPr>
      </w:pPr>
      <w:del w:id="477" w:author="D'souza, Nigel [2]" w:date="2020-01-03T14:59:00Z">
        <w:r w:rsidRPr="00236DC2" w:rsidDel="00236DC2">
          <w:rPr>
            <w:rStyle w:val="Hyperlink"/>
            <w:smallCaps w:val="0"/>
          </w:rPr>
          <w:delText>3.2.3.</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Check Inquiry - Stopped Checks (not in scope – handled by check inquiry)</w:delText>
        </w:r>
        <w:r w:rsidDel="00236DC2">
          <w:rPr>
            <w:noProof/>
            <w:webHidden/>
          </w:rPr>
          <w:tab/>
          <w:delText>41</w:delText>
        </w:r>
      </w:del>
    </w:p>
    <w:p w14:paraId="4726D5C7" w14:textId="77777777" w:rsidR="00236DC2" w:rsidDel="00236DC2" w:rsidRDefault="00236DC2">
      <w:pPr>
        <w:pStyle w:val="TOC2"/>
        <w:tabs>
          <w:tab w:val="left" w:pos="1000"/>
          <w:tab w:val="right" w:leader="dot" w:pos="9620"/>
        </w:tabs>
        <w:rPr>
          <w:del w:id="478" w:author="D'souza, Nigel [2]" w:date="2020-01-03T14:59:00Z"/>
          <w:rFonts w:asciiTheme="minorHAnsi" w:eastAsiaTheme="minorEastAsia" w:hAnsiTheme="minorHAnsi" w:cstheme="minorBidi"/>
          <w:smallCaps w:val="0"/>
          <w:noProof/>
          <w:sz w:val="22"/>
          <w:szCs w:val="22"/>
          <w:lang w:val="en-US"/>
        </w:rPr>
      </w:pPr>
      <w:del w:id="479" w:author="D'souza, Nigel [2]" w:date="2020-01-03T14:59:00Z">
        <w:r w:rsidRPr="00236DC2" w:rsidDel="00236DC2">
          <w:rPr>
            <w:rStyle w:val="Hyperlink"/>
            <w:smallCaps w:val="0"/>
          </w:rPr>
          <w:delText>3.2.4.</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Check Inquiry - Paid Items (not in scope – handled by check inquiry)</w:delText>
        </w:r>
        <w:r w:rsidDel="00236DC2">
          <w:rPr>
            <w:noProof/>
            <w:webHidden/>
          </w:rPr>
          <w:tab/>
          <w:delText>41</w:delText>
        </w:r>
      </w:del>
    </w:p>
    <w:p w14:paraId="37E41500" w14:textId="77777777" w:rsidR="00236DC2" w:rsidDel="00236DC2" w:rsidRDefault="00236DC2">
      <w:pPr>
        <w:pStyle w:val="TOC2"/>
        <w:tabs>
          <w:tab w:val="left" w:pos="1000"/>
          <w:tab w:val="right" w:leader="dot" w:pos="9620"/>
        </w:tabs>
        <w:rPr>
          <w:del w:id="480" w:author="D'souza, Nigel [2]" w:date="2020-01-03T14:59:00Z"/>
          <w:rFonts w:asciiTheme="minorHAnsi" w:eastAsiaTheme="minorEastAsia" w:hAnsiTheme="minorHAnsi" w:cstheme="minorBidi"/>
          <w:smallCaps w:val="0"/>
          <w:noProof/>
          <w:sz w:val="22"/>
          <w:szCs w:val="22"/>
          <w:lang w:val="en-US"/>
        </w:rPr>
      </w:pPr>
      <w:del w:id="481" w:author="D'souza, Nigel [2]" w:date="2020-01-03T14:59:00Z">
        <w:r w:rsidRPr="00236DC2" w:rsidDel="00236DC2">
          <w:rPr>
            <w:rStyle w:val="Hyperlink"/>
            <w:smallCaps w:val="0"/>
          </w:rPr>
          <w:delText>3.2.5.</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Cancel Stop Check -Single Item</w:delText>
        </w:r>
        <w:r w:rsidDel="00236DC2">
          <w:rPr>
            <w:noProof/>
            <w:webHidden/>
          </w:rPr>
          <w:tab/>
          <w:delText>42</w:delText>
        </w:r>
      </w:del>
    </w:p>
    <w:p w14:paraId="44067572" w14:textId="77777777" w:rsidR="00236DC2" w:rsidDel="00236DC2" w:rsidRDefault="00236DC2">
      <w:pPr>
        <w:pStyle w:val="TOC2"/>
        <w:tabs>
          <w:tab w:val="left" w:pos="1000"/>
          <w:tab w:val="right" w:leader="dot" w:pos="9620"/>
        </w:tabs>
        <w:rPr>
          <w:del w:id="482" w:author="D'souza, Nigel [2]" w:date="2020-01-03T14:59:00Z"/>
          <w:rFonts w:asciiTheme="minorHAnsi" w:eastAsiaTheme="minorEastAsia" w:hAnsiTheme="minorHAnsi" w:cstheme="minorBidi"/>
          <w:smallCaps w:val="0"/>
          <w:noProof/>
          <w:sz w:val="22"/>
          <w:szCs w:val="22"/>
          <w:lang w:val="en-US"/>
        </w:rPr>
      </w:pPr>
      <w:del w:id="483" w:author="D'souza, Nigel [2]" w:date="2020-01-03T14:59:00Z">
        <w:r w:rsidRPr="00236DC2" w:rsidDel="00236DC2">
          <w:rPr>
            <w:rStyle w:val="Hyperlink"/>
            <w:smallCaps w:val="0"/>
          </w:rPr>
          <w:delText>3.2.6.</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Stop Check (Range or Single)</w:delText>
        </w:r>
        <w:r w:rsidDel="00236DC2">
          <w:rPr>
            <w:noProof/>
            <w:webHidden/>
          </w:rPr>
          <w:tab/>
          <w:delText>43</w:delText>
        </w:r>
      </w:del>
    </w:p>
    <w:p w14:paraId="46D46517" w14:textId="77777777" w:rsidR="00236DC2" w:rsidDel="00236DC2" w:rsidRDefault="00236DC2">
      <w:pPr>
        <w:pStyle w:val="TOC2"/>
        <w:tabs>
          <w:tab w:val="left" w:pos="1000"/>
          <w:tab w:val="right" w:leader="dot" w:pos="9620"/>
        </w:tabs>
        <w:rPr>
          <w:del w:id="484" w:author="D'souza, Nigel [2]" w:date="2020-01-03T14:59:00Z"/>
          <w:rFonts w:asciiTheme="minorHAnsi" w:eastAsiaTheme="minorEastAsia" w:hAnsiTheme="minorHAnsi" w:cstheme="minorBidi"/>
          <w:smallCaps w:val="0"/>
          <w:noProof/>
          <w:sz w:val="22"/>
          <w:szCs w:val="22"/>
          <w:lang w:val="en-US"/>
        </w:rPr>
      </w:pPr>
      <w:del w:id="485" w:author="D'souza, Nigel [2]" w:date="2020-01-03T14:59:00Z">
        <w:r w:rsidRPr="00236DC2" w:rsidDel="00236DC2">
          <w:rPr>
            <w:rStyle w:val="Hyperlink"/>
            <w:smallCaps w:val="0"/>
          </w:rPr>
          <w:delText>3.2.7.</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Deposit Ticket Item List Retrieval (P3??)</w:delText>
        </w:r>
        <w:r w:rsidDel="00236DC2">
          <w:rPr>
            <w:noProof/>
            <w:webHidden/>
          </w:rPr>
          <w:tab/>
          <w:delText>44</w:delText>
        </w:r>
      </w:del>
    </w:p>
    <w:p w14:paraId="5D36F28E" w14:textId="77777777" w:rsidR="00236DC2" w:rsidDel="00236DC2" w:rsidRDefault="00236DC2">
      <w:pPr>
        <w:pStyle w:val="TOC2"/>
        <w:tabs>
          <w:tab w:val="left" w:pos="1000"/>
          <w:tab w:val="right" w:leader="dot" w:pos="9620"/>
        </w:tabs>
        <w:rPr>
          <w:del w:id="486" w:author="D'souza, Nigel [2]" w:date="2020-01-03T14:59:00Z"/>
          <w:rFonts w:asciiTheme="minorHAnsi" w:eastAsiaTheme="minorEastAsia" w:hAnsiTheme="minorHAnsi" w:cstheme="minorBidi"/>
          <w:smallCaps w:val="0"/>
          <w:noProof/>
          <w:sz w:val="22"/>
          <w:szCs w:val="22"/>
          <w:lang w:val="en-US"/>
        </w:rPr>
      </w:pPr>
      <w:del w:id="487" w:author="D'souza, Nigel [2]" w:date="2020-01-03T14:59:00Z">
        <w:r w:rsidRPr="00236DC2" w:rsidDel="00236DC2">
          <w:rPr>
            <w:rStyle w:val="Hyperlink"/>
            <w:smallCaps w:val="0"/>
          </w:rPr>
          <w:delText>3.2.8.</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Real-Time Account Balance Retrieval (Not in Scope)</w:delText>
        </w:r>
        <w:r w:rsidDel="00236DC2">
          <w:rPr>
            <w:noProof/>
            <w:webHidden/>
          </w:rPr>
          <w:tab/>
          <w:delText>45</w:delText>
        </w:r>
      </w:del>
    </w:p>
    <w:p w14:paraId="20040B34" w14:textId="77777777" w:rsidR="00236DC2" w:rsidDel="00236DC2" w:rsidRDefault="00236DC2">
      <w:pPr>
        <w:pStyle w:val="TOC2"/>
        <w:tabs>
          <w:tab w:val="left" w:pos="1000"/>
          <w:tab w:val="right" w:leader="dot" w:pos="9620"/>
        </w:tabs>
        <w:rPr>
          <w:del w:id="488" w:author="D'souza, Nigel [2]" w:date="2020-01-03T14:59:00Z"/>
          <w:rFonts w:asciiTheme="minorHAnsi" w:eastAsiaTheme="minorEastAsia" w:hAnsiTheme="minorHAnsi" w:cstheme="minorBidi"/>
          <w:smallCaps w:val="0"/>
          <w:noProof/>
          <w:sz w:val="22"/>
          <w:szCs w:val="22"/>
          <w:lang w:val="en-US"/>
        </w:rPr>
      </w:pPr>
      <w:del w:id="489" w:author="D'souza, Nigel [2]" w:date="2020-01-03T14:59:00Z">
        <w:r w:rsidRPr="00236DC2" w:rsidDel="00236DC2">
          <w:rPr>
            <w:rStyle w:val="Hyperlink"/>
            <w:smallCaps w:val="0"/>
          </w:rPr>
          <w:delText>3.2.9.</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Real-Time Account Transaction Retrieval (Not in Scope)</w:delText>
        </w:r>
        <w:r w:rsidDel="00236DC2">
          <w:rPr>
            <w:noProof/>
            <w:webHidden/>
          </w:rPr>
          <w:tab/>
          <w:delText>45</w:delText>
        </w:r>
      </w:del>
    </w:p>
    <w:p w14:paraId="562E86A8" w14:textId="77777777" w:rsidR="00236DC2" w:rsidDel="00236DC2" w:rsidRDefault="00236DC2">
      <w:pPr>
        <w:pStyle w:val="TOC2"/>
        <w:tabs>
          <w:tab w:val="left" w:pos="1000"/>
          <w:tab w:val="right" w:leader="dot" w:pos="9620"/>
        </w:tabs>
        <w:rPr>
          <w:del w:id="490" w:author="D'souza, Nigel [2]" w:date="2020-01-03T14:59:00Z"/>
          <w:rFonts w:asciiTheme="minorHAnsi" w:eastAsiaTheme="minorEastAsia" w:hAnsiTheme="minorHAnsi" w:cstheme="minorBidi"/>
          <w:smallCaps w:val="0"/>
          <w:noProof/>
          <w:sz w:val="22"/>
          <w:szCs w:val="22"/>
          <w:lang w:val="en-US"/>
        </w:rPr>
      </w:pPr>
      <w:del w:id="491" w:author="D'souza, Nigel [2]" w:date="2020-01-03T14:59:00Z">
        <w:r w:rsidRPr="00236DC2" w:rsidDel="00236DC2">
          <w:rPr>
            <w:rStyle w:val="Hyperlink"/>
            <w:smallCaps w:val="0"/>
          </w:rPr>
          <w:delText>3.2.10.</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Deposit Ticket Image Retrieval (P3)</w:delText>
        </w:r>
        <w:r w:rsidDel="00236DC2">
          <w:rPr>
            <w:noProof/>
            <w:webHidden/>
          </w:rPr>
          <w:tab/>
          <w:delText>45</w:delText>
        </w:r>
      </w:del>
    </w:p>
    <w:p w14:paraId="51F0C0C8" w14:textId="77777777" w:rsidR="00236DC2" w:rsidDel="00236DC2" w:rsidRDefault="00236DC2">
      <w:pPr>
        <w:pStyle w:val="TOC2"/>
        <w:tabs>
          <w:tab w:val="left" w:pos="1000"/>
          <w:tab w:val="right" w:leader="dot" w:pos="9620"/>
        </w:tabs>
        <w:rPr>
          <w:del w:id="492" w:author="D'souza, Nigel [2]" w:date="2020-01-03T14:59:00Z"/>
          <w:rFonts w:asciiTheme="minorHAnsi" w:eastAsiaTheme="minorEastAsia" w:hAnsiTheme="minorHAnsi" w:cstheme="minorBidi"/>
          <w:smallCaps w:val="0"/>
          <w:noProof/>
          <w:sz w:val="22"/>
          <w:szCs w:val="22"/>
          <w:lang w:val="en-US"/>
        </w:rPr>
      </w:pPr>
      <w:del w:id="493" w:author="D'souza, Nigel [2]" w:date="2020-01-03T14:59:00Z">
        <w:r w:rsidRPr="00236DC2" w:rsidDel="00236DC2">
          <w:rPr>
            <w:rStyle w:val="Hyperlink"/>
            <w:smallCaps w:val="0"/>
          </w:rPr>
          <w:delText>3.2.11.</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Image Search</w:delText>
        </w:r>
        <w:r w:rsidDel="00236DC2">
          <w:rPr>
            <w:noProof/>
            <w:webHidden/>
          </w:rPr>
          <w:tab/>
          <w:delText>46</w:delText>
        </w:r>
      </w:del>
    </w:p>
    <w:p w14:paraId="1C20AC20" w14:textId="77777777" w:rsidR="00236DC2" w:rsidDel="00236DC2" w:rsidRDefault="00236DC2">
      <w:pPr>
        <w:pStyle w:val="TOC2"/>
        <w:tabs>
          <w:tab w:val="left" w:pos="1000"/>
          <w:tab w:val="right" w:leader="dot" w:pos="9620"/>
        </w:tabs>
        <w:rPr>
          <w:del w:id="494" w:author="D'souza, Nigel [2]" w:date="2020-01-03T14:59:00Z"/>
          <w:rFonts w:asciiTheme="minorHAnsi" w:eastAsiaTheme="minorEastAsia" w:hAnsiTheme="minorHAnsi" w:cstheme="minorBidi"/>
          <w:smallCaps w:val="0"/>
          <w:noProof/>
          <w:sz w:val="22"/>
          <w:szCs w:val="22"/>
          <w:lang w:val="en-US"/>
        </w:rPr>
      </w:pPr>
      <w:del w:id="495" w:author="D'souza, Nigel [2]" w:date="2020-01-03T14:59:00Z">
        <w:r w:rsidRPr="00236DC2" w:rsidDel="00236DC2">
          <w:rPr>
            <w:rStyle w:val="Hyperlink"/>
            <w:smallCaps w:val="0"/>
          </w:rPr>
          <w:delText>3.2.12.</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Deposit Ticket Detail Item Image Retrieval (P3)</w:delText>
        </w:r>
        <w:r w:rsidDel="00236DC2">
          <w:rPr>
            <w:noProof/>
            <w:webHidden/>
          </w:rPr>
          <w:tab/>
          <w:delText>46</w:delText>
        </w:r>
      </w:del>
    </w:p>
    <w:p w14:paraId="2C77F795" w14:textId="77777777" w:rsidR="00236DC2" w:rsidDel="00236DC2" w:rsidRDefault="00236DC2">
      <w:pPr>
        <w:pStyle w:val="TOC2"/>
        <w:tabs>
          <w:tab w:val="left" w:pos="1000"/>
          <w:tab w:val="right" w:leader="dot" w:pos="9620"/>
        </w:tabs>
        <w:rPr>
          <w:del w:id="496" w:author="D'souza, Nigel [2]" w:date="2020-01-03T14:59:00Z"/>
          <w:rFonts w:asciiTheme="minorHAnsi" w:eastAsiaTheme="minorEastAsia" w:hAnsiTheme="minorHAnsi" w:cstheme="minorBidi"/>
          <w:smallCaps w:val="0"/>
          <w:noProof/>
          <w:sz w:val="22"/>
          <w:szCs w:val="22"/>
          <w:lang w:val="en-US"/>
        </w:rPr>
      </w:pPr>
      <w:del w:id="497" w:author="D'souza, Nigel [2]" w:date="2020-01-03T14:59:00Z">
        <w:r w:rsidRPr="00236DC2" w:rsidDel="00236DC2">
          <w:rPr>
            <w:rStyle w:val="Hyperlink"/>
            <w:smallCaps w:val="0"/>
          </w:rPr>
          <w:delText>3.2.13.</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Deposit Ticket Return Item Image Retrieval (Not in Scope)</w:delText>
        </w:r>
        <w:r w:rsidDel="00236DC2">
          <w:rPr>
            <w:noProof/>
            <w:webHidden/>
          </w:rPr>
          <w:tab/>
          <w:delText>46</w:delText>
        </w:r>
      </w:del>
    </w:p>
    <w:p w14:paraId="1161CC33" w14:textId="77777777" w:rsidR="00236DC2" w:rsidDel="00236DC2" w:rsidRDefault="00236DC2">
      <w:pPr>
        <w:pStyle w:val="TOC2"/>
        <w:tabs>
          <w:tab w:val="left" w:pos="1000"/>
          <w:tab w:val="right" w:leader="dot" w:pos="9620"/>
        </w:tabs>
        <w:rPr>
          <w:del w:id="498" w:author="D'souza, Nigel [2]" w:date="2020-01-03T14:59:00Z"/>
          <w:rFonts w:asciiTheme="minorHAnsi" w:eastAsiaTheme="minorEastAsia" w:hAnsiTheme="minorHAnsi" w:cstheme="minorBidi"/>
          <w:smallCaps w:val="0"/>
          <w:noProof/>
          <w:sz w:val="22"/>
          <w:szCs w:val="22"/>
          <w:lang w:val="en-US"/>
        </w:rPr>
      </w:pPr>
      <w:del w:id="499" w:author="D'souza, Nigel [2]" w:date="2020-01-03T14:59:00Z">
        <w:r w:rsidRPr="00236DC2" w:rsidDel="00236DC2">
          <w:rPr>
            <w:rStyle w:val="Hyperlink"/>
            <w:smallCaps w:val="0"/>
          </w:rPr>
          <w:delText>3.2.14.</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Check Image Retrieval</w:delText>
        </w:r>
        <w:r w:rsidDel="00236DC2">
          <w:rPr>
            <w:noProof/>
            <w:webHidden/>
          </w:rPr>
          <w:tab/>
          <w:delText>47</w:delText>
        </w:r>
      </w:del>
    </w:p>
    <w:p w14:paraId="6FE3756D" w14:textId="77777777" w:rsidR="00236DC2" w:rsidDel="00236DC2" w:rsidRDefault="00236DC2">
      <w:pPr>
        <w:pStyle w:val="TOC2"/>
        <w:tabs>
          <w:tab w:val="left" w:pos="1000"/>
          <w:tab w:val="right" w:leader="dot" w:pos="9620"/>
        </w:tabs>
        <w:rPr>
          <w:del w:id="500" w:author="D'souza, Nigel [2]" w:date="2020-01-03T14:59:00Z"/>
          <w:rFonts w:asciiTheme="minorHAnsi" w:eastAsiaTheme="minorEastAsia" w:hAnsiTheme="minorHAnsi" w:cstheme="minorBidi"/>
          <w:smallCaps w:val="0"/>
          <w:noProof/>
          <w:sz w:val="22"/>
          <w:szCs w:val="22"/>
          <w:lang w:val="en-US"/>
        </w:rPr>
      </w:pPr>
      <w:del w:id="501" w:author="D'souza, Nigel [2]" w:date="2020-01-03T14:59:00Z">
        <w:r w:rsidRPr="00236DC2" w:rsidDel="00236DC2">
          <w:rPr>
            <w:rStyle w:val="Hyperlink"/>
            <w:smallCaps w:val="0"/>
          </w:rPr>
          <w:delText>3.2.15.</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Get eStatement List</w:delText>
        </w:r>
        <w:r w:rsidDel="00236DC2">
          <w:rPr>
            <w:noProof/>
            <w:webHidden/>
          </w:rPr>
          <w:tab/>
          <w:delText>48</w:delText>
        </w:r>
      </w:del>
    </w:p>
    <w:p w14:paraId="041CB995" w14:textId="77777777" w:rsidR="00236DC2" w:rsidDel="00236DC2" w:rsidRDefault="00236DC2">
      <w:pPr>
        <w:pStyle w:val="TOC2"/>
        <w:tabs>
          <w:tab w:val="left" w:pos="1000"/>
          <w:tab w:val="right" w:leader="dot" w:pos="9620"/>
        </w:tabs>
        <w:rPr>
          <w:del w:id="502" w:author="D'souza, Nigel [2]" w:date="2020-01-03T14:59:00Z"/>
          <w:rFonts w:asciiTheme="minorHAnsi" w:eastAsiaTheme="minorEastAsia" w:hAnsiTheme="minorHAnsi" w:cstheme="minorBidi"/>
          <w:smallCaps w:val="0"/>
          <w:noProof/>
          <w:sz w:val="22"/>
          <w:szCs w:val="22"/>
          <w:lang w:val="en-US"/>
        </w:rPr>
      </w:pPr>
      <w:del w:id="503" w:author="D'souza, Nigel [2]" w:date="2020-01-03T14:59:00Z">
        <w:r w:rsidRPr="00236DC2" w:rsidDel="00236DC2">
          <w:rPr>
            <w:rStyle w:val="Hyperlink"/>
            <w:smallCaps w:val="0"/>
          </w:rPr>
          <w:delText>3.2.16.</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eStatement Retrieval</w:delText>
        </w:r>
        <w:r w:rsidDel="00236DC2">
          <w:rPr>
            <w:noProof/>
            <w:webHidden/>
          </w:rPr>
          <w:tab/>
          <w:delText>49</w:delText>
        </w:r>
      </w:del>
    </w:p>
    <w:p w14:paraId="5D083AA8" w14:textId="77777777" w:rsidR="00236DC2" w:rsidDel="00236DC2" w:rsidRDefault="00236DC2">
      <w:pPr>
        <w:pStyle w:val="TOC2"/>
        <w:tabs>
          <w:tab w:val="left" w:pos="1000"/>
          <w:tab w:val="right" w:leader="dot" w:pos="9620"/>
        </w:tabs>
        <w:rPr>
          <w:del w:id="504" w:author="D'souza, Nigel [2]" w:date="2020-01-03T14:59:00Z"/>
          <w:rFonts w:asciiTheme="minorHAnsi" w:eastAsiaTheme="minorEastAsia" w:hAnsiTheme="minorHAnsi" w:cstheme="minorBidi"/>
          <w:smallCaps w:val="0"/>
          <w:noProof/>
          <w:sz w:val="22"/>
          <w:szCs w:val="22"/>
          <w:lang w:val="en-US"/>
        </w:rPr>
      </w:pPr>
      <w:del w:id="505" w:author="D'souza, Nigel [2]" w:date="2020-01-03T14:59:00Z">
        <w:r w:rsidRPr="00236DC2" w:rsidDel="00236DC2">
          <w:rPr>
            <w:rStyle w:val="Hyperlink"/>
            <w:smallCaps w:val="0"/>
          </w:rPr>
          <w:delText>3.2.17.</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Real Time Loan Reporting (P3)</w:delText>
        </w:r>
        <w:r w:rsidDel="00236DC2">
          <w:rPr>
            <w:noProof/>
            <w:webHidden/>
          </w:rPr>
          <w:tab/>
          <w:delText>50</w:delText>
        </w:r>
      </w:del>
    </w:p>
    <w:p w14:paraId="1FBF1B58" w14:textId="77777777" w:rsidR="00236DC2" w:rsidDel="00236DC2" w:rsidRDefault="00236DC2">
      <w:pPr>
        <w:pStyle w:val="TOC2"/>
        <w:tabs>
          <w:tab w:val="left" w:pos="1000"/>
          <w:tab w:val="right" w:leader="dot" w:pos="9620"/>
        </w:tabs>
        <w:rPr>
          <w:del w:id="506" w:author="D'souza, Nigel [2]" w:date="2020-01-03T14:59:00Z"/>
          <w:rFonts w:asciiTheme="minorHAnsi" w:eastAsiaTheme="minorEastAsia" w:hAnsiTheme="minorHAnsi" w:cstheme="minorBidi"/>
          <w:smallCaps w:val="0"/>
          <w:noProof/>
          <w:sz w:val="22"/>
          <w:szCs w:val="22"/>
          <w:lang w:val="en-US"/>
        </w:rPr>
      </w:pPr>
      <w:del w:id="507" w:author="D'souza, Nigel [2]" w:date="2020-01-03T14:59:00Z">
        <w:r w:rsidRPr="00236DC2" w:rsidDel="00236DC2">
          <w:rPr>
            <w:rStyle w:val="Hyperlink"/>
            <w:smallCaps w:val="0"/>
          </w:rPr>
          <w:delText>3.2.18.</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Loan Payment and Draws (P3) ??</w:delText>
        </w:r>
        <w:r w:rsidDel="00236DC2">
          <w:rPr>
            <w:noProof/>
            <w:webHidden/>
          </w:rPr>
          <w:tab/>
          <w:delText>52</w:delText>
        </w:r>
      </w:del>
    </w:p>
    <w:p w14:paraId="0188D06C" w14:textId="77777777" w:rsidR="00236DC2" w:rsidDel="00236DC2" w:rsidRDefault="00236DC2">
      <w:pPr>
        <w:pStyle w:val="TOC2"/>
        <w:tabs>
          <w:tab w:val="left" w:pos="1000"/>
          <w:tab w:val="right" w:leader="dot" w:pos="9620"/>
        </w:tabs>
        <w:rPr>
          <w:del w:id="508" w:author="D'souza, Nigel [2]" w:date="2020-01-03T14:59:00Z"/>
          <w:rFonts w:asciiTheme="minorHAnsi" w:eastAsiaTheme="minorEastAsia" w:hAnsiTheme="minorHAnsi" w:cstheme="minorBidi"/>
          <w:smallCaps w:val="0"/>
          <w:noProof/>
          <w:sz w:val="22"/>
          <w:szCs w:val="22"/>
          <w:lang w:val="en-US"/>
        </w:rPr>
      </w:pPr>
      <w:del w:id="509" w:author="D'souza, Nigel [2]" w:date="2020-01-03T14:59:00Z">
        <w:r w:rsidRPr="00236DC2" w:rsidDel="00236DC2">
          <w:rPr>
            <w:rStyle w:val="Hyperlink"/>
            <w:smallCaps w:val="0"/>
          </w:rPr>
          <w:delText>3.2.19.</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Real-Time Transfers</w:delText>
        </w:r>
        <w:r w:rsidDel="00236DC2">
          <w:rPr>
            <w:noProof/>
            <w:webHidden/>
          </w:rPr>
          <w:tab/>
          <w:delText>53</w:delText>
        </w:r>
      </w:del>
    </w:p>
    <w:p w14:paraId="78B05D5A" w14:textId="77777777" w:rsidR="00236DC2" w:rsidDel="00236DC2" w:rsidRDefault="00236DC2">
      <w:pPr>
        <w:pStyle w:val="TOC2"/>
        <w:tabs>
          <w:tab w:val="left" w:pos="1000"/>
          <w:tab w:val="right" w:leader="dot" w:pos="9620"/>
        </w:tabs>
        <w:rPr>
          <w:del w:id="510" w:author="D'souza, Nigel [2]" w:date="2020-01-03T14:59:00Z"/>
          <w:rFonts w:asciiTheme="minorHAnsi" w:eastAsiaTheme="minorEastAsia" w:hAnsiTheme="minorHAnsi" w:cstheme="minorBidi"/>
          <w:smallCaps w:val="0"/>
          <w:noProof/>
          <w:sz w:val="22"/>
          <w:szCs w:val="22"/>
          <w:lang w:val="en-US"/>
        </w:rPr>
      </w:pPr>
      <w:del w:id="511" w:author="D'souza, Nigel [2]" w:date="2020-01-03T14:59:00Z">
        <w:r w:rsidRPr="00236DC2" w:rsidDel="00236DC2">
          <w:rPr>
            <w:rStyle w:val="Hyperlink"/>
            <w:smallCaps w:val="0"/>
          </w:rPr>
          <w:delText>3.2.20.</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MFA Approval</w:delText>
        </w:r>
        <w:r w:rsidDel="00236DC2">
          <w:rPr>
            <w:noProof/>
            <w:webHidden/>
          </w:rPr>
          <w:tab/>
          <w:delText>54</w:delText>
        </w:r>
      </w:del>
    </w:p>
    <w:p w14:paraId="20FA46A6" w14:textId="77777777" w:rsidR="00236DC2" w:rsidDel="00236DC2" w:rsidRDefault="00236DC2">
      <w:pPr>
        <w:pStyle w:val="TOC2"/>
        <w:tabs>
          <w:tab w:val="left" w:pos="1000"/>
          <w:tab w:val="right" w:leader="dot" w:pos="9620"/>
        </w:tabs>
        <w:rPr>
          <w:del w:id="512" w:author="D'souza, Nigel [2]" w:date="2020-01-03T14:59:00Z"/>
          <w:rFonts w:asciiTheme="minorHAnsi" w:eastAsiaTheme="minorEastAsia" w:hAnsiTheme="minorHAnsi" w:cstheme="minorBidi"/>
          <w:smallCaps w:val="0"/>
          <w:noProof/>
          <w:sz w:val="22"/>
          <w:szCs w:val="22"/>
          <w:lang w:val="en-US"/>
        </w:rPr>
      </w:pPr>
      <w:del w:id="513" w:author="D'souza, Nigel [2]" w:date="2020-01-03T14:59:00Z">
        <w:r w:rsidRPr="00236DC2" w:rsidDel="00236DC2">
          <w:rPr>
            <w:rStyle w:val="Hyperlink"/>
            <w:smallCaps w:val="0"/>
          </w:rPr>
          <w:delText>3.2.21.</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Customer Setup and User Approval (approach TBD)</w:delText>
        </w:r>
        <w:r w:rsidDel="00236DC2">
          <w:rPr>
            <w:noProof/>
            <w:webHidden/>
          </w:rPr>
          <w:tab/>
          <w:delText>55</w:delText>
        </w:r>
      </w:del>
    </w:p>
    <w:p w14:paraId="3C75248C" w14:textId="77777777" w:rsidR="00236DC2" w:rsidDel="00236DC2" w:rsidRDefault="00236DC2">
      <w:pPr>
        <w:pStyle w:val="TOC2"/>
        <w:tabs>
          <w:tab w:val="left" w:pos="1000"/>
          <w:tab w:val="right" w:leader="dot" w:pos="9620"/>
        </w:tabs>
        <w:rPr>
          <w:del w:id="514" w:author="D'souza, Nigel [2]" w:date="2020-01-03T14:59:00Z"/>
          <w:rFonts w:asciiTheme="minorHAnsi" w:eastAsiaTheme="minorEastAsia" w:hAnsiTheme="minorHAnsi" w:cstheme="minorBidi"/>
          <w:smallCaps w:val="0"/>
          <w:noProof/>
          <w:sz w:val="22"/>
          <w:szCs w:val="22"/>
          <w:lang w:val="en-US"/>
        </w:rPr>
      </w:pPr>
      <w:del w:id="515" w:author="D'souza, Nigel [2]" w:date="2020-01-03T14:59:00Z">
        <w:r w:rsidRPr="00236DC2" w:rsidDel="00236DC2">
          <w:rPr>
            <w:rStyle w:val="Hyperlink"/>
            <w:smallCaps w:val="0"/>
          </w:rPr>
          <w:delText>3.2.22.</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Alerts Extract</w:delText>
        </w:r>
        <w:r w:rsidDel="00236DC2">
          <w:rPr>
            <w:noProof/>
            <w:webHidden/>
          </w:rPr>
          <w:tab/>
          <w:delText>55</w:delText>
        </w:r>
      </w:del>
    </w:p>
    <w:p w14:paraId="7507EB51" w14:textId="77777777" w:rsidR="00236DC2" w:rsidDel="00236DC2" w:rsidRDefault="00236DC2">
      <w:pPr>
        <w:pStyle w:val="TOC2"/>
        <w:tabs>
          <w:tab w:val="left" w:pos="1000"/>
          <w:tab w:val="right" w:leader="dot" w:pos="9620"/>
        </w:tabs>
        <w:rPr>
          <w:del w:id="516" w:author="D'souza, Nigel [2]" w:date="2020-01-03T14:59:00Z"/>
          <w:rFonts w:asciiTheme="minorHAnsi" w:eastAsiaTheme="minorEastAsia" w:hAnsiTheme="minorHAnsi" w:cstheme="minorBidi"/>
          <w:smallCaps w:val="0"/>
          <w:noProof/>
          <w:sz w:val="22"/>
          <w:szCs w:val="22"/>
          <w:lang w:val="en-US"/>
        </w:rPr>
      </w:pPr>
      <w:del w:id="517" w:author="D'souza, Nigel [2]" w:date="2020-01-03T14:59:00Z">
        <w:r w:rsidRPr="00236DC2" w:rsidDel="00236DC2">
          <w:rPr>
            <w:rStyle w:val="Hyperlink"/>
            <w:smallCaps w:val="0"/>
          </w:rPr>
          <w:delText>3.2.23.</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Balance Retrieval for One Account</w:delText>
        </w:r>
        <w:r w:rsidDel="00236DC2">
          <w:rPr>
            <w:noProof/>
            <w:webHidden/>
          </w:rPr>
          <w:tab/>
          <w:delText>56</w:delText>
        </w:r>
      </w:del>
    </w:p>
    <w:p w14:paraId="4BDB882C" w14:textId="77777777" w:rsidR="00236DC2" w:rsidDel="00236DC2" w:rsidRDefault="00236DC2">
      <w:pPr>
        <w:pStyle w:val="TOC2"/>
        <w:tabs>
          <w:tab w:val="left" w:pos="1000"/>
          <w:tab w:val="right" w:leader="dot" w:pos="9620"/>
        </w:tabs>
        <w:rPr>
          <w:del w:id="518" w:author="D'souza, Nigel [2]" w:date="2020-01-03T14:59:00Z"/>
          <w:rFonts w:asciiTheme="minorHAnsi" w:eastAsiaTheme="minorEastAsia" w:hAnsiTheme="minorHAnsi" w:cstheme="minorBidi"/>
          <w:smallCaps w:val="0"/>
          <w:noProof/>
          <w:sz w:val="22"/>
          <w:szCs w:val="22"/>
          <w:lang w:val="en-US"/>
        </w:rPr>
      </w:pPr>
      <w:del w:id="519" w:author="D'souza, Nigel [2]" w:date="2020-01-03T14:59:00Z">
        <w:r w:rsidRPr="00236DC2" w:rsidDel="00236DC2">
          <w:rPr>
            <w:rStyle w:val="Hyperlink"/>
            <w:smallCaps w:val="0"/>
          </w:rPr>
          <w:delText>3.2.24.</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Balance Check for One Account</w:delText>
        </w:r>
        <w:r w:rsidDel="00236DC2">
          <w:rPr>
            <w:noProof/>
            <w:webHidden/>
          </w:rPr>
          <w:tab/>
          <w:delText>57</w:delText>
        </w:r>
      </w:del>
    </w:p>
    <w:p w14:paraId="4003E2AA" w14:textId="77777777" w:rsidR="00236DC2" w:rsidDel="00236DC2" w:rsidRDefault="00236DC2">
      <w:pPr>
        <w:pStyle w:val="TOC2"/>
        <w:tabs>
          <w:tab w:val="left" w:pos="1000"/>
          <w:tab w:val="right" w:leader="dot" w:pos="9620"/>
        </w:tabs>
        <w:rPr>
          <w:del w:id="520" w:author="D'souza, Nigel [2]" w:date="2020-01-03T14:59:00Z"/>
          <w:rFonts w:asciiTheme="minorHAnsi" w:eastAsiaTheme="minorEastAsia" w:hAnsiTheme="minorHAnsi" w:cstheme="minorBidi"/>
          <w:smallCaps w:val="0"/>
          <w:noProof/>
          <w:sz w:val="22"/>
          <w:szCs w:val="22"/>
          <w:lang w:val="en-US"/>
        </w:rPr>
      </w:pPr>
      <w:del w:id="521" w:author="D'souza, Nigel [2]" w:date="2020-01-03T14:59:00Z">
        <w:r w:rsidRPr="00236DC2" w:rsidDel="00236DC2">
          <w:rPr>
            <w:rStyle w:val="Hyperlink"/>
            <w:smallCaps w:val="0"/>
          </w:rPr>
          <w:delText>3.2.25.</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Pre-funding Check</w:delText>
        </w:r>
        <w:r w:rsidDel="00236DC2">
          <w:rPr>
            <w:noProof/>
            <w:webHidden/>
          </w:rPr>
          <w:tab/>
          <w:delText>57</w:delText>
        </w:r>
      </w:del>
    </w:p>
    <w:p w14:paraId="701B7610" w14:textId="77777777" w:rsidR="00236DC2" w:rsidDel="00236DC2" w:rsidRDefault="00236DC2">
      <w:pPr>
        <w:pStyle w:val="TOC2"/>
        <w:tabs>
          <w:tab w:val="left" w:pos="1000"/>
          <w:tab w:val="right" w:leader="dot" w:pos="9620"/>
        </w:tabs>
        <w:rPr>
          <w:del w:id="522" w:author="D'souza, Nigel [2]" w:date="2020-01-03T14:59:00Z"/>
          <w:rFonts w:asciiTheme="minorHAnsi" w:eastAsiaTheme="minorEastAsia" w:hAnsiTheme="minorHAnsi" w:cstheme="minorBidi"/>
          <w:smallCaps w:val="0"/>
          <w:noProof/>
          <w:sz w:val="22"/>
          <w:szCs w:val="22"/>
          <w:lang w:val="en-US"/>
        </w:rPr>
      </w:pPr>
      <w:del w:id="523" w:author="D'souza, Nigel [2]" w:date="2020-01-03T14:59:00Z">
        <w:r w:rsidRPr="00236DC2" w:rsidDel="00236DC2">
          <w:rPr>
            <w:rStyle w:val="Hyperlink"/>
            <w:smallCaps w:val="0"/>
          </w:rPr>
          <w:delText>3.2.26.</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Get Real-Time Rate</w:delText>
        </w:r>
        <w:r w:rsidDel="00236DC2">
          <w:rPr>
            <w:noProof/>
            <w:webHidden/>
          </w:rPr>
          <w:tab/>
          <w:delText>58</w:delText>
        </w:r>
      </w:del>
    </w:p>
    <w:p w14:paraId="688D29A3" w14:textId="77777777" w:rsidR="00236DC2" w:rsidDel="00236DC2" w:rsidRDefault="00236DC2">
      <w:pPr>
        <w:pStyle w:val="TOC2"/>
        <w:tabs>
          <w:tab w:val="left" w:pos="1000"/>
          <w:tab w:val="right" w:leader="dot" w:pos="9620"/>
        </w:tabs>
        <w:rPr>
          <w:del w:id="524" w:author="D'souza, Nigel [2]" w:date="2020-01-03T14:59:00Z"/>
          <w:rFonts w:asciiTheme="minorHAnsi" w:eastAsiaTheme="minorEastAsia" w:hAnsiTheme="minorHAnsi" w:cstheme="minorBidi"/>
          <w:smallCaps w:val="0"/>
          <w:noProof/>
          <w:sz w:val="22"/>
          <w:szCs w:val="22"/>
          <w:lang w:val="en-US"/>
        </w:rPr>
      </w:pPr>
      <w:del w:id="525" w:author="D'souza, Nigel [2]" w:date="2020-01-03T14:59:00Z">
        <w:r w:rsidRPr="00236DC2" w:rsidDel="00236DC2">
          <w:rPr>
            <w:rStyle w:val="Hyperlink"/>
            <w:smallCaps w:val="0"/>
          </w:rPr>
          <w:delText>3.2.27.</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Perform FX Trade</w:delText>
        </w:r>
        <w:r w:rsidDel="00236DC2">
          <w:rPr>
            <w:noProof/>
            <w:webHidden/>
          </w:rPr>
          <w:tab/>
          <w:delText>58</w:delText>
        </w:r>
      </w:del>
    </w:p>
    <w:p w14:paraId="0A834CBA" w14:textId="77777777" w:rsidR="00236DC2" w:rsidDel="00236DC2" w:rsidRDefault="00236DC2">
      <w:pPr>
        <w:pStyle w:val="TOC2"/>
        <w:tabs>
          <w:tab w:val="left" w:pos="1000"/>
          <w:tab w:val="right" w:leader="dot" w:pos="9620"/>
        </w:tabs>
        <w:rPr>
          <w:del w:id="526" w:author="D'souza, Nigel [2]" w:date="2020-01-03T14:59:00Z"/>
          <w:rFonts w:asciiTheme="minorHAnsi" w:eastAsiaTheme="minorEastAsia" w:hAnsiTheme="minorHAnsi" w:cstheme="minorBidi"/>
          <w:smallCaps w:val="0"/>
          <w:noProof/>
          <w:sz w:val="22"/>
          <w:szCs w:val="22"/>
          <w:lang w:val="en-US"/>
        </w:rPr>
      </w:pPr>
      <w:del w:id="527" w:author="D'souza, Nigel [2]" w:date="2020-01-03T14:59:00Z">
        <w:r w:rsidRPr="00236DC2" w:rsidDel="00236DC2">
          <w:rPr>
            <w:rStyle w:val="Hyperlink"/>
            <w:smallCaps w:val="0"/>
          </w:rPr>
          <w:delText>3.2.28.</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Validate Contract</w:delText>
        </w:r>
        <w:r w:rsidDel="00236DC2">
          <w:rPr>
            <w:noProof/>
            <w:webHidden/>
          </w:rPr>
          <w:tab/>
          <w:delText>58</w:delText>
        </w:r>
      </w:del>
    </w:p>
    <w:p w14:paraId="6A232E5F" w14:textId="77777777" w:rsidR="00236DC2" w:rsidDel="00236DC2" w:rsidRDefault="00236DC2">
      <w:pPr>
        <w:pStyle w:val="TOC2"/>
        <w:tabs>
          <w:tab w:val="left" w:pos="1000"/>
          <w:tab w:val="right" w:leader="dot" w:pos="9620"/>
        </w:tabs>
        <w:rPr>
          <w:del w:id="528" w:author="D'souza, Nigel [2]" w:date="2020-01-03T14:59:00Z"/>
          <w:rFonts w:asciiTheme="minorHAnsi" w:eastAsiaTheme="minorEastAsia" w:hAnsiTheme="minorHAnsi" w:cstheme="minorBidi"/>
          <w:smallCaps w:val="0"/>
          <w:noProof/>
          <w:sz w:val="22"/>
          <w:szCs w:val="22"/>
          <w:lang w:val="en-US"/>
        </w:rPr>
      </w:pPr>
      <w:del w:id="529" w:author="D'souza, Nigel [2]" w:date="2020-01-03T14:59:00Z">
        <w:r w:rsidRPr="00236DC2" w:rsidDel="00236DC2">
          <w:rPr>
            <w:rStyle w:val="Hyperlink"/>
            <w:smallCaps w:val="0"/>
          </w:rPr>
          <w:delText>3.2.29.</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Get Obligation per Obligators (P3)</w:delText>
        </w:r>
        <w:r w:rsidDel="00236DC2">
          <w:rPr>
            <w:noProof/>
            <w:webHidden/>
          </w:rPr>
          <w:tab/>
          <w:delText>59</w:delText>
        </w:r>
      </w:del>
    </w:p>
    <w:p w14:paraId="62B6D231" w14:textId="77777777" w:rsidR="00236DC2" w:rsidDel="00236DC2" w:rsidRDefault="00236DC2">
      <w:pPr>
        <w:pStyle w:val="TOC2"/>
        <w:tabs>
          <w:tab w:val="left" w:pos="800"/>
          <w:tab w:val="right" w:leader="dot" w:pos="9620"/>
        </w:tabs>
        <w:rPr>
          <w:del w:id="530" w:author="D'souza, Nigel [2]" w:date="2020-01-03T14:59:00Z"/>
          <w:rFonts w:asciiTheme="minorHAnsi" w:eastAsiaTheme="minorEastAsia" w:hAnsiTheme="minorHAnsi" w:cstheme="minorBidi"/>
          <w:smallCaps w:val="0"/>
          <w:noProof/>
          <w:sz w:val="22"/>
          <w:szCs w:val="22"/>
          <w:lang w:val="en-US"/>
        </w:rPr>
      </w:pPr>
      <w:del w:id="531" w:author="D'souza, Nigel [2]" w:date="2020-01-03T14:59:00Z">
        <w:r w:rsidRPr="00236DC2" w:rsidDel="00236DC2">
          <w:rPr>
            <w:rStyle w:val="Hyperlink"/>
            <w:smallCaps w:val="0"/>
          </w:rPr>
          <w:delText>3.3.</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Asynchronous Message Interfaces</w:delText>
        </w:r>
        <w:r w:rsidDel="00236DC2">
          <w:rPr>
            <w:noProof/>
            <w:webHidden/>
          </w:rPr>
          <w:tab/>
          <w:delText>60</w:delText>
        </w:r>
      </w:del>
    </w:p>
    <w:p w14:paraId="1AAAA048" w14:textId="77777777" w:rsidR="00236DC2" w:rsidDel="00236DC2" w:rsidRDefault="00236DC2">
      <w:pPr>
        <w:pStyle w:val="TOC2"/>
        <w:tabs>
          <w:tab w:val="left" w:pos="1000"/>
          <w:tab w:val="right" w:leader="dot" w:pos="9620"/>
        </w:tabs>
        <w:rPr>
          <w:del w:id="532" w:author="D'souza, Nigel [2]" w:date="2020-01-03T14:59:00Z"/>
          <w:rFonts w:asciiTheme="minorHAnsi" w:eastAsiaTheme="minorEastAsia" w:hAnsiTheme="minorHAnsi" w:cstheme="minorBidi"/>
          <w:smallCaps w:val="0"/>
          <w:noProof/>
          <w:sz w:val="22"/>
          <w:szCs w:val="22"/>
          <w:lang w:val="en-US"/>
        </w:rPr>
      </w:pPr>
      <w:del w:id="533" w:author="D'souza, Nigel [2]" w:date="2020-01-03T14:59:00Z">
        <w:r w:rsidRPr="00236DC2" w:rsidDel="00236DC2">
          <w:rPr>
            <w:rStyle w:val="Hyperlink"/>
            <w:smallCaps w:val="0"/>
          </w:rPr>
          <w:delText>3.3.1.</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Wire Initiation and Confirmation</w:delText>
        </w:r>
        <w:r w:rsidDel="00236DC2">
          <w:rPr>
            <w:noProof/>
            <w:webHidden/>
          </w:rPr>
          <w:tab/>
          <w:delText>61</w:delText>
        </w:r>
      </w:del>
    </w:p>
    <w:p w14:paraId="1ED3B503" w14:textId="77777777" w:rsidR="00236DC2" w:rsidDel="00236DC2" w:rsidRDefault="00236DC2">
      <w:pPr>
        <w:pStyle w:val="TOC2"/>
        <w:tabs>
          <w:tab w:val="left" w:pos="1000"/>
          <w:tab w:val="right" w:leader="dot" w:pos="9620"/>
        </w:tabs>
        <w:rPr>
          <w:del w:id="534" w:author="D'souza, Nigel [2]" w:date="2020-01-03T14:59:00Z"/>
          <w:rFonts w:asciiTheme="minorHAnsi" w:eastAsiaTheme="minorEastAsia" w:hAnsiTheme="minorHAnsi" w:cstheme="minorBidi"/>
          <w:smallCaps w:val="0"/>
          <w:noProof/>
          <w:sz w:val="22"/>
          <w:szCs w:val="22"/>
          <w:lang w:val="en-US"/>
        </w:rPr>
      </w:pPr>
      <w:del w:id="535" w:author="D'souza, Nigel [2]" w:date="2020-01-03T14:59:00Z">
        <w:r w:rsidRPr="00236DC2" w:rsidDel="00236DC2">
          <w:rPr>
            <w:rStyle w:val="Hyperlink"/>
            <w:smallCaps w:val="0"/>
          </w:rPr>
          <w:delText>3.3.2.</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Customer Provisioning – Receive ((MIGRATION))</w:delText>
        </w:r>
        <w:r w:rsidDel="00236DC2">
          <w:rPr>
            <w:noProof/>
            <w:webHidden/>
          </w:rPr>
          <w:tab/>
          <w:delText>62</w:delText>
        </w:r>
      </w:del>
    </w:p>
    <w:p w14:paraId="3AD3F92D" w14:textId="77777777" w:rsidR="00236DC2" w:rsidDel="00236DC2" w:rsidRDefault="00236DC2">
      <w:pPr>
        <w:pStyle w:val="TOC2"/>
        <w:tabs>
          <w:tab w:val="left" w:pos="1000"/>
          <w:tab w:val="right" w:leader="dot" w:pos="9620"/>
        </w:tabs>
        <w:rPr>
          <w:del w:id="536" w:author="D'souza, Nigel [2]" w:date="2020-01-03T14:59:00Z"/>
          <w:rFonts w:asciiTheme="minorHAnsi" w:eastAsiaTheme="minorEastAsia" w:hAnsiTheme="minorHAnsi" w:cstheme="minorBidi"/>
          <w:smallCaps w:val="0"/>
          <w:noProof/>
          <w:sz w:val="22"/>
          <w:szCs w:val="22"/>
          <w:lang w:val="en-US"/>
        </w:rPr>
      </w:pPr>
      <w:del w:id="537" w:author="D'souza, Nigel [2]" w:date="2020-01-03T14:59:00Z">
        <w:r w:rsidRPr="00236DC2" w:rsidDel="00236DC2">
          <w:rPr>
            <w:rStyle w:val="Hyperlink"/>
            <w:smallCaps w:val="0"/>
          </w:rPr>
          <w:delText>3.3.3.</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Customer Provisioning – Send (Not in Scope)</w:delText>
        </w:r>
        <w:r w:rsidDel="00236DC2">
          <w:rPr>
            <w:noProof/>
            <w:webHidden/>
          </w:rPr>
          <w:tab/>
          <w:delText>63</w:delText>
        </w:r>
      </w:del>
    </w:p>
    <w:p w14:paraId="710AF8F4" w14:textId="77777777" w:rsidR="00236DC2" w:rsidDel="00236DC2" w:rsidRDefault="00236DC2">
      <w:pPr>
        <w:pStyle w:val="TOC2"/>
        <w:tabs>
          <w:tab w:val="left" w:pos="1000"/>
          <w:tab w:val="right" w:leader="dot" w:pos="9620"/>
        </w:tabs>
        <w:rPr>
          <w:del w:id="538" w:author="D'souza, Nigel [2]" w:date="2020-01-03T14:59:00Z"/>
          <w:rFonts w:asciiTheme="minorHAnsi" w:eastAsiaTheme="minorEastAsia" w:hAnsiTheme="minorHAnsi" w:cstheme="minorBidi"/>
          <w:smallCaps w:val="0"/>
          <w:noProof/>
          <w:sz w:val="22"/>
          <w:szCs w:val="22"/>
          <w:lang w:val="en-US"/>
        </w:rPr>
      </w:pPr>
      <w:del w:id="539" w:author="D'souza, Nigel [2]" w:date="2020-01-03T14:59:00Z">
        <w:r w:rsidRPr="00236DC2" w:rsidDel="00236DC2">
          <w:rPr>
            <w:rStyle w:val="Hyperlink"/>
            <w:smallCaps w:val="0"/>
          </w:rPr>
          <w:delText>3.3.4.</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User Provisioning and Entitlements – Receive (MIGRATION)</w:delText>
        </w:r>
        <w:r w:rsidDel="00236DC2">
          <w:rPr>
            <w:noProof/>
            <w:webHidden/>
          </w:rPr>
          <w:tab/>
          <w:delText>64</w:delText>
        </w:r>
      </w:del>
    </w:p>
    <w:p w14:paraId="4CFD9F07" w14:textId="77777777" w:rsidR="00236DC2" w:rsidDel="00236DC2" w:rsidRDefault="00236DC2">
      <w:pPr>
        <w:pStyle w:val="TOC2"/>
        <w:tabs>
          <w:tab w:val="left" w:pos="1000"/>
          <w:tab w:val="right" w:leader="dot" w:pos="9620"/>
        </w:tabs>
        <w:rPr>
          <w:del w:id="540" w:author="D'souza, Nigel [2]" w:date="2020-01-03T14:59:00Z"/>
          <w:rFonts w:asciiTheme="minorHAnsi" w:eastAsiaTheme="minorEastAsia" w:hAnsiTheme="minorHAnsi" w:cstheme="minorBidi"/>
          <w:smallCaps w:val="0"/>
          <w:noProof/>
          <w:sz w:val="22"/>
          <w:szCs w:val="22"/>
          <w:lang w:val="en-US"/>
        </w:rPr>
      </w:pPr>
      <w:del w:id="541" w:author="D'souza, Nigel [2]" w:date="2020-01-03T14:59:00Z">
        <w:r w:rsidRPr="00236DC2" w:rsidDel="00236DC2">
          <w:rPr>
            <w:rStyle w:val="Hyperlink"/>
            <w:smallCaps w:val="0"/>
          </w:rPr>
          <w:delText>3.3.5.</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User Provisioning and Entitlements – Send (Not in Scope)</w:delText>
        </w:r>
        <w:r w:rsidDel="00236DC2">
          <w:rPr>
            <w:noProof/>
            <w:webHidden/>
          </w:rPr>
          <w:tab/>
          <w:delText>65</w:delText>
        </w:r>
      </w:del>
    </w:p>
    <w:p w14:paraId="38CAA915" w14:textId="77777777" w:rsidR="00236DC2" w:rsidDel="00236DC2" w:rsidRDefault="00236DC2">
      <w:pPr>
        <w:pStyle w:val="TOC2"/>
        <w:tabs>
          <w:tab w:val="left" w:pos="1000"/>
          <w:tab w:val="right" w:leader="dot" w:pos="9620"/>
        </w:tabs>
        <w:rPr>
          <w:del w:id="542" w:author="D'souza, Nigel [2]" w:date="2020-01-03T14:59:00Z"/>
          <w:rFonts w:asciiTheme="minorHAnsi" w:eastAsiaTheme="minorEastAsia" w:hAnsiTheme="minorHAnsi" w:cstheme="minorBidi"/>
          <w:smallCaps w:val="0"/>
          <w:noProof/>
          <w:sz w:val="22"/>
          <w:szCs w:val="22"/>
          <w:lang w:val="en-US"/>
        </w:rPr>
      </w:pPr>
      <w:del w:id="543" w:author="D'souza, Nigel [2]" w:date="2020-01-03T14:59:00Z">
        <w:r w:rsidRPr="00236DC2" w:rsidDel="00236DC2">
          <w:rPr>
            <w:rStyle w:val="Hyperlink"/>
            <w:smallCaps w:val="0"/>
          </w:rPr>
          <w:delText>3.3.6.</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ISO20022 Payments Extract (covered elsewhere)</w:delText>
        </w:r>
        <w:r w:rsidDel="00236DC2">
          <w:rPr>
            <w:noProof/>
            <w:webHidden/>
          </w:rPr>
          <w:tab/>
          <w:delText>65</w:delText>
        </w:r>
      </w:del>
    </w:p>
    <w:p w14:paraId="51C566CA" w14:textId="77777777" w:rsidR="00236DC2" w:rsidDel="00236DC2" w:rsidRDefault="00236DC2">
      <w:pPr>
        <w:pStyle w:val="TOC2"/>
        <w:tabs>
          <w:tab w:val="left" w:pos="1000"/>
          <w:tab w:val="right" w:leader="dot" w:pos="9620"/>
        </w:tabs>
        <w:rPr>
          <w:del w:id="544" w:author="D'souza, Nigel [2]" w:date="2020-01-03T14:59:00Z"/>
          <w:rFonts w:asciiTheme="minorHAnsi" w:eastAsiaTheme="minorEastAsia" w:hAnsiTheme="minorHAnsi" w:cstheme="minorBidi"/>
          <w:smallCaps w:val="0"/>
          <w:noProof/>
          <w:sz w:val="22"/>
          <w:szCs w:val="22"/>
          <w:lang w:val="en-US"/>
        </w:rPr>
      </w:pPr>
      <w:del w:id="545" w:author="D'souza, Nigel [2]" w:date="2020-01-03T14:59:00Z">
        <w:r w:rsidRPr="00236DC2" w:rsidDel="00236DC2">
          <w:rPr>
            <w:rStyle w:val="Hyperlink"/>
            <w:smallCaps w:val="0"/>
          </w:rPr>
          <w:delText>3.3.7.</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Multi-Bank Extract</w:delText>
        </w:r>
        <w:r w:rsidDel="00236DC2">
          <w:rPr>
            <w:noProof/>
            <w:webHidden/>
          </w:rPr>
          <w:tab/>
          <w:delText>66</w:delText>
        </w:r>
      </w:del>
    </w:p>
    <w:p w14:paraId="1D053D42" w14:textId="77777777" w:rsidR="00236DC2" w:rsidDel="00236DC2" w:rsidRDefault="00236DC2">
      <w:pPr>
        <w:pStyle w:val="TOC2"/>
        <w:tabs>
          <w:tab w:val="left" w:pos="1000"/>
          <w:tab w:val="right" w:leader="dot" w:pos="9620"/>
        </w:tabs>
        <w:rPr>
          <w:del w:id="546" w:author="D'souza, Nigel [2]" w:date="2020-01-03T14:59:00Z"/>
          <w:rFonts w:asciiTheme="minorHAnsi" w:eastAsiaTheme="minorEastAsia" w:hAnsiTheme="minorHAnsi" w:cstheme="minorBidi"/>
          <w:smallCaps w:val="0"/>
          <w:noProof/>
          <w:sz w:val="22"/>
          <w:szCs w:val="22"/>
          <w:lang w:val="en-US"/>
        </w:rPr>
      </w:pPr>
      <w:del w:id="547" w:author="D'souza, Nigel [2]" w:date="2020-01-03T14:59:00Z">
        <w:r w:rsidRPr="00236DC2" w:rsidDel="00236DC2">
          <w:rPr>
            <w:rStyle w:val="Hyperlink"/>
            <w:smallCaps w:val="0"/>
            <w:highlight w:val="yellow"/>
          </w:rPr>
          <w:delText>3.3.8.</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highlight w:val="yellow"/>
          </w:rPr>
          <w:delText>Receive SWIFT Statements and Advices – MultiBank Reporting (P2)</w:delText>
        </w:r>
        <w:r w:rsidDel="00236DC2">
          <w:rPr>
            <w:noProof/>
            <w:webHidden/>
          </w:rPr>
          <w:tab/>
          <w:delText>67</w:delText>
        </w:r>
      </w:del>
    </w:p>
    <w:p w14:paraId="6D0BD9B3" w14:textId="77777777" w:rsidR="00236DC2" w:rsidDel="00236DC2" w:rsidRDefault="00236DC2">
      <w:pPr>
        <w:pStyle w:val="TOC2"/>
        <w:tabs>
          <w:tab w:val="left" w:pos="1000"/>
          <w:tab w:val="right" w:leader="dot" w:pos="9620"/>
        </w:tabs>
        <w:rPr>
          <w:del w:id="548" w:author="D'souza, Nigel [2]" w:date="2020-01-03T14:59:00Z"/>
          <w:rFonts w:asciiTheme="minorHAnsi" w:eastAsiaTheme="minorEastAsia" w:hAnsiTheme="minorHAnsi" w:cstheme="minorBidi"/>
          <w:smallCaps w:val="0"/>
          <w:noProof/>
          <w:sz w:val="22"/>
          <w:szCs w:val="22"/>
          <w:lang w:val="en-US"/>
        </w:rPr>
      </w:pPr>
      <w:del w:id="549" w:author="D'souza, Nigel [2]" w:date="2020-01-03T14:59:00Z">
        <w:r w:rsidRPr="00236DC2" w:rsidDel="00236DC2">
          <w:rPr>
            <w:rStyle w:val="Hyperlink"/>
            <w:smallCaps w:val="0"/>
          </w:rPr>
          <w:delText>3.3.9.</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Load Alerts</w:delText>
        </w:r>
        <w:r w:rsidDel="00236DC2">
          <w:rPr>
            <w:noProof/>
            <w:webHidden/>
          </w:rPr>
          <w:tab/>
          <w:delText>68</w:delText>
        </w:r>
      </w:del>
    </w:p>
    <w:p w14:paraId="7AABA83A" w14:textId="77777777" w:rsidR="00236DC2" w:rsidDel="00236DC2" w:rsidRDefault="00236DC2">
      <w:pPr>
        <w:pStyle w:val="TOC2"/>
        <w:tabs>
          <w:tab w:val="left" w:pos="1000"/>
          <w:tab w:val="right" w:leader="dot" w:pos="9620"/>
        </w:tabs>
        <w:rPr>
          <w:del w:id="550" w:author="D'souza, Nigel [2]" w:date="2020-01-03T14:59:00Z"/>
          <w:rFonts w:asciiTheme="minorHAnsi" w:eastAsiaTheme="minorEastAsia" w:hAnsiTheme="minorHAnsi" w:cstheme="minorBidi"/>
          <w:smallCaps w:val="0"/>
          <w:noProof/>
          <w:sz w:val="22"/>
          <w:szCs w:val="22"/>
          <w:lang w:val="en-US"/>
        </w:rPr>
      </w:pPr>
      <w:del w:id="551" w:author="D'souza, Nigel [2]" w:date="2020-01-03T14:59:00Z">
        <w:r w:rsidRPr="00236DC2" w:rsidDel="00236DC2">
          <w:rPr>
            <w:rStyle w:val="Hyperlink"/>
            <w:smallCaps w:val="0"/>
          </w:rPr>
          <w:delText>3.3.10.</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Send RTP Payment (Payment Release) (RTP)</w:delText>
        </w:r>
        <w:r w:rsidDel="00236DC2">
          <w:rPr>
            <w:noProof/>
            <w:webHidden/>
          </w:rPr>
          <w:tab/>
          <w:delText>68</w:delText>
        </w:r>
      </w:del>
    </w:p>
    <w:p w14:paraId="2661B12F" w14:textId="77777777" w:rsidR="00236DC2" w:rsidDel="00236DC2" w:rsidRDefault="00236DC2">
      <w:pPr>
        <w:pStyle w:val="TOC2"/>
        <w:tabs>
          <w:tab w:val="left" w:pos="1000"/>
          <w:tab w:val="right" w:leader="dot" w:pos="9620"/>
        </w:tabs>
        <w:rPr>
          <w:del w:id="552" w:author="D'souza, Nigel [2]" w:date="2020-01-03T14:59:00Z"/>
          <w:rFonts w:asciiTheme="minorHAnsi" w:eastAsiaTheme="minorEastAsia" w:hAnsiTheme="minorHAnsi" w:cstheme="minorBidi"/>
          <w:smallCaps w:val="0"/>
          <w:noProof/>
          <w:sz w:val="22"/>
          <w:szCs w:val="22"/>
          <w:lang w:val="en-US"/>
        </w:rPr>
      </w:pPr>
      <w:del w:id="553" w:author="D'souza, Nigel [2]" w:date="2020-01-03T14:59:00Z">
        <w:r w:rsidRPr="00236DC2" w:rsidDel="00236DC2">
          <w:rPr>
            <w:rStyle w:val="Hyperlink"/>
            <w:smallCaps w:val="0"/>
          </w:rPr>
          <w:delText>3.3.11.</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Receive RTP Confirmation (RTP)</w:delText>
        </w:r>
        <w:r w:rsidDel="00236DC2">
          <w:rPr>
            <w:noProof/>
            <w:webHidden/>
          </w:rPr>
          <w:tab/>
          <w:delText>68</w:delText>
        </w:r>
      </w:del>
    </w:p>
    <w:p w14:paraId="0CD71226" w14:textId="77777777" w:rsidR="00236DC2" w:rsidDel="00236DC2" w:rsidRDefault="00236DC2">
      <w:pPr>
        <w:pStyle w:val="TOC2"/>
        <w:tabs>
          <w:tab w:val="left" w:pos="1000"/>
          <w:tab w:val="right" w:leader="dot" w:pos="9620"/>
        </w:tabs>
        <w:rPr>
          <w:del w:id="554" w:author="D'souza, Nigel [2]" w:date="2020-01-03T14:59:00Z"/>
          <w:rFonts w:asciiTheme="minorHAnsi" w:eastAsiaTheme="minorEastAsia" w:hAnsiTheme="minorHAnsi" w:cstheme="minorBidi"/>
          <w:smallCaps w:val="0"/>
          <w:noProof/>
          <w:sz w:val="22"/>
          <w:szCs w:val="22"/>
          <w:lang w:val="en-US"/>
        </w:rPr>
      </w:pPr>
      <w:del w:id="555" w:author="D'souza, Nigel [2]" w:date="2020-01-03T14:59:00Z">
        <w:r w:rsidRPr="00236DC2" w:rsidDel="00236DC2">
          <w:rPr>
            <w:rStyle w:val="Hyperlink"/>
            <w:smallCaps w:val="0"/>
          </w:rPr>
          <w:delText>3.3.12.</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Receive RTP Acknowledgement (RTP)</w:delText>
        </w:r>
        <w:r w:rsidDel="00236DC2">
          <w:rPr>
            <w:noProof/>
            <w:webHidden/>
          </w:rPr>
          <w:tab/>
          <w:delText>68</w:delText>
        </w:r>
      </w:del>
    </w:p>
    <w:p w14:paraId="31DFE684" w14:textId="77777777" w:rsidR="00236DC2" w:rsidDel="00236DC2" w:rsidRDefault="00236DC2">
      <w:pPr>
        <w:pStyle w:val="TOC2"/>
        <w:tabs>
          <w:tab w:val="left" w:pos="1000"/>
          <w:tab w:val="right" w:leader="dot" w:pos="9620"/>
        </w:tabs>
        <w:rPr>
          <w:del w:id="556" w:author="D'souza, Nigel [2]" w:date="2020-01-03T14:59:00Z"/>
          <w:rFonts w:asciiTheme="minorHAnsi" w:eastAsiaTheme="minorEastAsia" w:hAnsiTheme="minorHAnsi" w:cstheme="minorBidi"/>
          <w:smallCaps w:val="0"/>
          <w:noProof/>
          <w:sz w:val="22"/>
          <w:szCs w:val="22"/>
          <w:lang w:val="en-US"/>
        </w:rPr>
      </w:pPr>
      <w:del w:id="557" w:author="D'souza, Nigel [2]" w:date="2020-01-03T14:59:00Z">
        <w:r w:rsidRPr="00236DC2" w:rsidDel="00236DC2">
          <w:rPr>
            <w:rStyle w:val="Hyperlink"/>
            <w:smallCaps w:val="0"/>
          </w:rPr>
          <w:delText>3.3.13.</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Receive Request for Information (RTP)</w:delText>
        </w:r>
        <w:r w:rsidDel="00236DC2">
          <w:rPr>
            <w:noProof/>
            <w:webHidden/>
          </w:rPr>
          <w:tab/>
          <w:delText>68</w:delText>
        </w:r>
      </w:del>
    </w:p>
    <w:p w14:paraId="759B1DF5" w14:textId="77777777" w:rsidR="00236DC2" w:rsidDel="00236DC2" w:rsidRDefault="00236DC2">
      <w:pPr>
        <w:pStyle w:val="TOC2"/>
        <w:tabs>
          <w:tab w:val="left" w:pos="1000"/>
          <w:tab w:val="right" w:leader="dot" w:pos="9620"/>
        </w:tabs>
        <w:rPr>
          <w:del w:id="558" w:author="D'souza, Nigel [2]" w:date="2020-01-03T14:59:00Z"/>
          <w:rFonts w:asciiTheme="minorHAnsi" w:eastAsiaTheme="minorEastAsia" w:hAnsiTheme="minorHAnsi" w:cstheme="minorBidi"/>
          <w:smallCaps w:val="0"/>
          <w:noProof/>
          <w:sz w:val="22"/>
          <w:szCs w:val="22"/>
          <w:lang w:val="en-US"/>
        </w:rPr>
      </w:pPr>
      <w:del w:id="559" w:author="D'souza, Nigel [2]" w:date="2020-01-03T14:59:00Z">
        <w:r w:rsidRPr="00236DC2" w:rsidDel="00236DC2">
          <w:rPr>
            <w:rStyle w:val="Hyperlink"/>
            <w:smallCaps w:val="0"/>
          </w:rPr>
          <w:delText>3.3.14.</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Respond to Request for Information (RTP)</w:delText>
        </w:r>
        <w:r w:rsidDel="00236DC2">
          <w:rPr>
            <w:noProof/>
            <w:webHidden/>
          </w:rPr>
          <w:tab/>
          <w:delText>69</w:delText>
        </w:r>
      </w:del>
    </w:p>
    <w:p w14:paraId="5AD92F32" w14:textId="77777777" w:rsidR="00236DC2" w:rsidDel="00236DC2" w:rsidRDefault="00236DC2">
      <w:pPr>
        <w:pStyle w:val="TOC2"/>
        <w:tabs>
          <w:tab w:val="left" w:pos="1000"/>
          <w:tab w:val="right" w:leader="dot" w:pos="9620"/>
        </w:tabs>
        <w:rPr>
          <w:del w:id="560" w:author="D'souza, Nigel [2]" w:date="2020-01-03T14:59:00Z"/>
          <w:rFonts w:asciiTheme="minorHAnsi" w:eastAsiaTheme="minorEastAsia" w:hAnsiTheme="minorHAnsi" w:cstheme="minorBidi"/>
          <w:smallCaps w:val="0"/>
          <w:noProof/>
          <w:sz w:val="22"/>
          <w:szCs w:val="22"/>
          <w:lang w:val="en-US"/>
        </w:rPr>
      </w:pPr>
      <w:del w:id="561" w:author="D'souza, Nigel [2]" w:date="2020-01-03T14:59:00Z">
        <w:r w:rsidRPr="00236DC2" w:rsidDel="00236DC2">
          <w:rPr>
            <w:rStyle w:val="Hyperlink"/>
            <w:smallCaps w:val="0"/>
          </w:rPr>
          <w:delText>3.3.15.</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Confirmation that Response was received (RTP)</w:delText>
        </w:r>
        <w:r w:rsidDel="00236DC2">
          <w:rPr>
            <w:noProof/>
            <w:webHidden/>
          </w:rPr>
          <w:tab/>
          <w:delText>69</w:delText>
        </w:r>
      </w:del>
    </w:p>
    <w:p w14:paraId="58F48048" w14:textId="77777777" w:rsidR="00236DC2" w:rsidDel="00236DC2" w:rsidRDefault="00236DC2">
      <w:pPr>
        <w:pStyle w:val="TOC2"/>
        <w:tabs>
          <w:tab w:val="left" w:pos="1000"/>
          <w:tab w:val="right" w:leader="dot" w:pos="9620"/>
        </w:tabs>
        <w:rPr>
          <w:del w:id="562" w:author="D'souza, Nigel [2]" w:date="2020-01-03T14:59:00Z"/>
          <w:rFonts w:asciiTheme="minorHAnsi" w:eastAsiaTheme="minorEastAsia" w:hAnsiTheme="minorHAnsi" w:cstheme="minorBidi"/>
          <w:smallCaps w:val="0"/>
          <w:noProof/>
          <w:sz w:val="22"/>
          <w:szCs w:val="22"/>
          <w:lang w:val="en-US"/>
        </w:rPr>
      </w:pPr>
      <w:del w:id="563" w:author="D'souza, Nigel [2]" w:date="2020-01-03T14:59:00Z">
        <w:r w:rsidRPr="00236DC2" w:rsidDel="00236DC2">
          <w:rPr>
            <w:rStyle w:val="Hyperlink"/>
            <w:smallCaps w:val="0"/>
          </w:rPr>
          <w:delText>3.3.16.</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Receive Incoming RTP (RTP)</w:delText>
        </w:r>
        <w:r w:rsidDel="00236DC2">
          <w:rPr>
            <w:noProof/>
            <w:webHidden/>
          </w:rPr>
          <w:tab/>
          <w:delText>69</w:delText>
        </w:r>
      </w:del>
    </w:p>
    <w:p w14:paraId="36EA324F" w14:textId="77777777" w:rsidR="00236DC2" w:rsidDel="00236DC2" w:rsidRDefault="00236DC2">
      <w:pPr>
        <w:pStyle w:val="TOC2"/>
        <w:tabs>
          <w:tab w:val="left" w:pos="1000"/>
          <w:tab w:val="right" w:leader="dot" w:pos="9620"/>
        </w:tabs>
        <w:rPr>
          <w:del w:id="564" w:author="D'souza, Nigel [2]" w:date="2020-01-03T14:59:00Z"/>
          <w:rFonts w:asciiTheme="minorHAnsi" w:eastAsiaTheme="minorEastAsia" w:hAnsiTheme="minorHAnsi" w:cstheme="minorBidi"/>
          <w:smallCaps w:val="0"/>
          <w:noProof/>
          <w:sz w:val="22"/>
          <w:szCs w:val="22"/>
          <w:lang w:val="en-US"/>
        </w:rPr>
      </w:pPr>
      <w:del w:id="565" w:author="D'souza, Nigel [2]" w:date="2020-01-03T14:59:00Z">
        <w:r w:rsidRPr="00236DC2" w:rsidDel="00236DC2">
          <w:rPr>
            <w:rStyle w:val="Hyperlink"/>
            <w:smallCaps w:val="0"/>
          </w:rPr>
          <w:delText>3.3.17.</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Send Request for Information (RTP)</w:delText>
        </w:r>
        <w:r w:rsidDel="00236DC2">
          <w:rPr>
            <w:noProof/>
            <w:webHidden/>
          </w:rPr>
          <w:tab/>
          <w:delText>69</w:delText>
        </w:r>
      </w:del>
    </w:p>
    <w:p w14:paraId="5198C69B" w14:textId="77777777" w:rsidR="00236DC2" w:rsidDel="00236DC2" w:rsidRDefault="00236DC2">
      <w:pPr>
        <w:pStyle w:val="TOC2"/>
        <w:tabs>
          <w:tab w:val="left" w:pos="1000"/>
          <w:tab w:val="right" w:leader="dot" w:pos="9620"/>
        </w:tabs>
        <w:rPr>
          <w:del w:id="566" w:author="D'souza, Nigel [2]" w:date="2020-01-03T14:59:00Z"/>
          <w:rFonts w:asciiTheme="minorHAnsi" w:eastAsiaTheme="minorEastAsia" w:hAnsiTheme="minorHAnsi" w:cstheme="minorBidi"/>
          <w:smallCaps w:val="0"/>
          <w:noProof/>
          <w:sz w:val="22"/>
          <w:szCs w:val="22"/>
          <w:lang w:val="en-US"/>
        </w:rPr>
      </w:pPr>
      <w:del w:id="567" w:author="D'souza, Nigel [2]" w:date="2020-01-03T14:59:00Z">
        <w:r w:rsidRPr="00236DC2" w:rsidDel="00236DC2">
          <w:rPr>
            <w:rStyle w:val="Hyperlink"/>
            <w:smallCaps w:val="0"/>
          </w:rPr>
          <w:delText>3.3.18.</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Receive Request for Information Response (RTP)</w:delText>
        </w:r>
        <w:r w:rsidDel="00236DC2">
          <w:rPr>
            <w:noProof/>
            <w:webHidden/>
          </w:rPr>
          <w:tab/>
          <w:delText>69</w:delText>
        </w:r>
      </w:del>
    </w:p>
    <w:p w14:paraId="6D081434" w14:textId="77777777" w:rsidR="00236DC2" w:rsidDel="00236DC2" w:rsidRDefault="00236DC2">
      <w:pPr>
        <w:pStyle w:val="TOC2"/>
        <w:tabs>
          <w:tab w:val="left" w:pos="1000"/>
          <w:tab w:val="right" w:leader="dot" w:pos="9620"/>
        </w:tabs>
        <w:rPr>
          <w:del w:id="568" w:author="D'souza, Nigel [2]" w:date="2020-01-03T14:59:00Z"/>
          <w:rFonts w:asciiTheme="minorHAnsi" w:eastAsiaTheme="minorEastAsia" w:hAnsiTheme="minorHAnsi" w:cstheme="minorBidi"/>
          <w:smallCaps w:val="0"/>
          <w:noProof/>
          <w:sz w:val="22"/>
          <w:szCs w:val="22"/>
          <w:lang w:val="en-US"/>
        </w:rPr>
      </w:pPr>
      <w:del w:id="569" w:author="D'souza, Nigel [2]" w:date="2020-01-03T14:59:00Z">
        <w:r w:rsidRPr="00236DC2" w:rsidDel="00236DC2">
          <w:rPr>
            <w:rStyle w:val="Hyperlink"/>
            <w:smallCaps w:val="0"/>
          </w:rPr>
          <w:delText>3.3.19.</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Send Payment Acknowledgement (RTP)</w:delText>
        </w:r>
        <w:r w:rsidDel="00236DC2">
          <w:rPr>
            <w:noProof/>
            <w:webHidden/>
          </w:rPr>
          <w:tab/>
          <w:delText>70</w:delText>
        </w:r>
      </w:del>
    </w:p>
    <w:p w14:paraId="69FBFE4F" w14:textId="77777777" w:rsidR="00236DC2" w:rsidDel="00236DC2" w:rsidRDefault="00236DC2">
      <w:pPr>
        <w:pStyle w:val="TOC2"/>
        <w:tabs>
          <w:tab w:val="left" w:pos="800"/>
          <w:tab w:val="right" w:leader="dot" w:pos="9620"/>
        </w:tabs>
        <w:rPr>
          <w:del w:id="570" w:author="D'souza, Nigel [2]" w:date="2020-01-03T14:59:00Z"/>
          <w:rFonts w:asciiTheme="minorHAnsi" w:eastAsiaTheme="minorEastAsia" w:hAnsiTheme="minorHAnsi" w:cstheme="minorBidi"/>
          <w:smallCaps w:val="0"/>
          <w:noProof/>
          <w:sz w:val="22"/>
          <w:szCs w:val="22"/>
          <w:lang w:val="en-US"/>
        </w:rPr>
      </w:pPr>
      <w:del w:id="571" w:author="D'souza, Nigel [2]" w:date="2020-01-03T14:59:00Z">
        <w:r w:rsidRPr="00236DC2" w:rsidDel="00236DC2">
          <w:rPr>
            <w:rStyle w:val="Hyperlink"/>
            <w:smallCaps w:val="0"/>
          </w:rPr>
          <w:delText>3.4.</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Customer Migration Utilities</w:delText>
        </w:r>
        <w:r w:rsidDel="00236DC2">
          <w:rPr>
            <w:noProof/>
            <w:webHidden/>
          </w:rPr>
          <w:tab/>
          <w:delText>70</w:delText>
        </w:r>
      </w:del>
    </w:p>
    <w:p w14:paraId="0357FA70" w14:textId="77777777" w:rsidR="00236DC2" w:rsidDel="00236DC2" w:rsidRDefault="00236DC2">
      <w:pPr>
        <w:pStyle w:val="TOC2"/>
        <w:tabs>
          <w:tab w:val="left" w:pos="1000"/>
          <w:tab w:val="right" w:leader="dot" w:pos="9620"/>
        </w:tabs>
        <w:rPr>
          <w:del w:id="572" w:author="D'souza, Nigel [2]" w:date="2020-01-03T14:59:00Z"/>
          <w:rFonts w:asciiTheme="minorHAnsi" w:eastAsiaTheme="minorEastAsia" w:hAnsiTheme="minorHAnsi" w:cstheme="minorBidi"/>
          <w:smallCaps w:val="0"/>
          <w:noProof/>
          <w:sz w:val="22"/>
          <w:szCs w:val="22"/>
          <w:lang w:val="en-US"/>
        </w:rPr>
      </w:pPr>
      <w:del w:id="573" w:author="D'souza, Nigel [2]" w:date="2020-01-03T14:59:00Z">
        <w:r w:rsidRPr="00236DC2" w:rsidDel="00236DC2">
          <w:rPr>
            <w:rStyle w:val="Hyperlink"/>
            <w:smallCaps w:val="0"/>
          </w:rPr>
          <w:delText>3.4.1.</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Customer Setup</w:delText>
        </w:r>
        <w:r w:rsidDel="00236DC2">
          <w:rPr>
            <w:noProof/>
            <w:webHidden/>
          </w:rPr>
          <w:tab/>
          <w:delText>70</w:delText>
        </w:r>
      </w:del>
    </w:p>
    <w:p w14:paraId="612F5714" w14:textId="77777777" w:rsidR="00236DC2" w:rsidDel="00236DC2" w:rsidRDefault="00236DC2">
      <w:pPr>
        <w:pStyle w:val="TOC2"/>
        <w:tabs>
          <w:tab w:val="left" w:pos="1000"/>
          <w:tab w:val="right" w:leader="dot" w:pos="9620"/>
        </w:tabs>
        <w:rPr>
          <w:del w:id="574" w:author="D'souza, Nigel [2]" w:date="2020-01-03T14:59:00Z"/>
          <w:rFonts w:asciiTheme="minorHAnsi" w:eastAsiaTheme="minorEastAsia" w:hAnsiTheme="minorHAnsi" w:cstheme="minorBidi"/>
          <w:smallCaps w:val="0"/>
          <w:noProof/>
          <w:sz w:val="22"/>
          <w:szCs w:val="22"/>
          <w:lang w:val="en-US"/>
        </w:rPr>
      </w:pPr>
      <w:del w:id="575" w:author="D'souza, Nigel [2]" w:date="2020-01-03T14:59:00Z">
        <w:r w:rsidRPr="00236DC2" w:rsidDel="00236DC2">
          <w:rPr>
            <w:rStyle w:val="Hyperlink"/>
            <w:smallCaps w:val="0"/>
          </w:rPr>
          <w:delText>3.4.2.</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Wire Templates</w:delText>
        </w:r>
        <w:r w:rsidDel="00236DC2">
          <w:rPr>
            <w:noProof/>
            <w:webHidden/>
          </w:rPr>
          <w:tab/>
          <w:delText>70</w:delText>
        </w:r>
      </w:del>
    </w:p>
    <w:p w14:paraId="702C838A" w14:textId="77777777" w:rsidR="00236DC2" w:rsidDel="00236DC2" w:rsidRDefault="00236DC2">
      <w:pPr>
        <w:pStyle w:val="TOC2"/>
        <w:tabs>
          <w:tab w:val="left" w:pos="1000"/>
          <w:tab w:val="right" w:leader="dot" w:pos="9620"/>
        </w:tabs>
        <w:rPr>
          <w:del w:id="576" w:author="D'souza, Nigel [2]" w:date="2020-01-03T14:59:00Z"/>
          <w:rFonts w:asciiTheme="minorHAnsi" w:eastAsiaTheme="minorEastAsia" w:hAnsiTheme="minorHAnsi" w:cstheme="minorBidi"/>
          <w:smallCaps w:val="0"/>
          <w:noProof/>
          <w:sz w:val="22"/>
          <w:szCs w:val="22"/>
          <w:lang w:val="en-US"/>
        </w:rPr>
      </w:pPr>
      <w:del w:id="577" w:author="D'souza, Nigel [2]" w:date="2020-01-03T14:59:00Z">
        <w:r w:rsidRPr="00236DC2" w:rsidDel="00236DC2">
          <w:rPr>
            <w:rStyle w:val="Hyperlink"/>
            <w:smallCaps w:val="0"/>
          </w:rPr>
          <w:delText>3.4.3.</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ACH Templates</w:delText>
        </w:r>
        <w:r w:rsidDel="00236DC2">
          <w:rPr>
            <w:noProof/>
            <w:webHidden/>
          </w:rPr>
          <w:tab/>
          <w:delText>70</w:delText>
        </w:r>
      </w:del>
    </w:p>
    <w:p w14:paraId="76BF26D6" w14:textId="77777777" w:rsidR="00236DC2" w:rsidDel="00236DC2" w:rsidRDefault="00236DC2">
      <w:pPr>
        <w:pStyle w:val="TOC2"/>
        <w:tabs>
          <w:tab w:val="left" w:pos="1000"/>
          <w:tab w:val="right" w:leader="dot" w:pos="9620"/>
        </w:tabs>
        <w:rPr>
          <w:del w:id="578" w:author="D'souza, Nigel [2]" w:date="2020-01-03T14:59:00Z"/>
          <w:rFonts w:asciiTheme="minorHAnsi" w:eastAsiaTheme="minorEastAsia" w:hAnsiTheme="minorHAnsi" w:cstheme="minorBidi"/>
          <w:smallCaps w:val="0"/>
          <w:noProof/>
          <w:sz w:val="22"/>
          <w:szCs w:val="22"/>
          <w:lang w:val="en-US"/>
        </w:rPr>
      </w:pPr>
      <w:del w:id="579" w:author="D'souza, Nigel [2]" w:date="2020-01-03T14:59:00Z">
        <w:r w:rsidRPr="00236DC2" w:rsidDel="00236DC2">
          <w:rPr>
            <w:rStyle w:val="Hyperlink"/>
            <w:smallCaps w:val="0"/>
          </w:rPr>
          <w:delText>3.4.4.</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Import Maps</w:delText>
        </w:r>
        <w:r w:rsidDel="00236DC2">
          <w:rPr>
            <w:noProof/>
            <w:webHidden/>
          </w:rPr>
          <w:tab/>
          <w:delText>70</w:delText>
        </w:r>
      </w:del>
    </w:p>
    <w:p w14:paraId="1E41DA8D" w14:textId="77777777" w:rsidR="00236DC2" w:rsidDel="00236DC2" w:rsidRDefault="00236DC2">
      <w:pPr>
        <w:pStyle w:val="TOC2"/>
        <w:tabs>
          <w:tab w:val="left" w:pos="1000"/>
          <w:tab w:val="right" w:leader="dot" w:pos="9620"/>
        </w:tabs>
        <w:rPr>
          <w:del w:id="580" w:author="D'souza, Nigel [2]" w:date="2020-01-03T14:59:00Z"/>
          <w:rFonts w:asciiTheme="minorHAnsi" w:eastAsiaTheme="minorEastAsia" w:hAnsiTheme="minorHAnsi" w:cstheme="minorBidi"/>
          <w:smallCaps w:val="0"/>
          <w:noProof/>
          <w:sz w:val="22"/>
          <w:szCs w:val="22"/>
          <w:lang w:val="en-US"/>
        </w:rPr>
      </w:pPr>
      <w:del w:id="581" w:author="D'souza, Nigel [2]" w:date="2020-01-03T14:59:00Z">
        <w:r w:rsidRPr="00236DC2" w:rsidDel="00236DC2">
          <w:rPr>
            <w:rStyle w:val="Hyperlink"/>
            <w:smallCaps w:val="0"/>
          </w:rPr>
          <w:delText>3.4.5.</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Scheduled Payments</w:delText>
        </w:r>
        <w:r w:rsidDel="00236DC2">
          <w:rPr>
            <w:noProof/>
            <w:webHidden/>
          </w:rPr>
          <w:tab/>
          <w:delText>71</w:delText>
        </w:r>
      </w:del>
    </w:p>
    <w:p w14:paraId="5F6A21F8" w14:textId="77777777" w:rsidR="00236DC2" w:rsidDel="00236DC2" w:rsidRDefault="00236DC2">
      <w:pPr>
        <w:pStyle w:val="TOC2"/>
        <w:tabs>
          <w:tab w:val="left" w:pos="1000"/>
          <w:tab w:val="right" w:leader="dot" w:pos="9620"/>
        </w:tabs>
        <w:rPr>
          <w:del w:id="582" w:author="D'souza, Nigel [2]" w:date="2020-01-03T14:59:00Z"/>
          <w:rFonts w:asciiTheme="minorHAnsi" w:eastAsiaTheme="minorEastAsia" w:hAnsiTheme="minorHAnsi" w:cstheme="minorBidi"/>
          <w:smallCaps w:val="0"/>
          <w:noProof/>
          <w:sz w:val="22"/>
          <w:szCs w:val="22"/>
          <w:lang w:val="en-US"/>
        </w:rPr>
      </w:pPr>
      <w:del w:id="583" w:author="D'souza, Nigel [2]" w:date="2020-01-03T14:59:00Z">
        <w:r w:rsidRPr="00236DC2" w:rsidDel="00236DC2">
          <w:rPr>
            <w:rStyle w:val="Hyperlink"/>
            <w:smallCaps w:val="0"/>
          </w:rPr>
          <w:delText>3.4.6.</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Historical Balance and Transactions</w:delText>
        </w:r>
        <w:r w:rsidDel="00236DC2">
          <w:rPr>
            <w:noProof/>
            <w:webHidden/>
          </w:rPr>
          <w:tab/>
          <w:delText>71</w:delText>
        </w:r>
      </w:del>
    </w:p>
    <w:p w14:paraId="05A623A1" w14:textId="77777777" w:rsidR="00236DC2" w:rsidDel="00236DC2" w:rsidRDefault="00236DC2">
      <w:pPr>
        <w:pStyle w:val="TOC2"/>
        <w:tabs>
          <w:tab w:val="left" w:pos="1000"/>
          <w:tab w:val="right" w:leader="dot" w:pos="9620"/>
        </w:tabs>
        <w:rPr>
          <w:del w:id="584" w:author="D'souza, Nigel [2]" w:date="2020-01-03T14:59:00Z"/>
          <w:rFonts w:asciiTheme="minorHAnsi" w:eastAsiaTheme="minorEastAsia" w:hAnsiTheme="minorHAnsi" w:cstheme="minorBidi"/>
          <w:smallCaps w:val="0"/>
          <w:noProof/>
          <w:sz w:val="22"/>
          <w:szCs w:val="22"/>
          <w:lang w:val="en-US"/>
        </w:rPr>
      </w:pPr>
      <w:del w:id="585" w:author="D'souza, Nigel [2]" w:date="2020-01-03T14:59:00Z">
        <w:r w:rsidRPr="00236DC2" w:rsidDel="00236DC2">
          <w:rPr>
            <w:rStyle w:val="Hyperlink"/>
            <w:smallCaps w:val="0"/>
          </w:rPr>
          <w:delText>3.4.7.</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Transfer Templates</w:delText>
        </w:r>
        <w:r w:rsidDel="00236DC2">
          <w:rPr>
            <w:noProof/>
            <w:webHidden/>
          </w:rPr>
          <w:tab/>
          <w:delText>72</w:delText>
        </w:r>
      </w:del>
    </w:p>
    <w:p w14:paraId="51B1869E" w14:textId="77777777" w:rsidR="00236DC2" w:rsidDel="00236DC2" w:rsidRDefault="00236DC2">
      <w:pPr>
        <w:pStyle w:val="TOC2"/>
        <w:tabs>
          <w:tab w:val="left" w:pos="800"/>
          <w:tab w:val="right" w:leader="dot" w:pos="9620"/>
        </w:tabs>
        <w:rPr>
          <w:del w:id="586" w:author="D'souza, Nigel [2]" w:date="2020-01-03T14:59:00Z"/>
          <w:rFonts w:asciiTheme="minorHAnsi" w:eastAsiaTheme="minorEastAsia" w:hAnsiTheme="minorHAnsi" w:cstheme="minorBidi"/>
          <w:smallCaps w:val="0"/>
          <w:noProof/>
          <w:sz w:val="22"/>
          <w:szCs w:val="22"/>
          <w:lang w:val="en-US"/>
        </w:rPr>
      </w:pPr>
      <w:del w:id="587" w:author="D'souza, Nigel [2]" w:date="2020-01-03T14:59:00Z">
        <w:r w:rsidRPr="00236DC2" w:rsidDel="00236DC2">
          <w:rPr>
            <w:rStyle w:val="Hyperlink"/>
            <w:smallCaps w:val="0"/>
          </w:rPr>
          <w:delText>3.5.</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Customer Import/Export Functions</w:delText>
        </w:r>
        <w:r w:rsidDel="00236DC2">
          <w:rPr>
            <w:noProof/>
            <w:webHidden/>
          </w:rPr>
          <w:tab/>
          <w:delText>72</w:delText>
        </w:r>
      </w:del>
    </w:p>
    <w:p w14:paraId="22863EE8" w14:textId="77777777" w:rsidR="00236DC2" w:rsidDel="00236DC2" w:rsidRDefault="00236DC2">
      <w:pPr>
        <w:pStyle w:val="TOC2"/>
        <w:tabs>
          <w:tab w:val="left" w:pos="1000"/>
          <w:tab w:val="right" w:leader="dot" w:pos="9620"/>
        </w:tabs>
        <w:rPr>
          <w:del w:id="588" w:author="D'souza, Nigel [2]" w:date="2020-01-03T14:59:00Z"/>
          <w:rFonts w:asciiTheme="minorHAnsi" w:eastAsiaTheme="minorEastAsia" w:hAnsiTheme="minorHAnsi" w:cstheme="minorBidi"/>
          <w:smallCaps w:val="0"/>
          <w:noProof/>
          <w:sz w:val="22"/>
          <w:szCs w:val="22"/>
          <w:lang w:val="en-US"/>
        </w:rPr>
      </w:pPr>
      <w:del w:id="589" w:author="D'souza, Nigel [2]" w:date="2020-01-03T14:59:00Z">
        <w:r w:rsidRPr="00236DC2" w:rsidDel="00236DC2">
          <w:rPr>
            <w:rStyle w:val="Hyperlink"/>
            <w:smallCaps w:val="0"/>
          </w:rPr>
          <w:delText>3.5.1.</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Quick Books Export Web Connect</w:delText>
        </w:r>
        <w:r w:rsidDel="00236DC2">
          <w:rPr>
            <w:noProof/>
            <w:webHidden/>
          </w:rPr>
          <w:tab/>
          <w:delText>72</w:delText>
        </w:r>
      </w:del>
    </w:p>
    <w:p w14:paraId="13280627" w14:textId="77777777" w:rsidR="00236DC2" w:rsidDel="00236DC2" w:rsidRDefault="00236DC2">
      <w:pPr>
        <w:pStyle w:val="TOC2"/>
        <w:tabs>
          <w:tab w:val="left" w:pos="1000"/>
          <w:tab w:val="right" w:leader="dot" w:pos="9620"/>
        </w:tabs>
        <w:rPr>
          <w:del w:id="590" w:author="D'souza, Nigel [2]" w:date="2020-01-03T14:59:00Z"/>
          <w:rFonts w:asciiTheme="minorHAnsi" w:eastAsiaTheme="minorEastAsia" w:hAnsiTheme="minorHAnsi" w:cstheme="minorBidi"/>
          <w:smallCaps w:val="0"/>
          <w:noProof/>
          <w:sz w:val="22"/>
          <w:szCs w:val="22"/>
          <w:lang w:val="en-US"/>
        </w:rPr>
      </w:pPr>
      <w:del w:id="591" w:author="D'souza, Nigel [2]" w:date="2020-01-03T14:59:00Z">
        <w:r w:rsidRPr="00236DC2" w:rsidDel="00236DC2">
          <w:rPr>
            <w:rStyle w:val="Hyperlink"/>
            <w:smallCaps w:val="0"/>
          </w:rPr>
          <w:delText>3.5.2.</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Quicken Export Web Connect</w:delText>
        </w:r>
        <w:r w:rsidDel="00236DC2">
          <w:rPr>
            <w:noProof/>
            <w:webHidden/>
          </w:rPr>
          <w:tab/>
          <w:delText>72</w:delText>
        </w:r>
      </w:del>
    </w:p>
    <w:p w14:paraId="0180BEAB" w14:textId="77777777" w:rsidR="00236DC2" w:rsidDel="00236DC2" w:rsidRDefault="00236DC2">
      <w:pPr>
        <w:pStyle w:val="TOC2"/>
        <w:tabs>
          <w:tab w:val="left" w:pos="1000"/>
          <w:tab w:val="right" w:leader="dot" w:pos="9620"/>
        </w:tabs>
        <w:rPr>
          <w:del w:id="592" w:author="D'souza, Nigel [2]" w:date="2020-01-03T14:59:00Z"/>
          <w:rFonts w:asciiTheme="minorHAnsi" w:eastAsiaTheme="minorEastAsia" w:hAnsiTheme="minorHAnsi" w:cstheme="minorBidi"/>
          <w:smallCaps w:val="0"/>
          <w:noProof/>
          <w:sz w:val="22"/>
          <w:szCs w:val="22"/>
          <w:lang w:val="en-US"/>
        </w:rPr>
      </w:pPr>
      <w:del w:id="593" w:author="D'souza, Nigel [2]" w:date="2020-01-03T14:59:00Z">
        <w:r w:rsidRPr="00236DC2" w:rsidDel="00236DC2">
          <w:rPr>
            <w:rStyle w:val="Hyperlink"/>
            <w:smallCaps w:val="0"/>
          </w:rPr>
          <w:delText>3.5.3.</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Quick Books Export Direct Connect</w:delText>
        </w:r>
        <w:r w:rsidDel="00236DC2">
          <w:rPr>
            <w:noProof/>
            <w:webHidden/>
          </w:rPr>
          <w:tab/>
          <w:delText>72</w:delText>
        </w:r>
      </w:del>
    </w:p>
    <w:p w14:paraId="431F57F3" w14:textId="77777777" w:rsidR="00236DC2" w:rsidDel="00236DC2" w:rsidRDefault="00236DC2">
      <w:pPr>
        <w:pStyle w:val="TOC2"/>
        <w:tabs>
          <w:tab w:val="left" w:pos="1000"/>
          <w:tab w:val="right" w:leader="dot" w:pos="9620"/>
        </w:tabs>
        <w:rPr>
          <w:del w:id="594" w:author="D'souza, Nigel [2]" w:date="2020-01-03T14:59:00Z"/>
          <w:rFonts w:asciiTheme="minorHAnsi" w:eastAsiaTheme="minorEastAsia" w:hAnsiTheme="minorHAnsi" w:cstheme="minorBidi"/>
          <w:smallCaps w:val="0"/>
          <w:noProof/>
          <w:sz w:val="22"/>
          <w:szCs w:val="22"/>
          <w:lang w:val="en-US"/>
        </w:rPr>
      </w:pPr>
      <w:del w:id="595" w:author="D'souza, Nigel [2]" w:date="2020-01-03T14:59:00Z">
        <w:r w:rsidRPr="00236DC2" w:rsidDel="00236DC2">
          <w:rPr>
            <w:rStyle w:val="Hyperlink"/>
            <w:smallCaps w:val="0"/>
          </w:rPr>
          <w:delText>3.5.4.</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Quicken Export Direct Connect</w:delText>
        </w:r>
        <w:r w:rsidDel="00236DC2">
          <w:rPr>
            <w:noProof/>
            <w:webHidden/>
          </w:rPr>
          <w:tab/>
          <w:delText>72</w:delText>
        </w:r>
      </w:del>
    </w:p>
    <w:p w14:paraId="247DD71A" w14:textId="77777777" w:rsidR="00236DC2" w:rsidDel="00236DC2" w:rsidRDefault="00236DC2">
      <w:pPr>
        <w:pStyle w:val="TOC2"/>
        <w:tabs>
          <w:tab w:val="left" w:pos="1000"/>
          <w:tab w:val="right" w:leader="dot" w:pos="9620"/>
        </w:tabs>
        <w:rPr>
          <w:del w:id="596" w:author="D'souza, Nigel [2]" w:date="2020-01-03T14:59:00Z"/>
          <w:rFonts w:asciiTheme="minorHAnsi" w:eastAsiaTheme="minorEastAsia" w:hAnsiTheme="minorHAnsi" w:cstheme="minorBidi"/>
          <w:smallCaps w:val="0"/>
          <w:noProof/>
          <w:sz w:val="22"/>
          <w:szCs w:val="22"/>
          <w:lang w:val="en-US"/>
        </w:rPr>
      </w:pPr>
      <w:del w:id="597" w:author="D'souza, Nigel [2]" w:date="2020-01-03T14:59:00Z">
        <w:r w:rsidRPr="00236DC2" w:rsidDel="00236DC2">
          <w:rPr>
            <w:rStyle w:val="Hyperlink"/>
            <w:smallCaps w:val="0"/>
          </w:rPr>
          <w:delText>3.5.5.</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BAI Export</w:delText>
        </w:r>
        <w:r w:rsidDel="00236DC2">
          <w:rPr>
            <w:noProof/>
            <w:webHidden/>
          </w:rPr>
          <w:tab/>
          <w:delText>72</w:delText>
        </w:r>
      </w:del>
    </w:p>
    <w:p w14:paraId="0AB1CCE0" w14:textId="77777777" w:rsidR="00236DC2" w:rsidDel="00236DC2" w:rsidRDefault="00236DC2">
      <w:pPr>
        <w:pStyle w:val="TOC2"/>
        <w:tabs>
          <w:tab w:val="left" w:pos="1000"/>
          <w:tab w:val="right" w:leader="dot" w:pos="9620"/>
        </w:tabs>
        <w:rPr>
          <w:del w:id="598" w:author="D'souza, Nigel [2]" w:date="2020-01-03T14:59:00Z"/>
          <w:rFonts w:asciiTheme="minorHAnsi" w:eastAsiaTheme="minorEastAsia" w:hAnsiTheme="minorHAnsi" w:cstheme="minorBidi"/>
          <w:smallCaps w:val="0"/>
          <w:noProof/>
          <w:sz w:val="22"/>
          <w:szCs w:val="22"/>
          <w:lang w:val="en-US"/>
        </w:rPr>
      </w:pPr>
      <w:del w:id="599" w:author="D'souza, Nigel [2]" w:date="2020-01-03T14:59:00Z">
        <w:r w:rsidRPr="00236DC2" w:rsidDel="00236DC2">
          <w:rPr>
            <w:rStyle w:val="Hyperlink"/>
            <w:smallCaps w:val="0"/>
          </w:rPr>
          <w:delText>3.5.6.</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CSV Export</w:delText>
        </w:r>
        <w:r w:rsidDel="00236DC2">
          <w:rPr>
            <w:noProof/>
            <w:webHidden/>
          </w:rPr>
          <w:tab/>
          <w:delText>73</w:delText>
        </w:r>
      </w:del>
    </w:p>
    <w:p w14:paraId="620D6B57" w14:textId="77777777" w:rsidR="00236DC2" w:rsidDel="00236DC2" w:rsidRDefault="00236DC2">
      <w:pPr>
        <w:pStyle w:val="TOC2"/>
        <w:tabs>
          <w:tab w:val="left" w:pos="1000"/>
          <w:tab w:val="right" w:leader="dot" w:pos="9620"/>
        </w:tabs>
        <w:rPr>
          <w:del w:id="600" w:author="D'souza, Nigel [2]" w:date="2020-01-03T14:59:00Z"/>
          <w:rFonts w:asciiTheme="minorHAnsi" w:eastAsiaTheme="minorEastAsia" w:hAnsiTheme="minorHAnsi" w:cstheme="minorBidi"/>
          <w:smallCaps w:val="0"/>
          <w:noProof/>
          <w:sz w:val="22"/>
          <w:szCs w:val="22"/>
          <w:lang w:val="en-US"/>
        </w:rPr>
      </w:pPr>
      <w:del w:id="601" w:author="D'souza, Nigel [2]" w:date="2020-01-03T14:59:00Z">
        <w:r w:rsidRPr="00236DC2" w:rsidDel="00236DC2">
          <w:rPr>
            <w:rStyle w:val="Hyperlink"/>
            <w:smallCaps w:val="0"/>
          </w:rPr>
          <w:delText>3.5.7.</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SWIFT MT94xx Export</w:delText>
        </w:r>
        <w:r w:rsidDel="00236DC2">
          <w:rPr>
            <w:noProof/>
            <w:webHidden/>
          </w:rPr>
          <w:tab/>
          <w:delText>73</w:delText>
        </w:r>
      </w:del>
    </w:p>
    <w:p w14:paraId="37DBCAC3" w14:textId="77777777" w:rsidR="00236DC2" w:rsidDel="00236DC2" w:rsidRDefault="00236DC2">
      <w:pPr>
        <w:pStyle w:val="TOC2"/>
        <w:tabs>
          <w:tab w:val="left" w:pos="1000"/>
          <w:tab w:val="right" w:leader="dot" w:pos="9620"/>
        </w:tabs>
        <w:rPr>
          <w:del w:id="602" w:author="D'souza, Nigel [2]" w:date="2020-01-03T14:59:00Z"/>
          <w:rFonts w:asciiTheme="minorHAnsi" w:eastAsiaTheme="minorEastAsia" w:hAnsiTheme="minorHAnsi" w:cstheme="minorBidi"/>
          <w:smallCaps w:val="0"/>
          <w:noProof/>
          <w:sz w:val="22"/>
          <w:szCs w:val="22"/>
          <w:lang w:val="en-US"/>
        </w:rPr>
      </w:pPr>
      <w:del w:id="603" w:author="D'souza, Nigel [2]" w:date="2020-01-03T14:59:00Z">
        <w:r w:rsidRPr="00236DC2" w:rsidDel="00236DC2">
          <w:rPr>
            <w:rStyle w:val="Hyperlink"/>
            <w:smallCaps w:val="0"/>
          </w:rPr>
          <w:delText>3.5.8.</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NACHA Import</w:delText>
        </w:r>
        <w:r w:rsidDel="00236DC2">
          <w:rPr>
            <w:noProof/>
            <w:webHidden/>
          </w:rPr>
          <w:tab/>
          <w:delText>73</w:delText>
        </w:r>
      </w:del>
    </w:p>
    <w:p w14:paraId="05FE72BC" w14:textId="77777777" w:rsidR="00236DC2" w:rsidDel="00236DC2" w:rsidRDefault="00236DC2">
      <w:pPr>
        <w:pStyle w:val="TOC2"/>
        <w:tabs>
          <w:tab w:val="left" w:pos="1000"/>
          <w:tab w:val="right" w:leader="dot" w:pos="9620"/>
        </w:tabs>
        <w:rPr>
          <w:del w:id="604" w:author="D'souza, Nigel [2]" w:date="2020-01-03T14:59:00Z"/>
          <w:rFonts w:asciiTheme="minorHAnsi" w:eastAsiaTheme="minorEastAsia" w:hAnsiTheme="minorHAnsi" w:cstheme="minorBidi"/>
          <w:smallCaps w:val="0"/>
          <w:noProof/>
          <w:sz w:val="22"/>
          <w:szCs w:val="22"/>
          <w:lang w:val="en-US"/>
        </w:rPr>
      </w:pPr>
      <w:del w:id="605" w:author="D'souza, Nigel [2]" w:date="2020-01-03T14:59:00Z">
        <w:r w:rsidRPr="00236DC2" w:rsidDel="00236DC2">
          <w:rPr>
            <w:rStyle w:val="Hyperlink"/>
            <w:smallCaps w:val="0"/>
          </w:rPr>
          <w:delText>3.5.9.</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NACHA Pass-through</w:delText>
        </w:r>
        <w:r w:rsidDel="00236DC2">
          <w:rPr>
            <w:noProof/>
            <w:webHidden/>
          </w:rPr>
          <w:tab/>
          <w:delText>73</w:delText>
        </w:r>
      </w:del>
    </w:p>
    <w:p w14:paraId="0D844C40" w14:textId="77777777" w:rsidR="00236DC2" w:rsidDel="00236DC2" w:rsidRDefault="00236DC2">
      <w:pPr>
        <w:pStyle w:val="TOC2"/>
        <w:tabs>
          <w:tab w:val="left" w:pos="1000"/>
          <w:tab w:val="right" w:leader="dot" w:pos="9620"/>
        </w:tabs>
        <w:rPr>
          <w:del w:id="606" w:author="D'souza, Nigel [2]" w:date="2020-01-03T14:59:00Z"/>
          <w:rFonts w:asciiTheme="minorHAnsi" w:eastAsiaTheme="minorEastAsia" w:hAnsiTheme="minorHAnsi" w:cstheme="minorBidi"/>
          <w:smallCaps w:val="0"/>
          <w:noProof/>
          <w:sz w:val="22"/>
          <w:szCs w:val="22"/>
          <w:lang w:val="en-US"/>
        </w:rPr>
      </w:pPr>
      <w:del w:id="607" w:author="D'souza, Nigel [2]" w:date="2020-01-03T14:59:00Z">
        <w:r w:rsidRPr="00236DC2" w:rsidDel="00236DC2">
          <w:rPr>
            <w:rStyle w:val="Hyperlink"/>
            <w:smallCaps w:val="0"/>
          </w:rPr>
          <w:delText>3.5.10.</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Wire Import</w:delText>
        </w:r>
        <w:r w:rsidDel="00236DC2">
          <w:rPr>
            <w:noProof/>
            <w:webHidden/>
          </w:rPr>
          <w:tab/>
          <w:delText>73</w:delText>
        </w:r>
      </w:del>
    </w:p>
    <w:p w14:paraId="276DDE56" w14:textId="77777777" w:rsidR="00236DC2" w:rsidDel="00236DC2" w:rsidRDefault="00236DC2">
      <w:pPr>
        <w:pStyle w:val="TOC2"/>
        <w:tabs>
          <w:tab w:val="left" w:pos="1000"/>
          <w:tab w:val="right" w:leader="dot" w:pos="9620"/>
        </w:tabs>
        <w:rPr>
          <w:del w:id="608" w:author="D'souza, Nigel [2]" w:date="2020-01-03T14:59:00Z"/>
          <w:rFonts w:asciiTheme="minorHAnsi" w:eastAsiaTheme="minorEastAsia" w:hAnsiTheme="minorHAnsi" w:cstheme="minorBidi"/>
          <w:smallCaps w:val="0"/>
          <w:noProof/>
          <w:sz w:val="22"/>
          <w:szCs w:val="22"/>
          <w:lang w:val="en-US"/>
        </w:rPr>
      </w:pPr>
      <w:del w:id="609" w:author="D'souza, Nigel [2]" w:date="2020-01-03T14:59:00Z">
        <w:r w:rsidRPr="00236DC2" w:rsidDel="00236DC2">
          <w:rPr>
            <w:rStyle w:val="Hyperlink"/>
            <w:smallCaps w:val="0"/>
          </w:rPr>
          <w:delText>3.5.11.</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Detail Import</w:delText>
        </w:r>
        <w:r w:rsidDel="00236DC2">
          <w:rPr>
            <w:noProof/>
            <w:webHidden/>
          </w:rPr>
          <w:tab/>
          <w:delText>73</w:delText>
        </w:r>
      </w:del>
    </w:p>
    <w:p w14:paraId="3CF74DBA" w14:textId="77777777" w:rsidR="00236DC2" w:rsidDel="00236DC2" w:rsidRDefault="00236DC2">
      <w:pPr>
        <w:pStyle w:val="TOC2"/>
        <w:tabs>
          <w:tab w:val="left" w:pos="1000"/>
          <w:tab w:val="right" w:leader="dot" w:pos="9620"/>
        </w:tabs>
        <w:rPr>
          <w:del w:id="610" w:author="D'souza, Nigel [2]" w:date="2020-01-03T14:59:00Z"/>
          <w:rFonts w:asciiTheme="minorHAnsi" w:eastAsiaTheme="minorEastAsia" w:hAnsiTheme="minorHAnsi" w:cstheme="minorBidi"/>
          <w:smallCaps w:val="0"/>
          <w:noProof/>
          <w:sz w:val="22"/>
          <w:szCs w:val="22"/>
          <w:lang w:val="en-US"/>
        </w:rPr>
      </w:pPr>
      <w:del w:id="611" w:author="D'souza, Nigel [2]" w:date="2020-01-03T14:59:00Z">
        <w:r w:rsidRPr="00236DC2" w:rsidDel="00236DC2">
          <w:rPr>
            <w:rStyle w:val="Hyperlink"/>
            <w:smallCaps w:val="0"/>
          </w:rPr>
          <w:delText>3.5.12.</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MT101 Formatted Payment Import</w:delText>
        </w:r>
        <w:r w:rsidDel="00236DC2">
          <w:rPr>
            <w:noProof/>
            <w:webHidden/>
          </w:rPr>
          <w:tab/>
          <w:delText>74</w:delText>
        </w:r>
      </w:del>
    </w:p>
    <w:p w14:paraId="766DB328" w14:textId="77777777" w:rsidR="00236DC2" w:rsidDel="00236DC2" w:rsidRDefault="00236DC2">
      <w:pPr>
        <w:pStyle w:val="TOC2"/>
        <w:tabs>
          <w:tab w:val="left" w:pos="1000"/>
          <w:tab w:val="right" w:leader="dot" w:pos="9620"/>
        </w:tabs>
        <w:rPr>
          <w:del w:id="612" w:author="D'souza, Nigel [2]" w:date="2020-01-03T14:59:00Z"/>
          <w:rFonts w:asciiTheme="minorHAnsi" w:eastAsiaTheme="minorEastAsia" w:hAnsiTheme="minorHAnsi" w:cstheme="minorBidi"/>
          <w:smallCaps w:val="0"/>
          <w:noProof/>
          <w:sz w:val="22"/>
          <w:szCs w:val="22"/>
          <w:lang w:val="en-US"/>
        </w:rPr>
      </w:pPr>
      <w:del w:id="613" w:author="D'souza, Nigel [2]" w:date="2020-01-03T14:59:00Z">
        <w:r w:rsidRPr="00236DC2" w:rsidDel="00236DC2">
          <w:rPr>
            <w:rStyle w:val="Hyperlink"/>
            <w:smallCaps w:val="0"/>
          </w:rPr>
          <w:delText>3.5.13.</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CSV Multi-Type Payment Import</w:delText>
        </w:r>
        <w:r w:rsidDel="00236DC2">
          <w:rPr>
            <w:noProof/>
            <w:webHidden/>
          </w:rPr>
          <w:tab/>
          <w:delText>74</w:delText>
        </w:r>
      </w:del>
    </w:p>
    <w:p w14:paraId="697EF685" w14:textId="77777777" w:rsidR="00236DC2" w:rsidDel="00236DC2" w:rsidRDefault="00236DC2">
      <w:pPr>
        <w:pStyle w:val="TOC2"/>
        <w:tabs>
          <w:tab w:val="left" w:pos="1000"/>
          <w:tab w:val="right" w:leader="dot" w:pos="9620"/>
        </w:tabs>
        <w:rPr>
          <w:del w:id="614" w:author="D'souza, Nigel [2]" w:date="2020-01-03T14:59:00Z"/>
          <w:rFonts w:asciiTheme="minorHAnsi" w:eastAsiaTheme="minorEastAsia" w:hAnsiTheme="minorHAnsi" w:cstheme="minorBidi"/>
          <w:smallCaps w:val="0"/>
          <w:noProof/>
          <w:sz w:val="22"/>
          <w:szCs w:val="22"/>
          <w:lang w:val="en-US"/>
        </w:rPr>
      </w:pPr>
      <w:del w:id="615" w:author="D'souza, Nigel [2]" w:date="2020-01-03T14:59:00Z">
        <w:r w:rsidRPr="00236DC2" w:rsidDel="00236DC2">
          <w:rPr>
            <w:rStyle w:val="Hyperlink"/>
            <w:smallCaps w:val="0"/>
          </w:rPr>
          <w:delText>3.5.14.</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ISO20022 Payment Import</w:delText>
        </w:r>
        <w:r w:rsidDel="00236DC2">
          <w:rPr>
            <w:noProof/>
            <w:webHidden/>
          </w:rPr>
          <w:tab/>
          <w:delText>74</w:delText>
        </w:r>
      </w:del>
    </w:p>
    <w:p w14:paraId="46C44939" w14:textId="77777777" w:rsidR="00236DC2" w:rsidDel="00236DC2" w:rsidRDefault="00236DC2">
      <w:pPr>
        <w:pStyle w:val="TOC2"/>
        <w:tabs>
          <w:tab w:val="left" w:pos="1000"/>
          <w:tab w:val="right" w:leader="dot" w:pos="9620"/>
        </w:tabs>
        <w:rPr>
          <w:del w:id="616" w:author="D'souza, Nigel [2]" w:date="2020-01-03T14:59:00Z"/>
          <w:rFonts w:asciiTheme="minorHAnsi" w:eastAsiaTheme="minorEastAsia" w:hAnsiTheme="minorHAnsi" w:cstheme="minorBidi"/>
          <w:smallCaps w:val="0"/>
          <w:noProof/>
          <w:sz w:val="22"/>
          <w:szCs w:val="22"/>
          <w:lang w:val="en-US"/>
        </w:rPr>
      </w:pPr>
      <w:del w:id="617" w:author="D'souza, Nigel [2]" w:date="2020-01-03T14:59:00Z">
        <w:r w:rsidRPr="00236DC2" w:rsidDel="00236DC2">
          <w:rPr>
            <w:rStyle w:val="Hyperlink"/>
            <w:smallCaps w:val="0"/>
          </w:rPr>
          <w:delText>3.5.15.</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Check Issuance Import</w:delText>
        </w:r>
        <w:r w:rsidDel="00236DC2">
          <w:rPr>
            <w:noProof/>
            <w:webHidden/>
          </w:rPr>
          <w:tab/>
          <w:delText>74</w:delText>
        </w:r>
      </w:del>
    </w:p>
    <w:p w14:paraId="7339E1AD" w14:textId="77777777" w:rsidR="00236DC2" w:rsidDel="00236DC2" w:rsidRDefault="00236DC2">
      <w:pPr>
        <w:pStyle w:val="TOC2"/>
        <w:tabs>
          <w:tab w:val="left" w:pos="800"/>
          <w:tab w:val="right" w:leader="dot" w:pos="9620"/>
        </w:tabs>
        <w:rPr>
          <w:del w:id="618" w:author="D'souza, Nigel [2]" w:date="2020-01-03T14:59:00Z"/>
          <w:rFonts w:asciiTheme="minorHAnsi" w:eastAsiaTheme="minorEastAsia" w:hAnsiTheme="minorHAnsi" w:cstheme="minorBidi"/>
          <w:smallCaps w:val="0"/>
          <w:noProof/>
          <w:sz w:val="22"/>
          <w:szCs w:val="22"/>
          <w:lang w:val="en-US"/>
        </w:rPr>
      </w:pPr>
      <w:del w:id="619" w:author="D'souza, Nigel [2]" w:date="2020-01-03T14:59:00Z">
        <w:r w:rsidRPr="00236DC2" w:rsidDel="00236DC2">
          <w:rPr>
            <w:rStyle w:val="Hyperlink"/>
            <w:smallCaps w:val="0"/>
          </w:rPr>
          <w:delText>3.6.</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Services to Support Mobile (P3)</w:delText>
        </w:r>
        <w:r w:rsidDel="00236DC2">
          <w:rPr>
            <w:noProof/>
            <w:webHidden/>
          </w:rPr>
          <w:tab/>
          <w:delText>75</w:delText>
        </w:r>
      </w:del>
    </w:p>
    <w:p w14:paraId="0E939F1D" w14:textId="77777777" w:rsidR="00236DC2" w:rsidDel="00236DC2" w:rsidRDefault="00236DC2">
      <w:pPr>
        <w:pStyle w:val="TOC2"/>
        <w:tabs>
          <w:tab w:val="left" w:pos="1000"/>
          <w:tab w:val="right" w:leader="dot" w:pos="9620"/>
        </w:tabs>
        <w:rPr>
          <w:del w:id="620" w:author="D'souza, Nigel [2]" w:date="2020-01-03T14:59:00Z"/>
          <w:rFonts w:asciiTheme="minorHAnsi" w:eastAsiaTheme="minorEastAsia" w:hAnsiTheme="minorHAnsi" w:cstheme="minorBidi"/>
          <w:smallCaps w:val="0"/>
          <w:noProof/>
          <w:sz w:val="22"/>
          <w:szCs w:val="22"/>
          <w:lang w:val="en-US"/>
        </w:rPr>
      </w:pPr>
      <w:del w:id="621" w:author="D'souza, Nigel [2]" w:date="2020-01-03T14:59:00Z">
        <w:r w:rsidRPr="00236DC2" w:rsidDel="00236DC2">
          <w:rPr>
            <w:rStyle w:val="Hyperlink"/>
            <w:smallCaps w:val="0"/>
          </w:rPr>
          <w:delText>3.6.1.</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Mobile Functionality</w:delText>
        </w:r>
        <w:r w:rsidDel="00236DC2">
          <w:rPr>
            <w:noProof/>
            <w:webHidden/>
          </w:rPr>
          <w:tab/>
          <w:delText>75</w:delText>
        </w:r>
      </w:del>
    </w:p>
    <w:p w14:paraId="504BD95A" w14:textId="77777777" w:rsidR="00236DC2" w:rsidDel="00236DC2" w:rsidRDefault="00236DC2">
      <w:pPr>
        <w:pStyle w:val="TOC2"/>
        <w:tabs>
          <w:tab w:val="left" w:pos="800"/>
          <w:tab w:val="right" w:leader="dot" w:pos="9620"/>
        </w:tabs>
        <w:rPr>
          <w:del w:id="622" w:author="D'souza, Nigel [2]" w:date="2020-01-03T14:59:00Z"/>
          <w:rFonts w:asciiTheme="minorHAnsi" w:eastAsiaTheme="minorEastAsia" w:hAnsiTheme="minorHAnsi" w:cstheme="minorBidi"/>
          <w:smallCaps w:val="0"/>
          <w:noProof/>
          <w:sz w:val="22"/>
          <w:szCs w:val="22"/>
          <w:lang w:val="en-US"/>
        </w:rPr>
      </w:pPr>
      <w:del w:id="623" w:author="D'souza, Nigel [2]" w:date="2020-01-03T14:59:00Z">
        <w:r w:rsidRPr="00236DC2" w:rsidDel="00236DC2">
          <w:rPr>
            <w:rStyle w:val="Hyperlink"/>
            <w:smallCaps w:val="0"/>
          </w:rPr>
          <w:delText>3.7.</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Services to Support Anti-Fraud (approach TBD)</w:delText>
        </w:r>
        <w:r w:rsidDel="00236DC2">
          <w:rPr>
            <w:noProof/>
            <w:webHidden/>
          </w:rPr>
          <w:tab/>
          <w:delText>75</w:delText>
        </w:r>
      </w:del>
    </w:p>
    <w:p w14:paraId="08DE25EB" w14:textId="77777777" w:rsidR="00236DC2" w:rsidDel="00236DC2" w:rsidRDefault="00236DC2">
      <w:pPr>
        <w:pStyle w:val="TOC2"/>
        <w:tabs>
          <w:tab w:val="left" w:pos="1000"/>
          <w:tab w:val="right" w:leader="dot" w:pos="9620"/>
        </w:tabs>
        <w:rPr>
          <w:del w:id="624" w:author="D'souza, Nigel [2]" w:date="2020-01-03T14:59:00Z"/>
          <w:rFonts w:asciiTheme="minorHAnsi" w:eastAsiaTheme="minorEastAsia" w:hAnsiTheme="minorHAnsi" w:cstheme="minorBidi"/>
          <w:smallCaps w:val="0"/>
          <w:noProof/>
          <w:sz w:val="22"/>
          <w:szCs w:val="22"/>
          <w:lang w:val="en-US"/>
        </w:rPr>
      </w:pPr>
      <w:del w:id="625" w:author="D'souza, Nigel [2]" w:date="2020-01-03T14:59:00Z">
        <w:r w:rsidRPr="00236DC2" w:rsidDel="00236DC2">
          <w:rPr>
            <w:rStyle w:val="Hyperlink"/>
            <w:smallCaps w:val="0"/>
          </w:rPr>
          <w:delText>3.7.1.</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Synchronized Fraud Score Request and Response</w:delText>
        </w:r>
        <w:r w:rsidDel="00236DC2">
          <w:rPr>
            <w:noProof/>
            <w:webHidden/>
          </w:rPr>
          <w:tab/>
          <w:delText>76</w:delText>
        </w:r>
      </w:del>
    </w:p>
    <w:p w14:paraId="4D616224" w14:textId="77777777" w:rsidR="00236DC2" w:rsidDel="00236DC2" w:rsidRDefault="00236DC2">
      <w:pPr>
        <w:pStyle w:val="TOC2"/>
        <w:tabs>
          <w:tab w:val="left" w:pos="1000"/>
          <w:tab w:val="right" w:leader="dot" w:pos="9620"/>
        </w:tabs>
        <w:rPr>
          <w:del w:id="626" w:author="D'souza, Nigel [2]" w:date="2020-01-03T14:59:00Z"/>
          <w:rFonts w:asciiTheme="minorHAnsi" w:eastAsiaTheme="minorEastAsia" w:hAnsiTheme="minorHAnsi" w:cstheme="minorBidi"/>
          <w:smallCaps w:val="0"/>
          <w:noProof/>
          <w:sz w:val="22"/>
          <w:szCs w:val="22"/>
          <w:lang w:val="en-US"/>
        </w:rPr>
      </w:pPr>
      <w:del w:id="627" w:author="D'souza, Nigel [2]" w:date="2020-01-03T14:59:00Z">
        <w:r w:rsidRPr="00236DC2" w:rsidDel="00236DC2">
          <w:rPr>
            <w:rStyle w:val="Hyperlink"/>
            <w:smallCaps w:val="0"/>
          </w:rPr>
          <w:delText>3.7.2.</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Asynchronous Fraud Score Request</w:delText>
        </w:r>
        <w:r w:rsidDel="00236DC2">
          <w:rPr>
            <w:noProof/>
            <w:webHidden/>
          </w:rPr>
          <w:tab/>
          <w:delText>76</w:delText>
        </w:r>
      </w:del>
    </w:p>
    <w:p w14:paraId="2BFEDAA4" w14:textId="77777777" w:rsidR="00236DC2" w:rsidDel="00236DC2" w:rsidRDefault="00236DC2">
      <w:pPr>
        <w:pStyle w:val="TOC2"/>
        <w:tabs>
          <w:tab w:val="left" w:pos="1000"/>
          <w:tab w:val="right" w:leader="dot" w:pos="9620"/>
        </w:tabs>
        <w:rPr>
          <w:del w:id="628" w:author="D'souza, Nigel [2]" w:date="2020-01-03T14:59:00Z"/>
          <w:rFonts w:asciiTheme="minorHAnsi" w:eastAsiaTheme="minorEastAsia" w:hAnsiTheme="minorHAnsi" w:cstheme="minorBidi"/>
          <w:smallCaps w:val="0"/>
          <w:noProof/>
          <w:sz w:val="22"/>
          <w:szCs w:val="22"/>
          <w:lang w:val="en-US"/>
        </w:rPr>
      </w:pPr>
      <w:del w:id="629" w:author="D'souza, Nigel [2]" w:date="2020-01-03T14:59:00Z">
        <w:r w:rsidRPr="00236DC2" w:rsidDel="00236DC2">
          <w:rPr>
            <w:rStyle w:val="Hyperlink"/>
            <w:smallCaps w:val="0"/>
          </w:rPr>
          <w:delText>3.7.3.</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Update Payment based on Asynchronous Fraud Score</w:delText>
        </w:r>
        <w:r w:rsidDel="00236DC2">
          <w:rPr>
            <w:noProof/>
            <w:webHidden/>
          </w:rPr>
          <w:tab/>
          <w:delText>76</w:delText>
        </w:r>
      </w:del>
    </w:p>
    <w:p w14:paraId="6B169E11" w14:textId="77777777" w:rsidR="00236DC2" w:rsidDel="00236DC2" w:rsidRDefault="00236DC2">
      <w:pPr>
        <w:pStyle w:val="TOC1"/>
        <w:tabs>
          <w:tab w:val="left" w:pos="1000"/>
          <w:tab w:val="right" w:leader="dot" w:pos="9620"/>
        </w:tabs>
        <w:rPr>
          <w:del w:id="630" w:author="D'souza, Nigel [2]" w:date="2020-01-03T14:59:00Z"/>
          <w:rFonts w:asciiTheme="minorHAnsi" w:eastAsiaTheme="minorEastAsia" w:hAnsiTheme="minorHAnsi" w:cstheme="minorBidi"/>
          <w:b w:val="0"/>
          <w:bCs w:val="0"/>
          <w:caps w:val="0"/>
          <w:noProof/>
          <w:sz w:val="22"/>
          <w:szCs w:val="22"/>
          <w:lang w:val="en-US"/>
        </w:rPr>
      </w:pPr>
      <w:del w:id="631" w:author="D'souza, Nigel [2]" w:date="2020-01-03T14:59:00Z">
        <w:r w:rsidRPr="00236DC2" w:rsidDel="00236DC2">
          <w:rPr>
            <w:rStyle w:val="Hyperlink"/>
            <w:b w:val="0"/>
            <w:bCs w:val="0"/>
            <w:caps w:val="0"/>
          </w:rPr>
          <w:delText>Part 4.</w:delText>
        </w:r>
        <w:r w:rsidDel="00236DC2">
          <w:rPr>
            <w:rFonts w:asciiTheme="minorHAnsi" w:eastAsiaTheme="minorEastAsia" w:hAnsiTheme="minorHAnsi" w:cstheme="minorBidi"/>
            <w:b w:val="0"/>
            <w:bCs w:val="0"/>
            <w:caps w:val="0"/>
            <w:noProof/>
            <w:sz w:val="22"/>
            <w:szCs w:val="22"/>
            <w:lang w:val="en-US"/>
          </w:rPr>
          <w:tab/>
        </w:r>
        <w:r w:rsidRPr="00236DC2" w:rsidDel="00236DC2">
          <w:rPr>
            <w:rStyle w:val="Hyperlink"/>
            <w:b w:val="0"/>
            <w:bCs w:val="0"/>
            <w:caps w:val="0"/>
          </w:rPr>
          <w:delText>Portal Integrations and SSO</w:delText>
        </w:r>
        <w:r w:rsidDel="00236DC2">
          <w:rPr>
            <w:noProof/>
            <w:webHidden/>
          </w:rPr>
          <w:tab/>
          <w:delText>77</w:delText>
        </w:r>
      </w:del>
    </w:p>
    <w:p w14:paraId="5DBADFDF" w14:textId="77777777" w:rsidR="00236DC2" w:rsidDel="00236DC2" w:rsidRDefault="00236DC2">
      <w:pPr>
        <w:pStyle w:val="TOC1"/>
        <w:tabs>
          <w:tab w:val="left" w:pos="800"/>
          <w:tab w:val="right" w:leader="dot" w:pos="9620"/>
        </w:tabs>
        <w:rPr>
          <w:del w:id="632" w:author="D'souza, Nigel [2]" w:date="2020-01-03T14:59:00Z"/>
          <w:rFonts w:asciiTheme="minorHAnsi" w:eastAsiaTheme="minorEastAsia" w:hAnsiTheme="minorHAnsi" w:cstheme="minorBidi"/>
          <w:b w:val="0"/>
          <w:bCs w:val="0"/>
          <w:caps w:val="0"/>
          <w:noProof/>
          <w:sz w:val="22"/>
          <w:szCs w:val="22"/>
          <w:lang w:val="en-US"/>
        </w:rPr>
      </w:pPr>
      <w:del w:id="633" w:author="D'souza, Nigel [2]" w:date="2020-01-03T14:59:00Z">
        <w:r w:rsidRPr="00236DC2" w:rsidDel="00236DC2">
          <w:rPr>
            <w:rStyle w:val="Hyperlink"/>
            <w:b w:val="0"/>
            <w:bCs w:val="0"/>
            <w:caps w:val="0"/>
          </w:rPr>
          <w:delText>4.1.1.</w:delText>
        </w:r>
        <w:r w:rsidDel="00236DC2">
          <w:rPr>
            <w:rFonts w:asciiTheme="minorHAnsi" w:eastAsiaTheme="minorEastAsia" w:hAnsiTheme="minorHAnsi" w:cstheme="minorBidi"/>
            <w:b w:val="0"/>
            <w:bCs w:val="0"/>
            <w:caps w:val="0"/>
            <w:noProof/>
            <w:sz w:val="22"/>
            <w:szCs w:val="22"/>
            <w:lang w:val="en-US"/>
          </w:rPr>
          <w:tab/>
        </w:r>
        <w:r w:rsidRPr="00236DC2" w:rsidDel="00236DC2">
          <w:rPr>
            <w:rStyle w:val="Hyperlink"/>
            <w:b w:val="0"/>
            <w:bCs w:val="0"/>
            <w:caps w:val="0"/>
          </w:rPr>
          <w:delText>SSO/Financial Center Service Requests (SOAP)</w:delText>
        </w:r>
        <w:r w:rsidDel="00236DC2">
          <w:rPr>
            <w:noProof/>
            <w:webHidden/>
          </w:rPr>
          <w:tab/>
          <w:delText>80</w:delText>
        </w:r>
      </w:del>
    </w:p>
    <w:p w14:paraId="652B44DA" w14:textId="77777777" w:rsidR="00236DC2" w:rsidDel="00236DC2" w:rsidRDefault="00236DC2">
      <w:pPr>
        <w:pStyle w:val="TOC1"/>
        <w:tabs>
          <w:tab w:val="left" w:pos="800"/>
          <w:tab w:val="right" w:leader="dot" w:pos="9620"/>
        </w:tabs>
        <w:rPr>
          <w:del w:id="634" w:author="D'souza, Nigel [2]" w:date="2020-01-03T14:59:00Z"/>
          <w:rFonts w:asciiTheme="minorHAnsi" w:eastAsiaTheme="minorEastAsia" w:hAnsiTheme="minorHAnsi" w:cstheme="minorBidi"/>
          <w:b w:val="0"/>
          <w:bCs w:val="0"/>
          <w:caps w:val="0"/>
          <w:noProof/>
          <w:sz w:val="22"/>
          <w:szCs w:val="22"/>
          <w:lang w:val="en-US"/>
        </w:rPr>
      </w:pPr>
      <w:del w:id="635" w:author="D'souza, Nigel [2]" w:date="2020-01-03T14:59:00Z">
        <w:r w:rsidRPr="00236DC2" w:rsidDel="00236DC2">
          <w:rPr>
            <w:rStyle w:val="Hyperlink"/>
            <w:b w:val="0"/>
            <w:bCs w:val="0"/>
            <w:caps w:val="0"/>
          </w:rPr>
          <w:delText>4.1.2.</w:delText>
        </w:r>
        <w:r w:rsidDel="00236DC2">
          <w:rPr>
            <w:rFonts w:asciiTheme="minorHAnsi" w:eastAsiaTheme="minorEastAsia" w:hAnsiTheme="minorHAnsi" w:cstheme="minorBidi"/>
            <w:b w:val="0"/>
            <w:bCs w:val="0"/>
            <w:caps w:val="0"/>
            <w:noProof/>
            <w:sz w:val="22"/>
            <w:szCs w:val="22"/>
            <w:lang w:val="en-US"/>
          </w:rPr>
          <w:tab/>
        </w:r>
        <w:r w:rsidRPr="00236DC2" w:rsidDel="00236DC2">
          <w:rPr>
            <w:rStyle w:val="Hyperlink"/>
            <w:b w:val="0"/>
            <w:bCs w:val="0"/>
            <w:caps w:val="0"/>
          </w:rPr>
          <w:delText>Financial Center Service Requests (RestFul)</w:delText>
        </w:r>
        <w:r w:rsidDel="00236DC2">
          <w:rPr>
            <w:noProof/>
            <w:webHidden/>
          </w:rPr>
          <w:tab/>
          <w:delText>80</w:delText>
        </w:r>
      </w:del>
    </w:p>
    <w:p w14:paraId="47FD4D0A" w14:textId="77777777" w:rsidR="00236DC2" w:rsidDel="00236DC2" w:rsidRDefault="00236DC2">
      <w:pPr>
        <w:pStyle w:val="TOC1"/>
        <w:tabs>
          <w:tab w:val="left" w:pos="1000"/>
          <w:tab w:val="right" w:leader="dot" w:pos="9620"/>
        </w:tabs>
        <w:rPr>
          <w:del w:id="636" w:author="D'souza, Nigel [2]" w:date="2020-01-03T14:59:00Z"/>
          <w:rFonts w:asciiTheme="minorHAnsi" w:eastAsiaTheme="minorEastAsia" w:hAnsiTheme="minorHAnsi" w:cstheme="minorBidi"/>
          <w:b w:val="0"/>
          <w:bCs w:val="0"/>
          <w:caps w:val="0"/>
          <w:noProof/>
          <w:sz w:val="22"/>
          <w:szCs w:val="22"/>
          <w:lang w:val="en-US"/>
        </w:rPr>
      </w:pPr>
      <w:del w:id="637" w:author="D'souza, Nigel [2]" w:date="2020-01-03T14:59:00Z">
        <w:r w:rsidRPr="00236DC2" w:rsidDel="00236DC2">
          <w:rPr>
            <w:rStyle w:val="Hyperlink"/>
            <w:b w:val="0"/>
            <w:bCs w:val="0"/>
            <w:caps w:val="0"/>
          </w:rPr>
          <w:delText>Part 1.</w:delText>
        </w:r>
        <w:r w:rsidDel="00236DC2">
          <w:rPr>
            <w:rFonts w:asciiTheme="minorHAnsi" w:eastAsiaTheme="minorEastAsia" w:hAnsiTheme="minorHAnsi" w:cstheme="minorBidi"/>
            <w:b w:val="0"/>
            <w:bCs w:val="0"/>
            <w:caps w:val="0"/>
            <w:noProof/>
            <w:sz w:val="22"/>
            <w:szCs w:val="22"/>
            <w:lang w:val="en-US"/>
          </w:rPr>
          <w:tab/>
        </w:r>
        <w:r w:rsidRPr="00236DC2" w:rsidDel="00236DC2">
          <w:rPr>
            <w:rStyle w:val="Hyperlink"/>
            <w:b w:val="0"/>
            <w:bCs w:val="0"/>
            <w:caps w:val="0"/>
          </w:rPr>
          <w:delText>Extended Functionality</w:delText>
        </w:r>
        <w:r w:rsidDel="00236DC2">
          <w:rPr>
            <w:noProof/>
            <w:webHidden/>
          </w:rPr>
          <w:tab/>
          <w:delText>81</w:delText>
        </w:r>
      </w:del>
    </w:p>
    <w:p w14:paraId="5B815D69" w14:textId="77777777" w:rsidR="00236DC2" w:rsidDel="00236DC2" w:rsidRDefault="00236DC2">
      <w:pPr>
        <w:pStyle w:val="TOC1"/>
        <w:tabs>
          <w:tab w:val="left" w:pos="600"/>
          <w:tab w:val="right" w:leader="dot" w:pos="9620"/>
        </w:tabs>
        <w:rPr>
          <w:del w:id="638" w:author="D'souza, Nigel [2]" w:date="2020-01-03T14:59:00Z"/>
          <w:rFonts w:asciiTheme="minorHAnsi" w:eastAsiaTheme="minorEastAsia" w:hAnsiTheme="minorHAnsi" w:cstheme="minorBidi"/>
          <w:b w:val="0"/>
          <w:bCs w:val="0"/>
          <w:caps w:val="0"/>
          <w:noProof/>
          <w:sz w:val="22"/>
          <w:szCs w:val="22"/>
          <w:lang w:val="en-US"/>
        </w:rPr>
      </w:pPr>
      <w:del w:id="639" w:author="D'souza, Nigel [2]" w:date="2020-01-03T14:59:00Z">
        <w:r w:rsidRPr="00236DC2" w:rsidDel="00236DC2">
          <w:rPr>
            <w:rStyle w:val="Hyperlink"/>
            <w:b w:val="0"/>
            <w:bCs w:val="0"/>
            <w:caps w:val="0"/>
          </w:rPr>
          <w:delText>1.1.</w:delText>
        </w:r>
        <w:r w:rsidDel="00236DC2">
          <w:rPr>
            <w:rFonts w:asciiTheme="minorHAnsi" w:eastAsiaTheme="minorEastAsia" w:hAnsiTheme="minorHAnsi" w:cstheme="minorBidi"/>
            <w:b w:val="0"/>
            <w:bCs w:val="0"/>
            <w:caps w:val="0"/>
            <w:noProof/>
            <w:sz w:val="22"/>
            <w:szCs w:val="22"/>
            <w:lang w:val="en-US"/>
          </w:rPr>
          <w:tab/>
        </w:r>
        <w:r w:rsidRPr="00236DC2" w:rsidDel="00236DC2">
          <w:rPr>
            <w:rStyle w:val="Hyperlink"/>
            <w:b w:val="0"/>
            <w:bCs w:val="0"/>
            <w:caps w:val="0"/>
          </w:rPr>
          <w:delText>Advanced Configurations</w:delText>
        </w:r>
        <w:r w:rsidDel="00236DC2">
          <w:rPr>
            <w:noProof/>
            <w:webHidden/>
          </w:rPr>
          <w:tab/>
          <w:delText>81</w:delText>
        </w:r>
      </w:del>
    </w:p>
    <w:p w14:paraId="0CE96AC0" w14:textId="77777777" w:rsidR="00236DC2" w:rsidDel="00236DC2" w:rsidRDefault="00236DC2">
      <w:pPr>
        <w:pStyle w:val="TOC1"/>
        <w:tabs>
          <w:tab w:val="left" w:pos="1000"/>
          <w:tab w:val="right" w:leader="dot" w:pos="9620"/>
        </w:tabs>
        <w:rPr>
          <w:del w:id="640" w:author="D'souza, Nigel [2]" w:date="2020-01-03T14:59:00Z"/>
          <w:rFonts w:asciiTheme="minorHAnsi" w:eastAsiaTheme="minorEastAsia" w:hAnsiTheme="minorHAnsi" w:cstheme="minorBidi"/>
          <w:b w:val="0"/>
          <w:bCs w:val="0"/>
          <w:caps w:val="0"/>
          <w:noProof/>
          <w:sz w:val="22"/>
          <w:szCs w:val="22"/>
          <w:lang w:val="en-US"/>
        </w:rPr>
      </w:pPr>
      <w:del w:id="641" w:author="D'souza, Nigel [2]" w:date="2020-01-03T14:59:00Z">
        <w:r w:rsidRPr="00236DC2" w:rsidDel="00236DC2">
          <w:rPr>
            <w:rStyle w:val="Hyperlink"/>
            <w:b w:val="0"/>
            <w:bCs w:val="0"/>
            <w:caps w:val="0"/>
          </w:rPr>
          <w:delText>Part 2.</w:delText>
        </w:r>
        <w:r w:rsidDel="00236DC2">
          <w:rPr>
            <w:rFonts w:asciiTheme="minorHAnsi" w:eastAsiaTheme="minorEastAsia" w:hAnsiTheme="minorHAnsi" w:cstheme="minorBidi"/>
            <w:b w:val="0"/>
            <w:bCs w:val="0"/>
            <w:caps w:val="0"/>
            <w:noProof/>
            <w:sz w:val="22"/>
            <w:szCs w:val="22"/>
            <w:lang w:val="en-US"/>
          </w:rPr>
          <w:tab/>
        </w:r>
        <w:r w:rsidRPr="00236DC2" w:rsidDel="00236DC2">
          <w:rPr>
            <w:rStyle w:val="Hyperlink"/>
            <w:b w:val="0"/>
            <w:bCs w:val="0"/>
            <w:caps w:val="0"/>
          </w:rPr>
          <w:delText>Payment Automation</w:delText>
        </w:r>
        <w:r w:rsidDel="00236DC2">
          <w:rPr>
            <w:noProof/>
            <w:webHidden/>
          </w:rPr>
          <w:tab/>
          <w:delText>82</w:delText>
        </w:r>
      </w:del>
    </w:p>
    <w:p w14:paraId="71B106E9" w14:textId="77777777" w:rsidR="00236DC2" w:rsidDel="00236DC2" w:rsidRDefault="00236DC2">
      <w:pPr>
        <w:pStyle w:val="TOC1"/>
        <w:tabs>
          <w:tab w:val="left" w:pos="600"/>
          <w:tab w:val="right" w:leader="dot" w:pos="9620"/>
        </w:tabs>
        <w:rPr>
          <w:del w:id="642" w:author="D'souza, Nigel [2]" w:date="2020-01-03T14:59:00Z"/>
          <w:rFonts w:asciiTheme="minorHAnsi" w:eastAsiaTheme="minorEastAsia" w:hAnsiTheme="minorHAnsi" w:cstheme="minorBidi"/>
          <w:b w:val="0"/>
          <w:bCs w:val="0"/>
          <w:caps w:val="0"/>
          <w:noProof/>
          <w:sz w:val="22"/>
          <w:szCs w:val="22"/>
          <w:lang w:val="en-US"/>
        </w:rPr>
      </w:pPr>
      <w:del w:id="643" w:author="D'souza, Nigel [2]" w:date="2020-01-03T14:59:00Z">
        <w:r w:rsidRPr="00236DC2" w:rsidDel="00236DC2">
          <w:rPr>
            <w:rStyle w:val="Hyperlink"/>
            <w:b w:val="0"/>
            <w:bCs w:val="0"/>
            <w:caps w:val="0"/>
          </w:rPr>
          <w:delText>2.1.</w:delText>
        </w:r>
        <w:r w:rsidDel="00236DC2">
          <w:rPr>
            <w:rFonts w:asciiTheme="minorHAnsi" w:eastAsiaTheme="minorEastAsia" w:hAnsiTheme="minorHAnsi" w:cstheme="minorBidi"/>
            <w:b w:val="0"/>
            <w:bCs w:val="0"/>
            <w:caps w:val="0"/>
            <w:noProof/>
            <w:sz w:val="22"/>
            <w:szCs w:val="22"/>
            <w:lang w:val="en-US"/>
          </w:rPr>
          <w:tab/>
        </w:r>
        <w:r w:rsidRPr="00236DC2" w:rsidDel="00236DC2">
          <w:rPr>
            <w:rStyle w:val="Hyperlink"/>
            <w:b w:val="0"/>
            <w:bCs w:val="0"/>
            <w:caps w:val="0"/>
          </w:rPr>
          <w:delText>Solution Overview</w:delText>
        </w:r>
        <w:r w:rsidDel="00236DC2">
          <w:rPr>
            <w:noProof/>
            <w:webHidden/>
          </w:rPr>
          <w:tab/>
          <w:delText>82</w:delText>
        </w:r>
      </w:del>
    </w:p>
    <w:p w14:paraId="2F631D92" w14:textId="77777777" w:rsidR="00236DC2" w:rsidDel="00236DC2" w:rsidRDefault="00236DC2">
      <w:pPr>
        <w:pStyle w:val="TOC1"/>
        <w:tabs>
          <w:tab w:val="left" w:pos="600"/>
          <w:tab w:val="right" w:leader="dot" w:pos="9620"/>
        </w:tabs>
        <w:rPr>
          <w:del w:id="644" w:author="D'souza, Nigel [2]" w:date="2020-01-03T14:59:00Z"/>
          <w:rFonts w:asciiTheme="minorHAnsi" w:eastAsiaTheme="minorEastAsia" w:hAnsiTheme="minorHAnsi" w:cstheme="minorBidi"/>
          <w:b w:val="0"/>
          <w:bCs w:val="0"/>
          <w:caps w:val="0"/>
          <w:noProof/>
          <w:sz w:val="22"/>
          <w:szCs w:val="22"/>
          <w:lang w:val="en-US"/>
        </w:rPr>
      </w:pPr>
      <w:del w:id="645" w:author="D'souza, Nigel [2]" w:date="2020-01-03T14:59:00Z">
        <w:r w:rsidRPr="00236DC2" w:rsidDel="00236DC2">
          <w:rPr>
            <w:rStyle w:val="Hyperlink"/>
            <w:b w:val="0"/>
            <w:bCs w:val="0"/>
            <w:caps w:val="0"/>
          </w:rPr>
          <w:delText>2.2.</w:delText>
        </w:r>
        <w:r w:rsidDel="00236DC2">
          <w:rPr>
            <w:rFonts w:asciiTheme="minorHAnsi" w:eastAsiaTheme="minorEastAsia" w:hAnsiTheme="minorHAnsi" w:cstheme="minorBidi"/>
            <w:b w:val="0"/>
            <w:bCs w:val="0"/>
            <w:caps w:val="0"/>
            <w:noProof/>
            <w:sz w:val="22"/>
            <w:szCs w:val="22"/>
            <w:lang w:val="en-US"/>
          </w:rPr>
          <w:tab/>
        </w:r>
        <w:r w:rsidRPr="00236DC2" w:rsidDel="00236DC2">
          <w:rPr>
            <w:rStyle w:val="Hyperlink"/>
            <w:b w:val="0"/>
            <w:bCs w:val="0"/>
            <w:caps w:val="0"/>
          </w:rPr>
          <w:delText>In-Scope Payment Automation Formats</w:delText>
        </w:r>
        <w:r w:rsidDel="00236DC2">
          <w:rPr>
            <w:noProof/>
            <w:webHidden/>
          </w:rPr>
          <w:tab/>
          <w:delText>83</w:delText>
        </w:r>
      </w:del>
    </w:p>
    <w:p w14:paraId="08722683" w14:textId="77777777" w:rsidR="00236DC2" w:rsidDel="00236DC2" w:rsidRDefault="00236DC2">
      <w:pPr>
        <w:pStyle w:val="TOC1"/>
        <w:tabs>
          <w:tab w:val="left" w:pos="800"/>
          <w:tab w:val="right" w:leader="dot" w:pos="9620"/>
        </w:tabs>
        <w:rPr>
          <w:del w:id="646" w:author="D'souza, Nigel [2]" w:date="2020-01-03T14:59:00Z"/>
          <w:rFonts w:asciiTheme="minorHAnsi" w:eastAsiaTheme="minorEastAsia" w:hAnsiTheme="minorHAnsi" w:cstheme="minorBidi"/>
          <w:b w:val="0"/>
          <w:bCs w:val="0"/>
          <w:caps w:val="0"/>
          <w:noProof/>
          <w:sz w:val="22"/>
          <w:szCs w:val="22"/>
          <w:lang w:val="en-US"/>
        </w:rPr>
      </w:pPr>
      <w:del w:id="647" w:author="D'souza, Nigel [2]" w:date="2020-01-03T14:59:00Z">
        <w:r w:rsidRPr="00236DC2" w:rsidDel="00236DC2">
          <w:rPr>
            <w:rStyle w:val="Hyperlink"/>
            <w:b w:val="0"/>
            <w:bCs w:val="0"/>
            <w:caps w:val="0"/>
          </w:rPr>
          <w:delText>2.2.1.</w:delText>
        </w:r>
        <w:r w:rsidDel="00236DC2">
          <w:rPr>
            <w:rFonts w:asciiTheme="minorHAnsi" w:eastAsiaTheme="minorEastAsia" w:hAnsiTheme="minorHAnsi" w:cstheme="minorBidi"/>
            <w:b w:val="0"/>
            <w:bCs w:val="0"/>
            <w:caps w:val="0"/>
            <w:noProof/>
            <w:sz w:val="22"/>
            <w:szCs w:val="22"/>
            <w:lang w:val="en-US"/>
          </w:rPr>
          <w:tab/>
        </w:r>
        <w:r w:rsidRPr="00236DC2" w:rsidDel="00236DC2">
          <w:rPr>
            <w:rStyle w:val="Hyperlink"/>
            <w:b w:val="0"/>
            <w:bCs w:val="0"/>
            <w:caps w:val="0"/>
          </w:rPr>
          <w:delText>Payment Files</w:delText>
        </w:r>
        <w:r w:rsidDel="00236DC2">
          <w:rPr>
            <w:noProof/>
            <w:webHidden/>
          </w:rPr>
          <w:tab/>
          <w:delText>83</w:delText>
        </w:r>
      </w:del>
    </w:p>
    <w:p w14:paraId="1E3C131C" w14:textId="77777777" w:rsidR="00236DC2" w:rsidDel="00236DC2" w:rsidRDefault="00236DC2">
      <w:pPr>
        <w:pStyle w:val="TOC1"/>
        <w:tabs>
          <w:tab w:val="left" w:pos="800"/>
          <w:tab w:val="right" w:leader="dot" w:pos="9620"/>
        </w:tabs>
        <w:rPr>
          <w:del w:id="648" w:author="D'souza, Nigel [2]" w:date="2020-01-03T14:59:00Z"/>
          <w:rFonts w:asciiTheme="minorHAnsi" w:eastAsiaTheme="minorEastAsia" w:hAnsiTheme="minorHAnsi" w:cstheme="minorBidi"/>
          <w:b w:val="0"/>
          <w:bCs w:val="0"/>
          <w:caps w:val="0"/>
          <w:noProof/>
          <w:sz w:val="22"/>
          <w:szCs w:val="22"/>
          <w:lang w:val="en-US"/>
        </w:rPr>
      </w:pPr>
      <w:del w:id="649" w:author="D'souza, Nigel [2]" w:date="2020-01-03T14:59:00Z">
        <w:r w:rsidRPr="00236DC2" w:rsidDel="00236DC2">
          <w:rPr>
            <w:rStyle w:val="Hyperlink"/>
            <w:b w:val="0"/>
            <w:bCs w:val="0"/>
            <w:caps w:val="0"/>
          </w:rPr>
          <w:delText>2.2.2.</w:delText>
        </w:r>
        <w:r w:rsidDel="00236DC2">
          <w:rPr>
            <w:rFonts w:asciiTheme="minorHAnsi" w:eastAsiaTheme="minorEastAsia" w:hAnsiTheme="minorHAnsi" w:cstheme="minorBidi"/>
            <w:b w:val="0"/>
            <w:bCs w:val="0"/>
            <w:caps w:val="0"/>
            <w:noProof/>
            <w:sz w:val="22"/>
            <w:szCs w:val="22"/>
            <w:lang w:val="en-US"/>
          </w:rPr>
          <w:tab/>
        </w:r>
        <w:r w:rsidRPr="00236DC2" w:rsidDel="00236DC2">
          <w:rPr>
            <w:rStyle w:val="Hyperlink"/>
            <w:b w:val="0"/>
            <w:bCs w:val="0"/>
            <w:caps w:val="0"/>
          </w:rPr>
          <w:delText>Reporting Files</w:delText>
        </w:r>
        <w:r w:rsidDel="00236DC2">
          <w:rPr>
            <w:noProof/>
            <w:webHidden/>
          </w:rPr>
          <w:tab/>
          <w:delText>83</w:delText>
        </w:r>
      </w:del>
    </w:p>
    <w:p w14:paraId="788621EB" w14:textId="77777777" w:rsidR="00084432" w:rsidDel="00236DC2" w:rsidRDefault="00084432">
      <w:pPr>
        <w:pStyle w:val="TOC1"/>
        <w:tabs>
          <w:tab w:val="left" w:pos="1000"/>
          <w:tab w:val="right" w:leader="dot" w:pos="9620"/>
        </w:tabs>
        <w:rPr>
          <w:del w:id="650" w:author="D'souza, Nigel [2]" w:date="2020-01-03T14:59:00Z"/>
          <w:rFonts w:asciiTheme="minorHAnsi" w:eastAsiaTheme="minorEastAsia" w:hAnsiTheme="minorHAnsi" w:cstheme="minorBidi"/>
          <w:b w:val="0"/>
          <w:bCs w:val="0"/>
          <w:caps w:val="0"/>
          <w:noProof/>
          <w:sz w:val="22"/>
          <w:szCs w:val="22"/>
          <w:lang w:val="en-US"/>
        </w:rPr>
      </w:pPr>
      <w:del w:id="651" w:author="D'souza, Nigel [2]" w:date="2020-01-03T14:59:00Z">
        <w:r w:rsidRPr="00236DC2" w:rsidDel="00236DC2">
          <w:rPr>
            <w:rStyle w:val="Hyperlink"/>
            <w:b w:val="0"/>
            <w:bCs w:val="0"/>
            <w:caps w:val="0"/>
          </w:rPr>
          <w:delText>Part 1.</w:delText>
        </w:r>
        <w:r w:rsidDel="00236DC2">
          <w:rPr>
            <w:rFonts w:asciiTheme="minorHAnsi" w:eastAsiaTheme="minorEastAsia" w:hAnsiTheme="minorHAnsi" w:cstheme="minorBidi"/>
            <w:b w:val="0"/>
            <w:bCs w:val="0"/>
            <w:caps w:val="0"/>
            <w:noProof/>
            <w:sz w:val="22"/>
            <w:szCs w:val="22"/>
            <w:lang w:val="en-US"/>
          </w:rPr>
          <w:tab/>
        </w:r>
        <w:r w:rsidRPr="00236DC2" w:rsidDel="00236DC2">
          <w:rPr>
            <w:rStyle w:val="Hyperlink"/>
            <w:b w:val="0"/>
            <w:bCs w:val="0"/>
            <w:caps w:val="0"/>
          </w:rPr>
          <w:delText>Introduction</w:delText>
        </w:r>
        <w:r w:rsidDel="00236DC2">
          <w:rPr>
            <w:noProof/>
            <w:webHidden/>
          </w:rPr>
          <w:tab/>
          <w:delText>5</w:delText>
        </w:r>
      </w:del>
    </w:p>
    <w:p w14:paraId="4CD02F54" w14:textId="77777777" w:rsidR="00084432" w:rsidDel="00236DC2" w:rsidRDefault="00084432">
      <w:pPr>
        <w:pStyle w:val="TOC2"/>
        <w:tabs>
          <w:tab w:val="left" w:pos="800"/>
          <w:tab w:val="right" w:leader="dot" w:pos="9620"/>
        </w:tabs>
        <w:rPr>
          <w:del w:id="652" w:author="D'souza, Nigel [2]" w:date="2020-01-03T14:59:00Z"/>
          <w:rFonts w:asciiTheme="minorHAnsi" w:eastAsiaTheme="minorEastAsia" w:hAnsiTheme="minorHAnsi" w:cstheme="minorBidi"/>
          <w:smallCaps w:val="0"/>
          <w:noProof/>
          <w:sz w:val="22"/>
          <w:szCs w:val="22"/>
          <w:lang w:val="en-US"/>
        </w:rPr>
      </w:pPr>
      <w:del w:id="653" w:author="D'souza, Nigel [2]" w:date="2020-01-03T14:59:00Z">
        <w:r w:rsidRPr="00236DC2" w:rsidDel="00236DC2">
          <w:rPr>
            <w:rStyle w:val="Hyperlink"/>
            <w:smallCaps w:val="0"/>
          </w:rPr>
          <w:delText>1.1.</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Purpose</w:delText>
        </w:r>
        <w:r w:rsidDel="00236DC2">
          <w:rPr>
            <w:noProof/>
            <w:webHidden/>
          </w:rPr>
          <w:tab/>
          <w:delText>5</w:delText>
        </w:r>
      </w:del>
    </w:p>
    <w:p w14:paraId="69B48633" w14:textId="77777777" w:rsidR="00084432" w:rsidDel="00236DC2" w:rsidRDefault="00084432">
      <w:pPr>
        <w:pStyle w:val="TOC2"/>
        <w:tabs>
          <w:tab w:val="left" w:pos="800"/>
          <w:tab w:val="right" w:leader="dot" w:pos="9620"/>
        </w:tabs>
        <w:rPr>
          <w:del w:id="654" w:author="D'souza, Nigel [2]" w:date="2020-01-03T14:59:00Z"/>
          <w:rFonts w:asciiTheme="minorHAnsi" w:eastAsiaTheme="minorEastAsia" w:hAnsiTheme="minorHAnsi" w:cstheme="minorBidi"/>
          <w:smallCaps w:val="0"/>
          <w:noProof/>
          <w:sz w:val="22"/>
          <w:szCs w:val="22"/>
          <w:lang w:val="en-US"/>
        </w:rPr>
      </w:pPr>
      <w:del w:id="655" w:author="D'souza, Nigel [2]" w:date="2020-01-03T14:59:00Z">
        <w:r w:rsidRPr="00236DC2" w:rsidDel="00236DC2">
          <w:rPr>
            <w:rStyle w:val="Hyperlink"/>
            <w:smallCaps w:val="0"/>
          </w:rPr>
          <w:delText>1.2.</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Document Scope</w:delText>
        </w:r>
        <w:r w:rsidDel="00236DC2">
          <w:rPr>
            <w:noProof/>
            <w:webHidden/>
          </w:rPr>
          <w:tab/>
          <w:delText>5</w:delText>
        </w:r>
      </w:del>
    </w:p>
    <w:p w14:paraId="4D8D46D1" w14:textId="77777777" w:rsidR="00084432" w:rsidDel="00236DC2" w:rsidRDefault="00084432">
      <w:pPr>
        <w:pStyle w:val="TOC2"/>
        <w:tabs>
          <w:tab w:val="left" w:pos="800"/>
          <w:tab w:val="right" w:leader="dot" w:pos="9620"/>
        </w:tabs>
        <w:rPr>
          <w:del w:id="656" w:author="D'souza, Nigel [2]" w:date="2020-01-03T14:59:00Z"/>
          <w:rFonts w:asciiTheme="minorHAnsi" w:eastAsiaTheme="minorEastAsia" w:hAnsiTheme="minorHAnsi" w:cstheme="minorBidi"/>
          <w:smallCaps w:val="0"/>
          <w:noProof/>
          <w:sz w:val="22"/>
          <w:szCs w:val="22"/>
          <w:lang w:val="en-US"/>
        </w:rPr>
      </w:pPr>
      <w:del w:id="657" w:author="D'souza, Nigel [2]" w:date="2020-01-03T14:59:00Z">
        <w:r w:rsidRPr="00236DC2" w:rsidDel="00236DC2">
          <w:rPr>
            <w:rStyle w:val="Hyperlink"/>
            <w:smallCaps w:val="0"/>
            <w:lang w:val="en-US"/>
          </w:rPr>
          <w:delText>1.3.</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lang w:val="en-US"/>
          </w:rPr>
          <w:delText>Target Audience</w:delText>
        </w:r>
        <w:r w:rsidDel="00236DC2">
          <w:rPr>
            <w:noProof/>
            <w:webHidden/>
          </w:rPr>
          <w:tab/>
          <w:delText>5</w:delText>
        </w:r>
      </w:del>
    </w:p>
    <w:p w14:paraId="3FE2962B" w14:textId="77777777" w:rsidR="00084432" w:rsidDel="00236DC2" w:rsidRDefault="00084432">
      <w:pPr>
        <w:pStyle w:val="TOC2"/>
        <w:tabs>
          <w:tab w:val="left" w:pos="800"/>
          <w:tab w:val="right" w:leader="dot" w:pos="9620"/>
        </w:tabs>
        <w:rPr>
          <w:del w:id="658" w:author="D'souza, Nigel [2]" w:date="2020-01-03T14:59:00Z"/>
          <w:rFonts w:asciiTheme="minorHAnsi" w:eastAsiaTheme="minorEastAsia" w:hAnsiTheme="minorHAnsi" w:cstheme="minorBidi"/>
          <w:smallCaps w:val="0"/>
          <w:noProof/>
          <w:sz w:val="22"/>
          <w:szCs w:val="22"/>
          <w:lang w:val="en-US"/>
        </w:rPr>
      </w:pPr>
      <w:del w:id="659" w:author="D'souza, Nigel [2]" w:date="2020-01-03T14:59:00Z">
        <w:r w:rsidRPr="00236DC2" w:rsidDel="00236DC2">
          <w:rPr>
            <w:rStyle w:val="Hyperlink"/>
            <w:smallCaps w:val="0"/>
            <w:lang w:val="en-US"/>
          </w:rPr>
          <w:delText>1.4.</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lang w:val="en-US"/>
          </w:rPr>
          <w:delText>Reviewers</w:delText>
        </w:r>
        <w:r w:rsidDel="00236DC2">
          <w:rPr>
            <w:noProof/>
            <w:webHidden/>
          </w:rPr>
          <w:tab/>
          <w:delText>6</w:delText>
        </w:r>
      </w:del>
    </w:p>
    <w:p w14:paraId="72A7CC14" w14:textId="77777777" w:rsidR="00084432" w:rsidDel="00236DC2" w:rsidRDefault="00084432">
      <w:pPr>
        <w:pStyle w:val="TOC2"/>
        <w:tabs>
          <w:tab w:val="left" w:pos="800"/>
          <w:tab w:val="right" w:leader="dot" w:pos="9620"/>
        </w:tabs>
        <w:rPr>
          <w:del w:id="660" w:author="D'souza, Nigel [2]" w:date="2020-01-03T14:59:00Z"/>
          <w:rFonts w:asciiTheme="minorHAnsi" w:eastAsiaTheme="minorEastAsia" w:hAnsiTheme="minorHAnsi" w:cstheme="minorBidi"/>
          <w:smallCaps w:val="0"/>
          <w:noProof/>
          <w:sz w:val="22"/>
          <w:szCs w:val="22"/>
          <w:lang w:val="en-US"/>
        </w:rPr>
      </w:pPr>
      <w:del w:id="661" w:author="D'souza, Nigel [2]" w:date="2020-01-03T14:59:00Z">
        <w:r w:rsidRPr="00236DC2" w:rsidDel="00236DC2">
          <w:rPr>
            <w:rStyle w:val="Hyperlink"/>
            <w:smallCaps w:val="0"/>
            <w:lang w:val="en-US"/>
          </w:rPr>
          <w:delText>1.5.</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lang w:val="en-US"/>
          </w:rPr>
          <w:delText>Approvers (Sign Off)</w:delText>
        </w:r>
        <w:r w:rsidDel="00236DC2">
          <w:rPr>
            <w:noProof/>
            <w:webHidden/>
          </w:rPr>
          <w:tab/>
          <w:delText>6</w:delText>
        </w:r>
      </w:del>
    </w:p>
    <w:p w14:paraId="2A4D2104" w14:textId="77777777" w:rsidR="00084432" w:rsidDel="00236DC2" w:rsidRDefault="00084432">
      <w:pPr>
        <w:pStyle w:val="TOC2"/>
        <w:tabs>
          <w:tab w:val="left" w:pos="800"/>
          <w:tab w:val="right" w:leader="dot" w:pos="9620"/>
        </w:tabs>
        <w:rPr>
          <w:del w:id="662" w:author="D'souza, Nigel [2]" w:date="2020-01-03T14:59:00Z"/>
          <w:rFonts w:asciiTheme="minorHAnsi" w:eastAsiaTheme="minorEastAsia" w:hAnsiTheme="minorHAnsi" w:cstheme="minorBidi"/>
          <w:smallCaps w:val="0"/>
          <w:noProof/>
          <w:sz w:val="22"/>
          <w:szCs w:val="22"/>
          <w:lang w:val="en-US"/>
        </w:rPr>
      </w:pPr>
      <w:del w:id="663" w:author="D'souza, Nigel [2]" w:date="2020-01-03T14:59:00Z">
        <w:r w:rsidRPr="00236DC2" w:rsidDel="00236DC2">
          <w:rPr>
            <w:rStyle w:val="Hyperlink"/>
            <w:smallCaps w:val="0"/>
            <w:lang w:val="en-US"/>
          </w:rPr>
          <w:delText>1.6.</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Document</w:delText>
        </w:r>
        <w:r w:rsidRPr="00236DC2" w:rsidDel="00236DC2">
          <w:rPr>
            <w:rStyle w:val="Hyperlink"/>
            <w:smallCaps w:val="0"/>
            <w:lang w:val="en-US"/>
          </w:rPr>
          <w:delText xml:space="preserve"> History</w:delText>
        </w:r>
        <w:r w:rsidDel="00236DC2">
          <w:rPr>
            <w:noProof/>
            <w:webHidden/>
          </w:rPr>
          <w:tab/>
          <w:delText>7</w:delText>
        </w:r>
      </w:del>
    </w:p>
    <w:p w14:paraId="6BF852C5" w14:textId="77777777" w:rsidR="00084432" w:rsidDel="00236DC2" w:rsidRDefault="00084432">
      <w:pPr>
        <w:pStyle w:val="TOC2"/>
        <w:tabs>
          <w:tab w:val="left" w:pos="800"/>
          <w:tab w:val="right" w:leader="dot" w:pos="9620"/>
        </w:tabs>
        <w:rPr>
          <w:del w:id="664" w:author="D'souza, Nigel [2]" w:date="2020-01-03T14:59:00Z"/>
          <w:rFonts w:asciiTheme="minorHAnsi" w:eastAsiaTheme="minorEastAsia" w:hAnsiTheme="minorHAnsi" w:cstheme="minorBidi"/>
          <w:smallCaps w:val="0"/>
          <w:noProof/>
          <w:sz w:val="22"/>
          <w:szCs w:val="22"/>
          <w:lang w:val="en-US"/>
        </w:rPr>
      </w:pPr>
      <w:del w:id="665" w:author="D'souza, Nigel [2]" w:date="2020-01-03T14:59:00Z">
        <w:r w:rsidRPr="00236DC2" w:rsidDel="00236DC2">
          <w:rPr>
            <w:rStyle w:val="Hyperlink"/>
            <w:smallCaps w:val="0"/>
          </w:rPr>
          <w:delText>1.7.</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Document References</w:delText>
        </w:r>
        <w:r w:rsidDel="00236DC2">
          <w:rPr>
            <w:noProof/>
            <w:webHidden/>
          </w:rPr>
          <w:tab/>
          <w:delText>7</w:delText>
        </w:r>
      </w:del>
    </w:p>
    <w:p w14:paraId="308C31E0" w14:textId="77777777" w:rsidR="00084432" w:rsidDel="00236DC2" w:rsidRDefault="00084432">
      <w:pPr>
        <w:pStyle w:val="TOC2"/>
        <w:tabs>
          <w:tab w:val="left" w:pos="800"/>
          <w:tab w:val="right" w:leader="dot" w:pos="9620"/>
        </w:tabs>
        <w:rPr>
          <w:del w:id="666" w:author="D'souza, Nigel [2]" w:date="2020-01-03T14:59:00Z"/>
          <w:rFonts w:asciiTheme="minorHAnsi" w:eastAsiaTheme="minorEastAsia" w:hAnsiTheme="minorHAnsi" w:cstheme="minorBidi"/>
          <w:smallCaps w:val="0"/>
          <w:noProof/>
          <w:sz w:val="22"/>
          <w:szCs w:val="22"/>
          <w:lang w:val="en-US"/>
        </w:rPr>
      </w:pPr>
      <w:del w:id="667" w:author="D'souza, Nigel [2]" w:date="2020-01-03T14:59:00Z">
        <w:r w:rsidRPr="00236DC2" w:rsidDel="00236DC2">
          <w:rPr>
            <w:rStyle w:val="Hyperlink"/>
            <w:smallCaps w:val="0"/>
          </w:rPr>
          <w:delText>1.8.</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Risks and Issues</w:delText>
        </w:r>
        <w:r w:rsidDel="00236DC2">
          <w:rPr>
            <w:noProof/>
            <w:webHidden/>
          </w:rPr>
          <w:tab/>
          <w:delText>8</w:delText>
        </w:r>
      </w:del>
    </w:p>
    <w:p w14:paraId="0D621DD8" w14:textId="77777777" w:rsidR="00084432" w:rsidDel="00236DC2" w:rsidRDefault="00084432">
      <w:pPr>
        <w:pStyle w:val="TOC2"/>
        <w:tabs>
          <w:tab w:val="left" w:pos="800"/>
          <w:tab w:val="right" w:leader="dot" w:pos="9620"/>
        </w:tabs>
        <w:rPr>
          <w:del w:id="668" w:author="D'souza, Nigel [2]" w:date="2020-01-03T14:59:00Z"/>
          <w:rFonts w:asciiTheme="minorHAnsi" w:eastAsiaTheme="minorEastAsia" w:hAnsiTheme="minorHAnsi" w:cstheme="minorBidi"/>
          <w:smallCaps w:val="0"/>
          <w:noProof/>
          <w:sz w:val="22"/>
          <w:szCs w:val="22"/>
          <w:lang w:val="en-US"/>
        </w:rPr>
      </w:pPr>
      <w:del w:id="669" w:author="D'souza, Nigel [2]" w:date="2020-01-03T14:59:00Z">
        <w:r w:rsidRPr="00236DC2" w:rsidDel="00236DC2">
          <w:rPr>
            <w:rStyle w:val="Hyperlink"/>
            <w:smallCaps w:val="0"/>
          </w:rPr>
          <w:delText>1.9.</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Glossary of Terms</w:delText>
        </w:r>
        <w:r w:rsidDel="00236DC2">
          <w:rPr>
            <w:noProof/>
            <w:webHidden/>
          </w:rPr>
          <w:tab/>
          <w:delText>9</w:delText>
        </w:r>
      </w:del>
    </w:p>
    <w:p w14:paraId="081F952E" w14:textId="77777777" w:rsidR="00084432" w:rsidDel="00236DC2" w:rsidRDefault="00084432">
      <w:pPr>
        <w:pStyle w:val="TOC1"/>
        <w:tabs>
          <w:tab w:val="left" w:pos="1000"/>
          <w:tab w:val="right" w:leader="dot" w:pos="9620"/>
        </w:tabs>
        <w:rPr>
          <w:del w:id="670" w:author="D'souza, Nigel [2]" w:date="2020-01-03T14:59:00Z"/>
          <w:rFonts w:asciiTheme="minorHAnsi" w:eastAsiaTheme="minorEastAsia" w:hAnsiTheme="minorHAnsi" w:cstheme="minorBidi"/>
          <w:b w:val="0"/>
          <w:bCs w:val="0"/>
          <w:caps w:val="0"/>
          <w:noProof/>
          <w:sz w:val="22"/>
          <w:szCs w:val="22"/>
          <w:lang w:val="en-US"/>
        </w:rPr>
      </w:pPr>
      <w:del w:id="671" w:author="D'souza, Nigel [2]" w:date="2020-01-03T14:59:00Z">
        <w:r w:rsidRPr="00236DC2" w:rsidDel="00236DC2">
          <w:rPr>
            <w:rStyle w:val="Hyperlink"/>
            <w:b w:val="0"/>
            <w:bCs w:val="0"/>
            <w:caps w:val="0"/>
            <w:lang w:val="en-US"/>
          </w:rPr>
          <w:delText>Part 2.</w:delText>
        </w:r>
        <w:r w:rsidDel="00236DC2">
          <w:rPr>
            <w:rFonts w:asciiTheme="minorHAnsi" w:eastAsiaTheme="minorEastAsia" w:hAnsiTheme="minorHAnsi" w:cstheme="minorBidi"/>
            <w:b w:val="0"/>
            <w:bCs w:val="0"/>
            <w:caps w:val="0"/>
            <w:noProof/>
            <w:sz w:val="22"/>
            <w:szCs w:val="22"/>
            <w:lang w:val="en-US"/>
          </w:rPr>
          <w:tab/>
        </w:r>
        <w:r w:rsidRPr="00236DC2" w:rsidDel="00236DC2">
          <w:rPr>
            <w:rStyle w:val="Hyperlink"/>
            <w:b w:val="0"/>
            <w:bCs w:val="0"/>
            <w:caps w:val="0"/>
            <w:lang w:val="en-US"/>
          </w:rPr>
          <w:delText>Solution Architecture Overview</w:delText>
        </w:r>
        <w:r w:rsidDel="00236DC2">
          <w:rPr>
            <w:noProof/>
            <w:webHidden/>
          </w:rPr>
          <w:tab/>
          <w:delText>10</w:delText>
        </w:r>
      </w:del>
    </w:p>
    <w:p w14:paraId="3EAAB18B" w14:textId="77777777" w:rsidR="00084432" w:rsidDel="00236DC2" w:rsidRDefault="00084432">
      <w:pPr>
        <w:pStyle w:val="TOC2"/>
        <w:tabs>
          <w:tab w:val="left" w:pos="800"/>
          <w:tab w:val="right" w:leader="dot" w:pos="9620"/>
        </w:tabs>
        <w:rPr>
          <w:del w:id="672" w:author="D'souza, Nigel [2]" w:date="2020-01-03T14:59:00Z"/>
          <w:rFonts w:asciiTheme="minorHAnsi" w:eastAsiaTheme="minorEastAsia" w:hAnsiTheme="minorHAnsi" w:cstheme="minorBidi"/>
          <w:smallCaps w:val="0"/>
          <w:noProof/>
          <w:sz w:val="22"/>
          <w:szCs w:val="22"/>
          <w:lang w:val="en-US"/>
        </w:rPr>
      </w:pPr>
      <w:del w:id="673" w:author="D'souza, Nigel [2]" w:date="2020-01-03T14:59:00Z">
        <w:r w:rsidRPr="00236DC2" w:rsidDel="00236DC2">
          <w:rPr>
            <w:rStyle w:val="Hyperlink"/>
            <w:smallCaps w:val="0"/>
          </w:rPr>
          <w:delText>2.1.</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Inventory of Systems Integrations</w:delText>
        </w:r>
        <w:r w:rsidDel="00236DC2">
          <w:rPr>
            <w:noProof/>
            <w:webHidden/>
          </w:rPr>
          <w:tab/>
          <w:delText>10</w:delText>
        </w:r>
      </w:del>
    </w:p>
    <w:p w14:paraId="356A054D" w14:textId="77777777" w:rsidR="00084432" w:rsidDel="00236DC2" w:rsidRDefault="00084432">
      <w:pPr>
        <w:pStyle w:val="TOC2"/>
        <w:tabs>
          <w:tab w:val="left" w:pos="800"/>
          <w:tab w:val="right" w:leader="dot" w:pos="9620"/>
        </w:tabs>
        <w:rPr>
          <w:del w:id="674" w:author="D'souza, Nigel [2]" w:date="2020-01-03T14:59:00Z"/>
          <w:rFonts w:asciiTheme="minorHAnsi" w:eastAsiaTheme="minorEastAsia" w:hAnsiTheme="minorHAnsi" w:cstheme="minorBidi"/>
          <w:smallCaps w:val="0"/>
          <w:noProof/>
          <w:sz w:val="22"/>
          <w:szCs w:val="22"/>
          <w:lang w:val="en-US"/>
        </w:rPr>
      </w:pPr>
      <w:del w:id="675" w:author="D'souza, Nigel [2]" w:date="2020-01-03T14:59:00Z">
        <w:r w:rsidRPr="00236DC2" w:rsidDel="00236DC2">
          <w:rPr>
            <w:rStyle w:val="Hyperlink"/>
            <w:smallCaps w:val="0"/>
          </w:rPr>
          <w:delText>2.2.</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Networking</w:delText>
        </w:r>
        <w:r w:rsidDel="00236DC2">
          <w:rPr>
            <w:noProof/>
            <w:webHidden/>
          </w:rPr>
          <w:tab/>
          <w:delText>14</w:delText>
        </w:r>
      </w:del>
    </w:p>
    <w:p w14:paraId="3F5A32B7" w14:textId="77777777" w:rsidR="00084432" w:rsidDel="00236DC2" w:rsidRDefault="00084432">
      <w:pPr>
        <w:pStyle w:val="TOC1"/>
        <w:tabs>
          <w:tab w:val="left" w:pos="1000"/>
          <w:tab w:val="right" w:leader="dot" w:pos="9620"/>
        </w:tabs>
        <w:rPr>
          <w:del w:id="676" w:author="D'souza, Nigel [2]" w:date="2020-01-03T14:59:00Z"/>
          <w:rFonts w:asciiTheme="minorHAnsi" w:eastAsiaTheme="minorEastAsia" w:hAnsiTheme="minorHAnsi" w:cstheme="minorBidi"/>
          <w:b w:val="0"/>
          <w:bCs w:val="0"/>
          <w:caps w:val="0"/>
          <w:noProof/>
          <w:sz w:val="22"/>
          <w:szCs w:val="22"/>
          <w:lang w:val="en-US"/>
        </w:rPr>
      </w:pPr>
      <w:del w:id="677" w:author="D'souza, Nigel [2]" w:date="2020-01-03T14:59:00Z">
        <w:r w:rsidRPr="00236DC2" w:rsidDel="00236DC2">
          <w:rPr>
            <w:rStyle w:val="Hyperlink"/>
            <w:b w:val="0"/>
            <w:bCs w:val="0"/>
            <w:caps w:val="0"/>
            <w:lang w:val="en-US"/>
          </w:rPr>
          <w:delText>Part 3.</w:delText>
        </w:r>
        <w:r w:rsidDel="00236DC2">
          <w:rPr>
            <w:rFonts w:asciiTheme="minorHAnsi" w:eastAsiaTheme="minorEastAsia" w:hAnsiTheme="minorHAnsi" w:cstheme="minorBidi"/>
            <w:b w:val="0"/>
            <w:bCs w:val="0"/>
            <w:caps w:val="0"/>
            <w:noProof/>
            <w:sz w:val="22"/>
            <w:szCs w:val="22"/>
            <w:lang w:val="en-US"/>
          </w:rPr>
          <w:tab/>
        </w:r>
        <w:r w:rsidRPr="00236DC2" w:rsidDel="00236DC2">
          <w:rPr>
            <w:rStyle w:val="Hyperlink"/>
            <w:b w:val="0"/>
            <w:bCs w:val="0"/>
            <w:caps w:val="0"/>
            <w:lang w:val="en-US"/>
          </w:rPr>
          <w:delText>System Integrations</w:delText>
        </w:r>
        <w:r w:rsidDel="00236DC2">
          <w:rPr>
            <w:noProof/>
            <w:webHidden/>
          </w:rPr>
          <w:tab/>
          <w:delText>16</w:delText>
        </w:r>
      </w:del>
    </w:p>
    <w:p w14:paraId="025864DC" w14:textId="77777777" w:rsidR="00084432" w:rsidDel="00236DC2" w:rsidRDefault="00084432">
      <w:pPr>
        <w:pStyle w:val="TOC2"/>
        <w:tabs>
          <w:tab w:val="left" w:pos="800"/>
          <w:tab w:val="right" w:leader="dot" w:pos="9620"/>
        </w:tabs>
        <w:rPr>
          <w:del w:id="678" w:author="D'souza, Nigel [2]" w:date="2020-01-03T14:59:00Z"/>
          <w:rFonts w:asciiTheme="minorHAnsi" w:eastAsiaTheme="minorEastAsia" w:hAnsiTheme="minorHAnsi" w:cstheme="minorBidi"/>
          <w:smallCaps w:val="0"/>
          <w:noProof/>
          <w:sz w:val="22"/>
          <w:szCs w:val="22"/>
          <w:lang w:val="en-US"/>
        </w:rPr>
      </w:pPr>
      <w:del w:id="679" w:author="D'souza, Nigel [2]" w:date="2020-01-03T14:59:00Z">
        <w:r w:rsidRPr="00236DC2" w:rsidDel="00236DC2">
          <w:rPr>
            <w:rStyle w:val="Hyperlink"/>
            <w:smallCaps w:val="0"/>
          </w:rPr>
          <w:delText>3.1.</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File-Based Interfaces</w:delText>
        </w:r>
        <w:r w:rsidDel="00236DC2">
          <w:rPr>
            <w:noProof/>
            <w:webHidden/>
          </w:rPr>
          <w:tab/>
          <w:delText>16</w:delText>
        </w:r>
      </w:del>
    </w:p>
    <w:p w14:paraId="1421FF40" w14:textId="77777777" w:rsidR="00084432" w:rsidDel="00236DC2" w:rsidRDefault="00084432">
      <w:pPr>
        <w:pStyle w:val="TOC2"/>
        <w:tabs>
          <w:tab w:val="left" w:pos="1000"/>
          <w:tab w:val="right" w:leader="dot" w:pos="9620"/>
        </w:tabs>
        <w:rPr>
          <w:del w:id="680" w:author="D'souza, Nigel [2]" w:date="2020-01-03T14:59:00Z"/>
          <w:rFonts w:asciiTheme="minorHAnsi" w:eastAsiaTheme="minorEastAsia" w:hAnsiTheme="minorHAnsi" w:cstheme="minorBidi"/>
          <w:smallCaps w:val="0"/>
          <w:noProof/>
          <w:sz w:val="22"/>
          <w:szCs w:val="22"/>
          <w:lang w:val="en-US"/>
        </w:rPr>
      </w:pPr>
      <w:del w:id="681" w:author="D'souza, Nigel [2]" w:date="2020-01-03T14:59:00Z">
        <w:r w:rsidRPr="00236DC2" w:rsidDel="00236DC2">
          <w:rPr>
            <w:rStyle w:val="Hyperlink"/>
            <w:smallCaps w:val="0"/>
          </w:rPr>
          <w:delText>3.1.1.</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ACH Payment Instructions to the Back-Office</w:delText>
        </w:r>
        <w:r w:rsidDel="00236DC2">
          <w:rPr>
            <w:noProof/>
            <w:webHidden/>
          </w:rPr>
          <w:tab/>
          <w:delText>17</w:delText>
        </w:r>
      </w:del>
    </w:p>
    <w:p w14:paraId="7749FDFC" w14:textId="77777777" w:rsidR="00084432" w:rsidDel="00236DC2" w:rsidRDefault="00084432">
      <w:pPr>
        <w:pStyle w:val="TOC2"/>
        <w:tabs>
          <w:tab w:val="left" w:pos="1000"/>
          <w:tab w:val="right" w:leader="dot" w:pos="9620"/>
        </w:tabs>
        <w:rPr>
          <w:del w:id="682" w:author="D'souza, Nigel [2]" w:date="2020-01-03T14:59:00Z"/>
          <w:rFonts w:asciiTheme="minorHAnsi" w:eastAsiaTheme="minorEastAsia" w:hAnsiTheme="minorHAnsi" w:cstheme="minorBidi"/>
          <w:smallCaps w:val="0"/>
          <w:noProof/>
          <w:sz w:val="22"/>
          <w:szCs w:val="22"/>
          <w:lang w:val="en-US"/>
        </w:rPr>
      </w:pPr>
      <w:del w:id="683" w:author="D'souza, Nigel [2]" w:date="2020-01-03T14:59:00Z">
        <w:r w:rsidRPr="00236DC2" w:rsidDel="00236DC2">
          <w:rPr>
            <w:rStyle w:val="Hyperlink"/>
            <w:smallCaps w:val="0"/>
          </w:rPr>
          <w:delText>3.1.2.</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Reference Data Loads</w:delText>
        </w:r>
        <w:r w:rsidDel="00236DC2">
          <w:rPr>
            <w:noProof/>
            <w:webHidden/>
          </w:rPr>
          <w:tab/>
          <w:delText>19</w:delText>
        </w:r>
      </w:del>
    </w:p>
    <w:p w14:paraId="6CA1A52E" w14:textId="77777777" w:rsidR="00084432" w:rsidDel="00236DC2" w:rsidRDefault="00084432">
      <w:pPr>
        <w:pStyle w:val="TOC2"/>
        <w:tabs>
          <w:tab w:val="left" w:pos="1000"/>
          <w:tab w:val="right" w:leader="dot" w:pos="9620"/>
        </w:tabs>
        <w:rPr>
          <w:del w:id="684" w:author="D'souza, Nigel [2]" w:date="2020-01-03T14:59:00Z"/>
          <w:rFonts w:asciiTheme="minorHAnsi" w:eastAsiaTheme="minorEastAsia" w:hAnsiTheme="minorHAnsi" w:cstheme="minorBidi"/>
          <w:smallCaps w:val="0"/>
          <w:noProof/>
          <w:sz w:val="22"/>
          <w:szCs w:val="22"/>
          <w:lang w:val="en-US"/>
        </w:rPr>
      </w:pPr>
      <w:del w:id="685" w:author="D'souza, Nigel [2]" w:date="2020-01-03T14:59:00Z">
        <w:r w:rsidRPr="00236DC2" w:rsidDel="00236DC2">
          <w:rPr>
            <w:rStyle w:val="Hyperlink"/>
            <w:smallCaps w:val="0"/>
          </w:rPr>
          <w:delText>3.1.3.</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Prior-Day and Current Day BAI Loads</w:delText>
        </w:r>
        <w:r w:rsidDel="00236DC2">
          <w:rPr>
            <w:noProof/>
            <w:webHidden/>
          </w:rPr>
          <w:tab/>
          <w:delText>20</w:delText>
        </w:r>
      </w:del>
    </w:p>
    <w:p w14:paraId="104AC0A3" w14:textId="77777777" w:rsidR="00084432" w:rsidDel="00236DC2" w:rsidRDefault="00084432">
      <w:pPr>
        <w:pStyle w:val="TOC2"/>
        <w:tabs>
          <w:tab w:val="left" w:pos="1200"/>
          <w:tab w:val="right" w:leader="dot" w:pos="9620"/>
        </w:tabs>
        <w:rPr>
          <w:del w:id="686" w:author="D'souza, Nigel [2]" w:date="2020-01-03T14:59:00Z"/>
          <w:rFonts w:asciiTheme="minorHAnsi" w:eastAsiaTheme="minorEastAsia" w:hAnsiTheme="minorHAnsi" w:cstheme="minorBidi"/>
          <w:smallCaps w:val="0"/>
          <w:noProof/>
          <w:sz w:val="22"/>
          <w:szCs w:val="22"/>
          <w:lang w:val="en-US"/>
        </w:rPr>
      </w:pPr>
      <w:del w:id="687" w:author="D'souza, Nigel [2]" w:date="2020-01-03T14:59:00Z">
        <w:r w:rsidRPr="00236DC2" w:rsidDel="00236DC2">
          <w:rPr>
            <w:rStyle w:val="Hyperlink"/>
            <w:smallCaps w:val="0"/>
          </w:rPr>
          <w:delText>3.1.3.1.</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Prior Day Bank DDA to CMS</w:delText>
        </w:r>
        <w:r w:rsidDel="00236DC2">
          <w:rPr>
            <w:noProof/>
            <w:webHidden/>
          </w:rPr>
          <w:tab/>
          <w:delText>21</w:delText>
        </w:r>
      </w:del>
    </w:p>
    <w:p w14:paraId="1ECCE87C" w14:textId="77777777" w:rsidR="00084432" w:rsidDel="00236DC2" w:rsidRDefault="00084432">
      <w:pPr>
        <w:pStyle w:val="TOC2"/>
        <w:tabs>
          <w:tab w:val="left" w:pos="1200"/>
          <w:tab w:val="right" w:leader="dot" w:pos="9620"/>
        </w:tabs>
        <w:rPr>
          <w:del w:id="688" w:author="D'souza, Nigel [2]" w:date="2020-01-03T14:59:00Z"/>
          <w:rFonts w:asciiTheme="minorHAnsi" w:eastAsiaTheme="minorEastAsia" w:hAnsiTheme="minorHAnsi" w:cstheme="minorBidi"/>
          <w:smallCaps w:val="0"/>
          <w:noProof/>
          <w:sz w:val="22"/>
          <w:szCs w:val="22"/>
          <w:lang w:val="en-US"/>
        </w:rPr>
      </w:pPr>
      <w:del w:id="689" w:author="D'souza, Nigel [2]" w:date="2020-01-03T14:59:00Z">
        <w:r w:rsidRPr="00236DC2" w:rsidDel="00236DC2">
          <w:rPr>
            <w:rStyle w:val="Hyperlink"/>
            <w:smallCaps w:val="0"/>
          </w:rPr>
          <w:delText>3.1.3.2.</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Prior Day Branch OVS</w:delText>
        </w:r>
        <w:r w:rsidDel="00236DC2">
          <w:rPr>
            <w:noProof/>
            <w:webHidden/>
          </w:rPr>
          <w:tab/>
          <w:delText>22</w:delText>
        </w:r>
      </w:del>
    </w:p>
    <w:p w14:paraId="35FFAA86" w14:textId="77777777" w:rsidR="00084432" w:rsidDel="00236DC2" w:rsidRDefault="00084432">
      <w:pPr>
        <w:pStyle w:val="TOC2"/>
        <w:tabs>
          <w:tab w:val="left" w:pos="1200"/>
          <w:tab w:val="right" w:leader="dot" w:pos="9620"/>
        </w:tabs>
        <w:rPr>
          <w:del w:id="690" w:author="D'souza, Nigel [2]" w:date="2020-01-03T14:59:00Z"/>
          <w:rFonts w:asciiTheme="minorHAnsi" w:eastAsiaTheme="minorEastAsia" w:hAnsiTheme="minorHAnsi" w:cstheme="minorBidi"/>
          <w:smallCaps w:val="0"/>
          <w:noProof/>
          <w:sz w:val="22"/>
          <w:szCs w:val="22"/>
          <w:lang w:val="en-US"/>
        </w:rPr>
      </w:pPr>
      <w:del w:id="691" w:author="D'souza, Nigel [2]" w:date="2020-01-03T14:59:00Z">
        <w:r w:rsidRPr="00236DC2" w:rsidDel="00236DC2">
          <w:rPr>
            <w:rStyle w:val="Hyperlink"/>
            <w:smallCaps w:val="0"/>
          </w:rPr>
          <w:delText>3.1.3.3.</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Prior Day Branch Multi-Bank Reporting</w:delText>
        </w:r>
        <w:r w:rsidDel="00236DC2">
          <w:rPr>
            <w:noProof/>
            <w:webHidden/>
          </w:rPr>
          <w:tab/>
          <w:delText>23</w:delText>
        </w:r>
      </w:del>
    </w:p>
    <w:p w14:paraId="2C3DA97A" w14:textId="77777777" w:rsidR="00084432" w:rsidDel="00236DC2" w:rsidRDefault="00084432">
      <w:pPr>
        <w:pStyle w:val="TOC2"/>
        <w:tabs>
          <w:tab w:val="left" w:pos="1200"/>
          <w:tab w:val="right" w:leader="dot" w:pos="9620"/>
        </w:tabs>
        <w:rPr>
          <w:del w:id="692" w:author="D'souza, Nigel [2]" w:date="2020-01-03T14:59:00Z"/>
          <w:rFonts w:asciiTheme="minorHAnsi" w:eastAsiaTheme="minorEastAsia" w:hAnsiTheme="minorHAnsi" w:cstheme="minorBidi"/>
          <w:smallCaps w:val="0"/>
          <w:noProof/>
          <w:sz w:val="22"/>
          <w:szCs w:val="22"/>
          <w:lang w:val="en-US"/>
        </w:rPr>
      </w:pPr>
      <w:del w:id="693" w:author="D'souza, Nigel [2]" w:date="2020-01-03T14:59:00Z">
        <w:r w:rsidRPr="00236DC2" w:rsidDel="00236DC2">
          <w:rPr>
            <w:rStyle w:val="Hyperlink"/>
            <w:smallCaps w:val="0"/>
          </w:rPr>
          <w:delText>3.1.3.4.</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Current Day Bank DDA to CMS</w:delText>
        </w:r>
        <w:r w:rsidDel="00236DC2">
          <w:rPr>
            <w:noProof/>
            <w:webHidden/>
          </w:rPr>
          <w:tab/>
          <w:delText>24</w:delText>
        </w:r>
      </w:del>
    </w:p>
    <w:p w14:paraId="549B7C25" w14:textId="77777777" w:rsidR="00084432" w:rsidDel="00236DC2" w:rsidRDefault="00084432">
      <w:pPr>
        <w:pStyle w:val="TOC2"/>
        <w:tabs>
          <w:tab w:val="left" w:pos="1200"/>
          <w:tab w:val="right" w:leader="dot" w:pos="9620"/>
        </w:tabs>
        <w:rPr>
          <w:del w:id="694" w:author="D'souza, Nigel [2]" w:date="2020-01-03T14:59:00Z"/>
          <w:rFonts w:asciiTheme="minorHAnsi" w:eastAsiaTheme="minorEastAsia" w:hAnsiTheme="minorHAnsi" w:cstheme="minorBidi"/>
          <w:smallCaps w:val="0"/>
          <w:noProof/>
          <w:sz w:val="22"/>
          <w:szCs w:val="22"/>
          <w:lang w:val="en-US"/>
        </w:rPr>
      </w:pPr>
      <w:del w:id="695" w:author="D'souza, Nigel [2]" w:date="2020-01-03T14:59:00Z">
        <w:r w:rsidRPr="00236DC2" w:rsidDel="00236DC2">
          <w:rPr>
            <w:rStyle w:val="Hyperlink"/>
            <w:smallCaps w:val="0"/>
          </w:rPr>
          <w:delText>3.1.3.5.</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Current Day Branch OVS</w:delText>
        </w:r>
        <w:r w:rsidDel="00236DC2">
          <w:rPr>
            <w:noProof/>
            <w:webHidden/>
          </w:rPr>
          <w:tab/>
          <w:delText>25</w:delText>
        </w:r>
      </w:del>
    </w:p>
    <w:p w14:paraId="6BF67493" w14:textId="77777777" w:rsidR="00084432" w:rsidDel="00236DC2" w:rsidRDefault="00084432">
      <w:pPr>
        <w:pStyle w:val="TOC2"/>
        <w:tabs>
          <w:tab w:val="left" w:pos="1000"/>
          <w:tab w:val="right" w:leader="dot" w:pos="9620"/>
        </w:tabs>
        <w:rPr>
          <w:del w:id="696" w:author="D'souza, Nigel [2]" w:date="2020-01-03T14:59:00Z"/>
          <w:rFonts w:asciiTheme="minorHAnsi" w:eastAsiaTheme="minorEastAsia" w:hAnsiTheme="minorHAnsi" w:cstheme="minorBidi"/>
          <w:smallCaps w:val="0"/>
          <w:noProof/>
          <w:sz w:val="22"/>
          <w:szCs w:val="22"/>
          <w:lang w:val="en-US"/>
        </w:rPr>
      </w:pPr>
      <w:del w:id="697" w:author="D'souza, Nigel [2]" w:date="2020-01-03T14:59:00Z">
        <w:r w:rsidRPr="00236DC2" w:rsidDel="00236DC2">
          <w:rPr>
            <w:rStyle w:val="Hyperlink"/>
            <w:smallCaps w:val="0"/>
          </w:rPr>
          <w:delText>3.1.4.</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Loan Balances and Transactions (P3)</w:delText>
        </w:r>
        <w:r w:rsidDel="00236DC2">
          <w:rPr>
            <w:noProof/>
            <w:webHidden/>
          </w:rPr>
          <w:tab/>
          <w:delText>26</w:delText>
        </w:r>
      </w:del>
    </w:p>
    <w:p w14:paraId="68E32323" w14:textId="77777777" w:rsidR="00084432" w:rsidDel="00236DC2" w:rsidRDefault="00084432">
      <w:pPr>
        <w:pStyle w:val="TOC2"/>
        <w:tabs>
          <w:tab w:val="left" w:pos="1200"/>
          <w:tab w:val="right" w:leader="dot" w:pos="9620"/>
        </w:tabs>
        <w:rPr>
          <w:del w:id="698" w:author="D'souza, Nigel [2]" w:date="2020-01-03T14:59:00Z"/>
          <w:rFonts w:asciiTheme="minorHAnsi" w:eastAsiaTheme="minorEastAsia" w:hAnsiTheme="minorHAnsi" w:cstheme="minorBidi"/>
          <w:smallCaps w:val="0"/>
          <w:noProof/>
          <w:sz w:val="22"/>
          <w:szCs w:val="22"/>
          <w:lang w:val="en-US"/>
        </w:rPr>
      </w:pPr>
      <w:del w:id="699" w:author="D'souza, Nigel [2]" w:date="2020-01-03T14:59:00Z">
        <w:r w:rsidRPr="00236DC2" w:rsidDel="00236DC2">
          <w:rPr>
            <w:rStyle w:val="Hyperlink"/>
            <w:smallCaps w:val="0"/>
          </w:rPr>
          <w:delText>3.1.4.1.</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LIBOR Rates Feed</w:delText>
        </w:r>
        <w:r w:rsidDel="00236DC2">
          <w:rPr>
            <w:noProof/>
            <w:webHidden/>
          </w:rPr>
          <w:tab/>
          <w:delText>26</w:delText>
        </w:r>
      </w:del>
    </w:p>
    <w:p w14:paraId="6CC7D9BE" w14:textId="77777777" w:rsidR="00084432" w:rsidDel="00236DC2" w:rsidRDefault="00084432">
      <w:pPr>
        <w:pStyle w:val="TOC2"/>
        <w:tabs>
          <w:tab w:val="left" w:pos="1200"/>
          <w:tab w:val="right" w:leader="dot" w:pos="9620"/>
        </w:tabs>
        <w:rPr>
          <w:del w:id="700" w:author="D'souza, Nigel [2]" w:date="2020-01-03T14:59:00Z"/>
          <w:rFonts w:asciiTheme="minorHAnsi" w:eastAsiaTheme="minorEastAsia" w:hAnsiTheme="minorHAnsi" w:cstheme="minorBidi"/>
          <w:smallCaps w:val="0"/>
          <w:noProof/>
          <w:sz w:val="22"/>
          <w:szCs w:val="22"/>
          <w:lang w:val="en-US"/>
        </w:rPr>
      </w:pPr>
      <w:del w:id="701" w:author="D'souza, Nigel [2]" w:date="2020-01-03T14:59:00Z">
        <w:r w:rsidRPr="00236DC2" w:rsidDel="00236DC2">
          <w:rPr>
            <w:rStyle w:val="Hyperlink"/>
            <w:smallCaps w:val="0"/>
          </w:rPr>
          <w:delText>3.1.4.2.</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Loan 1098 Tax Form Reporting</w:delText>
        </w:r>
        <w:r w:rsidDel="00236DC2">
          <w:rPr>
            <w:noProof/>
            <w:webHidden/>
          </w:rPr>
          <w:tab/>
          <w:delText>27</w:delText>
        </w:r>
      </w:del>
    </w:p>
    <w:p w14:paraId="49F93AAB" w14:textId="77777777" w:rsidR="00084432" w:rsidDel="00236DC2" w:rsidRDefault="00084432">
      <w:pPr>
        <w:pStyle w:val="TOC2"/>
        <w:tabs>
          <w:tab w:val="left" w:pos="1000"/>
          <w:tab w:val="right" w:leader="dot" w:pos="9620"/>
        </w:tabs>
        <w:rPr>
          <w:del w:id="702" w:author="D'souza, Nigel [2]" w:date="2020-01-03T14:59:00Z"/>
          <w:rFonts w:asciiTheme="minorHAnsi" w:eastAsiaTheme="minorEastAsia" w:hAnsiTheme="minorHAnsi" w:cstheme="minorBidi"/>
          <w:smallCaps w:val="0"/>
          <w:noProof/>
          <w:sz w:val="22"/>
          <w:szCs w:val="22"/>
          <w:lang w:val="en-US"/>
        </w:rPr>
      </w:pPr>
      <w:del w:id="703" w:author="D'souza, Nigel [2]" w:date="2020-01-03T14:59:00Z">
        <w:r w:rsidRPr="00236DC2" w:rsidDel="00236DC2">
          <w:rPr>
            <w:rStyle w:val="Hyperlink"/>
            <w:smallCaps w:val="0"/>
          </w:rPr>
          <w:delText>3.1.5.</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Lockbox Reporting</w:delText>
        </w:r>
        <w:r w:rsidDel="00236DC2">
          <w:rPr>
            <w:noProof/>
            <w:webHidden/>
          </w:rPr>
          <w:tab/>
          <w:delText>28</w:delText>
        </w:r>
      </w:del>
    </w:p>
    <w:p w14:paraId="794C9AA5" w14:textId="77777777" w:rsidR="00084432" w:rsidDel="00236DC2" w:rsidRDefault="00084432">
      <w:pPr>
        <w:pStyle w:val="TOC2"/>
        <w:tabs>
          <w:tab w:val="left" w:pos="1000"/>
          <w:tab w:val="right" w:leader="dot" w:pos="9620"/>
        </w:tabs>
        <w:rPr>
          <w:del w:id="704" w:author="D'souza, Nigel [2]" w:date="2020-01-03T14:59:00Z"/>
          <w:rFonts w:asciiTheme="minorHAnsi" w:eastAsiaTheme="minorEastAsia" w:hAnsiTheme="minorHAnsi" w:cstheme="minorBidi"/>
          <w:smallCaps w:val="0"/>
          <w:noProof/>
          <w:sz w:val="22"/>
          <w:szCs w:val="22"/>
          <w:lang w:val="en-US"/>
        </w:rPr>
      </w:pPr>
      <w:del w:id="705" w:author="D'souza, Nigel [2]" w:date="2020-01-03T14:59:00Z">
        <w:r w:rsidRPr="00236DC2" w:rsidDel="00236DC2">
          <w:rPr>
            <w:rStyle w:val="Hyperlink"/>
            <w:smallCaps w:val="0"/>
          </w:rPr>
          <w:delText>3.1.6.</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Legacy Reporting</w:delText>
        </w:r>
        <w:r w:rsidDel="00236DC2">
          <w:rPr>
            <w:noProof/>
            <w:webHidden/>
          </w:rPr>
          <w:tab/>
          <w:delText>28</w:delText>
        </w:r>
      </w:del>
    </w:p>
    <w:p w14:paraId="0AD594B2" w14:textId="77777777" w:rsidR="00084432" w:rsidDel="00236DC2" w:rsidRDefault="00084432">
      <w:pPr>
        <w:pStyle w:val="TOC2"/>
        <w:tabs>
          <w:tab w:val="left" w:pos="1000"/>
          <w:tab w:val="right" w:leader="dot" w:pos="9620"/>
        </w:tabs>
        <w:rPr>
          <w:del w:id="706" w:author="D'souza, Nigel [2]" w:date="2020-01-03T14:59:00Z"/>
          <w:rFonts w:asciiTheme="minorHAnsi" w:eastAsiaTheme="minorEastAsia" w:hAnsiTheme="minorHAnsi" w:cstheme="minorBidi"/>
          <w:smallCaps w:val="0"/>
          <w:noProof/>
          <w:sz w:val="22"/>
          <w:szCs w:val="22"/>
          <w:lang w:val="en-US"/>
        </w:rPr>
      </w:pPr>
      <w:del w:id="707" w:author="D'souza, Nigel [2]" w:date="2020-01-03T14:59:00Z">
        <w:r w:rsidRPr="00236DC2" w:rsidDel="00236DC2">
          <w:rPr>
            <w:rStyle w:val="Hyperlink"/>
            <w:smallCaps w:val="0"/>
          </w:rPr>
          <w:delText>3.1.7.</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Check Issuance Extract (P3)</w:delText>
        </w:r>
        <w:r w:rsidDel="00236DC2">
          <w:rPr>
            <w:noProof/>
            <w:webHidden/>
          </w:rPr>
          <w:tab/>
          <w:delText>29</w:delText>
        </w:r>
      </w:del>
    </w:p>
    <w:p w14:paraId="3EB621BE" w14:textId="77777777" w:rsidR="00084432" w:rsidDel="00236DC2" w:rsidRDefault="00084432">
      <w:pPr>
        <w:pStyle w:val="TOC2"/>
        <w:tabs>
          <w:tab w:val="left" w:pos="1000"/>
          <w:tab w:val="right" w:leader="dot" w:pos="9620"/>
        </w:tabs>
        <w:rPr>
          <w:del w:id="708" w:author="D'souza, Nigel [2]" w:date="2020-01-03T14:59:00Z"/>
          <w:rFonts w:asciiTheme="minorHAnsi" w:eastAsiaTheme="minorEastAsia" w:hAnsiTheme="minorHAnsi" w:cstheme="minorBidi"/>
          <w:smallCaps w:val="0"/>
          <w:noProof/>
          <w:sz w:val="22"/>
          <w:szCs w:val="22"/>
          <w:lang w:val="en-US"/>
        </w:rPr>
      </w:pPr>
      <w:del w:id="709" w:author="D'souza, Nigel [2]" w:date="2020-01-03T14:59:00Z">
        <w:r w:rsidRPr="00236DC2" w:rsidDel="00236DC2">
          <w:rPr>
            <w:rStyle w:val="Hyperlink"/>
            <w:smallCaps w:val="0"/>
          </w:rPr>
          <w:delText>3.1.8.</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Positive Pay Exception Loader (P3)</w:delText>
        </w:r>
        <w:r w:rsidDel="00236DC2">
          <w:rPr>
            <w:noProof/>
            <w:webHidden/>
          </w:rPr>
          <w:tab/>
          <w:delText>30</w:delText>
        </w:r>
      </w:del>
    </w:p>
    <w:p w14:paraId="6C394EE3" w14:textId="77777777" w:rsidR="00084432" w:rsidDel="00236DC2" w:rsidRDefault="00084432">
      <w:pPr>
        <w:pStyle w:val="TOC2"/>
        <w:tabs>
          <w:tab w:val="left" w:pos="1000"/>
          <w:tab w:val="right" w:leader="dot" w:pos="9620"/>
        </w:tabs>
        <w:rPr>
          <w:del w:id="710" w:author="D'souza, Nigel [2]" w:date="2020-01-03T14:59:00Z"/>
          <w:rFonts w:asciiTheme="minorHAnsi" w:eastAsiaTheme="minorEastAsia" w:hAnsiTheme="minorHAnsi" w:cstheme="minorBidi"/>
          <w:smallCaps w:val="0"/>
          <w:noProof/>
          <w:sz w:val="22"/>
          <w:szCs w:val="22"/>
          <w:lang w:val="en-US"/>
        </w:rPr>
      </w:pPr>
      <w:del w:id="711" w:author="D'souza, Nigel [2]" w:date="2020-01-03T14:59:00Z">
        <w:r w:rsidRPr="00236DC2" w:rsidDel="00236DC2">
          <w:rPr>
            <w:rStyle w:val="Hyperlink"/>
            <w:smallCaps w:val="0"/>
          </w:rPr>
          <w:delText>3.1.9.</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Positive Pay Decision Extractor (P3)</w:delText>
        </w:r>
        <w:r w:rsidDel="00236DC2">
          <w:rPr>
            <w:noProof/>
            <w:webHidden/>
          </w:rPr>
          <w:tab/>
          <w:delText>31</w:delText>
        </w:r>
      </w:del>
    </w:p>
    <w:p w14:paraId="6D9444A3" w14:textId="77777777" w:rsidR="00084432" w:rsidDel="00236DC2" w:rsidRDefault="00084432">
      <w:pPr>
        <w:pStyle w:val="TOC2"/>
        <w:tabs>
          <w:tab w:val="left" w:pos="1000"/>
          <w:tab w:val="right" w:leader="dot" w:pos="9620"/>
        </w:tabs>
        <w:rPr>
          <w:del w:id="712" w:author="D'souza, Nigel [2]" w:date="2020-01-03T14:59:00Z"/>
          <w:rFonts w:asciiTheme="minorHAnsi" w:eastAsiaTheme="minorEastAsia" w:hAnsiTheme="minorHAnsi" w:cstheme="minorBidi"/>
          <w:smallCaps w:val="0"/>
          <w:noProof/>
          <w:sz w:val="22"/>
          <w:szCs w:val="22"/>
          <w:lang w:val="en-US"/>
        </w:rPr>
      </w:pPr>
      <w:del w:id="713" w:author="D'souza, Nigel [2]" w:date="2020-01-03T14:59:00Z">
        <w:r w:rsidRPr="00236DC2" w:rsidDel="00236DC2">
          <w:rPr>
            <w:rStyle w:val="Hyperlink"/>
            <w:smallCaps w:val="0"/>
          </w:rPr>
          <w:delText>3.1.10.</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Reverse Positive Pay Exception Loader (P3)</w:delText>
        </w:r>
        <w:r w:rsidDel="00236DC2">
          <w:rPr>
            <w:noProof/>
            <w:webHidden/>
          </w:rPr>
          <w:tab/>
          <w:delText>32</w:delText>
        </w:r>
      </w:del>
    </w:p>
    <w:p w14:paraId="6C1A09E3" w14:textId="77777777" w:rsidR="00084432" w:rsidDel="00236DC2" w:rsidRDefault="00084432">
      <w:pPr>
        <w:pStyle w:val="TOC2"/>
        <w:tabs>
          <w:tab w:val="left" w:pos="1000"/>
          <w:tab w:val="right" w:leader="dot" w:pos="9620"/>
        </w:tabs>
        <w:rPr>
          <w:del w:id="714" w:author="D'souza, Nigel [2]" w:date="2020-01-03T14:59:00Z"/>
          <w:rFonts w:asciiTheme="minorHAnsi" w:eastAsiaTheme="minorEastAsia" w:hAnsiTheme="minorHAnsi" w:cstheme="minorBidi"/>
          <w:smallCaps w:val="0"/>
          <w:noProof/>
          <w:sz w:val="22"/>
          <w:szCs w:val="22"/>
          <w:lang w:val="en-US"/>
        </w:rPr>
      </w:pPr>
      <w:del w:id="715" w:author="D'souza, Nigel [2]" w:date="2020-01-03T14:59:00Z">
        <w:r w:rsidRPr="00236DC2" w:rsidDel="00236DC2">
          <w:rPr>
            <w:rStyle w:val="Hyperlink"/>
            <w:smallCaps w:val="0"/>
          </w:rPr>
          <w:delText>3.1.11.</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Reverse Positive Pay Decision Extractor (P3)</w:delText>
        </w:r>
        <w:r w:rsidDel="00236DC2">
          <w:rPr>
            <w:noProof/>
            <w:webHidden/>
          </w:rPr>
          <w:tab/>
          <w:delText>33</w:delText>
        </w:r>
      </w:del>
    </w:p>
    <w:p w14:paraId="3DFA403A" w14:textId="77777777" w:rsidR="00084432" w:rsidDel="00236DC2" w:rsidRDefault="00084432">
      <w:pPr>
        <w:pStyle w:val="TOC2"/>
        <w:tabs>
          <w:tab w:val="left" w:pos="1000"/>
          <w:tab w:val="right" w:leader="dot" w:pos="9620"/>
        </w:tabs>
        <w:rPr>
          <w:del w:id="716" w:author="D'souza, Nigel [2]" w:date="2020-01-03T14:59:00Z"/>
          <w:rFonts w:asciiTheme="minorHAnsi" w:eastAsiaTheme="minorEastAsia" w:hAnsiTheme="minorHAnsi" w:cstheme="minorBidi"/>
          <w:smallCaps w:val="0"/>
          <w:noProof/>
          <w:sz w:val="22"/>
          <w:szCs w:val="22"/>
          <w:lang w:val="en-US"/>
        </w:rPr>
      </w:pPr>
      <w:del w:id="717" w:author="D'souza, Nigel [2]" w:date="2020-01-03T14:59:00Z">
        <w:r w:rsidRPr="00236DC2" w:rsidDel="00236DC2">
          <w:rPr>
            <w:rStyle w:val="Hyperlink"/>
            <w:smallCaps w:val="0"/>
          </w:rPr>
          <w:delText>3.1.12.</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Billing Extract</w:delText>
        </w:r>
        <w:r w:rsidDel="00236DC2">
          <w:rPr>
            <w:noProof/>
            <w:webHidden/>
          </w:rPr>
          <w:tab/>
          <w:delText>34</w:delText>
        </w:r>
      </w:del>
    </w:p>
    <w:p w14:paraId="447EC72A" w14:textId="77777777" w:rsidR="00084432" w:rsidDel="00236DC2" w:rsidRDefault="00084432">
      <w:pPr>
        <w:pStyle w:val="TOC2"/>
        <w:tabs>
          <w:tab w:val="left" w:pos="1000"/>
          <w:tab w:val="right" w:leader="dot" w:pos="9620"/>
        </w:tabs>
        <w:rPr>
          <w:del w:id="718" w:author="D'souza, Nigel [2]" w:date="2020-01-03T14:59:00Z"/>
          <w:rFonts w:asciiTheme="minorHAnsi" w:eastAsiaTheme="minorEastAsia" w:hAnsiTheme="minorHAnsi" w:cstheme="minorBidi"/>
          <w:smallCaps w:val="0"/>
          <w:noProof/>
          <w:sz w:val="22"/>
          <w:szCs w:val="22"/>
          <w:lang w:val="en-US"/>
        </w:rPr>
      </w:pPr>
      <w:del w:id="719" w:author="D'souza, Nigel [2]" w:date="2020-01-03T14:59:00Z">
        <w:r w:rsidRPr="00236DC2" w:rsidDel="00236DC2">
          <w:rPr>
            <w:rStyle w:val="Hyperlink"/>
            <w:smallCaps w:val="0"/>
          </w:rPr>
          <w:delText>3.1.13.</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Audit and Customer/User Detail Extract</w:delText>
        </w:r>
        <w:r w:rsidDel="00236DC2">
          <w:rPr>
            <w:noProof/>
            <w:webHidden/>
          </w:rPr>
          <w:tab/>
          <w:delText>35</w:delText>
        </w:r>
      </w:del>
    </w:p>
    <w:p w14:paraId="4EAB64C8" w14:textId="77777777" w:rsidR="00084432" w:rsidDel="00236DC2" w:rsidRDefault="00084432">
      <w:pPr>
        <w:pStyle w:val="TOC2"/>
        <w:tabs>
          <w:tab w:val="left" w:pos="1000"/>
          <w:tab w:val="right" w:leader="dot" w:pos="9620"/>
        </w:tabs>
        <w:rPr>
          <w:del w:id="720" w:author="D'souza, Nigel [2]" w:date="2020-01-03T14:59:00Z"/>
          <w:rFonts w:asciiTheme="minorHAnsi" w:eastAsiaTheme="minorEastAsia" w:hAnsiTheme="minorHAnsi" w:cstheme="minorBidi"/>
          <w:smallCaps w:val="0"/>
          <w:noProof/>
          <w:sz w:val="22"/>
          <w:szCs w:val="22"/>
          <w:lang w:val="en-US"/>
        </w:rPr>
      </w:pPr>
      <w:del w:id="721" w:author="D'souza, Nigel [2]" w:date="2020-01-03T14:59:00Z">
        <w:r w:rsidRPr="00236DC2" w:rsidDel="00236DC2">
          <w:rPr>
            <w:rStyle w:val="Hyperlink"/>
            <w:smallCaps w:val="0"/>
          </w:rPr>
          <w:delText>3.1.14.</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Holiday Reference Data Load</w:delText>
        </w:r>
        <w:r w:rsidDel="00236DC2">
          <w:rPr>
            <w:noProof/>
            <w:webHidden/>
          </w:rPr>
          <w:tab/>
          <w:delText>36</w:delText>
        </w:r>
      </w:del>
    </w:p>
    <w:p w14:paraId="20463449" w14:textId="77777777" w:rsidR="00084432" w:rsidDel="00236DC2" w:rsidRDefault="00084432">
      <w:pPr>
        <w:pStyle w:val="TOC2"/>
        <w:tabs>
          <w:tab w:val="left" w:pos="1000"/>
          <w:tab w:val="right" w:leader="dot" w:pos="9620"/>
        </w:tabs>
        <w:rPr>
          <w:del w:id="722" w:author="D'souza, Nigel [2]" w:date="2020-01-03T14:59:00Z"/>
          <w:rFonts w:asciiTheme="minorHAnsi" w:eastAsiaTheme="minorEastAsia" w:hAnsiTheme="minorHAnsi" w:cstheme="minorBidi"/>
          <w:smallCaps w:val="0"/>
          <w:noProof/>
          <w:sz w:val="22"/>
          <w:szCs w:val="22"/>
          <w:lang w:val="en-US"/>
        </w:rPr>
      </w:pPr>
      <w:del w:id="723" w:author="D'souza, Nigel [2]" w:date="2020-01-03T14:59:00Z">
        <w:r w:rsidRPr="00236DC2" w:rsidDel="00236DC2">
          <w:rPr>
            <w:rStyle w:val="Hyperlink"/>
            <w:smallCaps w:val="0"/>
          </w:rPr>
          <w:delText>3.1.15.</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ACH Positive Pay Exception Loader (Not in Scope)</w:delText>
        </w:r>
        <w:r w:rsidDel="00236DC2">
          <w:rPr>
            <w:noProof/>
            <w:webHidden/>
          </w:rPr>
          <w:tab/>
          <w:delText>37</w:delText>
        </w:r>
      </w:del>
    </w:p>
    <w:p w14:paraId="40509003" w14:textId="77777777" w:rsidR="00084432" w:rsidDel="00236DC2" w:rsidRDefault="00084432">
      <w:pPr>
        <w:pStyle w:val="TOC2"/>
        <w:tabs>
          <w:tab w:val="left" w:pos="1000"/>
          <w:tab w:val="right" w:leader="dot" w:pos="9620"/>
        </w:tabs>
        <w:rPr>
          <w:del w:id="724" w:author="D'souza, Nigel [2]" w:date="2020-01-03T14:59:00Z"/>
          <w:rFonts w:asciiTheme="minorHAnsi" w:eastAsiaTheme="minorEastAsia" w:hAnsiTheme="minorHAnsi" w:cstheme="minorBidi"/>
          <w:smallCaps w:val="0"/>
          <w:noProof/>
          <w:sz w:val="22"/>
          <w:szCs w:val="22"/>
          <w:lang w:val="en-US"/>
        </w:rPr>
      </w:pPr>
      <w:del w:id="725" w:author="D'souza, Nigel [2]" w:date="2020-01-03T14:59:00Z">
        <w:r w:rsidRPr="00236DC2" w:rsidDel="00236DC2">
          <w:rPr>
            <w:rStyle w:val="Hyperlink"/>
            <w:smallCaps w:val="0"/>
          </w:rPr>
          <w:delText>3.1.16.</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ACH Positive Pay Decision Extractor (Not in Scope)</w:delText>
        </w:r>
        <w:r w:rsidDel="00236DC2">
          <w:rPr>
            <w:noProof/>
            <w:webHidden/>
          </w:rPr>
          <w:tab/>
          <w:delText>37</w:delText>
        </w:r>
      </w:del>
    </w:p>
    <w:p w14:paraId="6DB1A578" w14:textId="77777777" w:rsidR="00084432" w:rsidDel="00236DC2" w:rsidRDefault="00084432">
      <w:pPr>
        <w:pStyle w:val="TOC2"/>
        <w:tabs>
          <w:tab w:val="left" w:pos="800"/>
          <w:tab w:val="right" w:leader="dot" w:pos="9620"/>
        </w:tabs>
        <w:rPr>
          <w:del w:id="726" w:author="D'souza, Nigel [2]" w:date="2020-01-03T14:59:00Z"/>
          <w:rFonts w:asciiTheme="minorHAnsi" w:eastAsiaTheme="minorEastAsia" w:hAnsiTheme="minorHAnsi" w:cstheme="minorBidi"/>
          <w:smallCaps w:val="0"/>
          <w:noProof/>
          <w:sz w:val="22"/>
          <w:szCs w:val="22"/>
          <w:lang w:val="en-US"/>
        </w:rPr>
      </w:pPr>
      <w:del w:id="727" w:author="D'souza, Nigel [2]" w:date="2020-01-03T14:59:00Z">
        <w:r w:rsidRPr="00236DC2" w:rsidDel="00236DC2">
          <w:rPr>
            <w:rStyle w:val="Hyperlink"/>
            <w:smallCaps w:val="0"/>
          </w:rPr>
          <w:delText>3.2.</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Real-Time Synchronous Interfaces</w:delText>
        </w:r>
        <w:r w:rsidDel="00236DC2">
          <w:rPr>
            <w:noProof/>
            <w:webHidden/>
          </w:rPr>
          <w:tab/>
          <w:delText>38</w:delText>
        </w:r>
      </w:del>
    </w:p>
    <w:p w14:paraId="5325D964" w14:textId="77777777" w:rsidR="00084432" w:rsidDel="00236DC2" w:rsidRDefault="00084432">
      <w:pPr>
        <w:pStyle w:val="TOC2"/>
        <w:tabs>
          <w:tab w:val="left" w:pos="1000"/>
          <w:tab w:val="right" w:leader="dot" w:pos="9620"/>
        </w:tabs>
        <w:rPr>
          <w:del w:id="728" w:author="D'souza, Nigel [2]" w:date="2020-01-03T14:59:00Z"/>
          <w:rFonts w:asciiTheme="minorHAnsi" w:eastAsiaTheme="minorEastAsia" w:hAnsiTheme="minorHAnsi" w:cstheme="minorBidi"/>
          <w:smallCaps w:val="0"/>
          <w:noProof/>
          <w:sz w:val="22"/>
          <w:szCs w:val="22"/>
          <w:lang w:val="en-US"/>
        </w:rPr>
      </w:pPr>
      <w:del w:id="729" w:author="D'souza, Nigel [2]" w:date="2020-01-03T14:59:00Z">
        <w:r w:rsidRPr="00236DC2" w:rsidDel="00236DC2">
          <w:rPr>
            <w:rStyle w:val="Hyperlink"/>
            <w:smallCaps w:val="0"/>
          </w:rPr>
          <w:delText>3.2.1.</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Error Messages and Host Response Code Handling</w:delText>
        </w:r>
        <w:r w:rsidDel="00236DC2">
          <w:rPr>
            <w:noProof/>
            <w:webHidden/>
          </w:rPr>
          <w:tab/>
          <w:delText>38</w:delText>
        </w:r>
      </w:del>
    </w:p>
    <w:p w14:paraId="6E11A146" w14:textId="77777777" w:rsidR="00084432" w:rsidDel="00236DC2" w:rsidRDefault="00084432">
      <w:pPr>
        <w:pStyle w:val="TOC2"/>
        <w:tabs>
          <w:tab w:val="left" w:pos="1000"/>
          <w:tab w:val="right" w:leader="dot" w:pos="9620"/>
        </w:tabs>
        <w:rPr>
          <w:del w:id="730" w:author="D'souza, Nigel [2]" w:date="2020-01-03T14:59:00Z"/>
          <w:rFonts w:asciiTheme="minorHAnsi" w:eastAsiaTheme="minorEastAsia" w:hAnsiTheme="minorHAnsi" w:cstheme="minorBidi"/>
          <w:smallCaps w:val="0"/>
          <w:noProof/>
          <w:sz w:val="22"/>
          <w:szCs w:val="22"/>
          <w:lang w:val="en-US"/>
        </w:rPr>
      </w:pPr>
      <w:del w:id="731" w:author="D'souza, Nigel [2]" w:date="2020-01-03T14:59:00Z">
        <w:r w:rsidRPr="00236DC2" w:rsidDel="00236DC2">
          <w:rPr>
            <w:rStyle w:val="Hyperlink"/>
            <w:smallCaps w:val="0"/>
          </w:rPr>
          <w:delText>3.2.2.</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Check Inquiry</w:delText>
        </w:r>
        <w:r w:rsidDel="00236DC2">
          <w:rPr>
            <w:noProof/>
            <w:webHidden/>
          </w:rPr>
          <w:tab/>
          <w:delText>39</w:delText>
        </w:r>
      </w:del>
    </w:p>
    <w:p w14:paraId="3564F35D" w14:textId="77777777" w:rsidR="00084432" w:rsidDel="00236DC2" w:rsidRDefault="00084432">
      <w:pPr>
        <w:pStyle w:val="TOC2"/>
        <w:tabs>
          <w:tab w:val="left" w:pos="1000"/>
          <w:tab w:val="right" w:leader="dot" w:pos="9620"/>
        </w:tabs>
        <w:rPr>
          <w:del w:id="732" w:author="D'souza, Nigel [2]" w:date="2020-01-03T14:59:00Z"/>
          <w:rFonts w:asciiTheme="minorHAnsi" w:eastAsiaTheme="minorEastAsia" w:hAnsiTheme="minorHAnsi" w:cstheme="minorBidi"/>
          <w:smallCaps w:val="0"/>
          <w:noProof/>
          <w:sz w:val="22"/>
          <w:szCs w:val="22"/>
          <w:lang w:val="en-US"/>
        </w:rPr>
      </w:pPr>
      <w:del w:id="733" w:author="D'souza, Nigel [2]" w:date="2020-01-03T14:59:00Z">
        <w:r w:rsidRPr="00236DC2" w:rsidDel="00236DC2">
          <w:rPr>
            <w:rStyle w:val="Hyperlink"/>
            <w:smallCaps w:val="0"/>
          </w:rPr>
          <w:delText>3.2.3.</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Check Inquiry - Stopped Checks (not in scope – handled by check inquiry)</w:delText>
        </w:r>
        <w:r w:rsidDel="00236DC2">
          <w:rPr>
            <w:noProof/>
            <w:webHidden/>
          </w:rPr>
          <w:tab/>
          <w:delText>40</w:delText>
        </w:r>
      </w:del>
    </w:p>
    <w:p w14:paraId="7CD91737" w14:textId="77777777" w:rsidR="00084432" w:rsidDel="00236DC2" w:rsidRDefault="00084432">
      <w:pPr>
        <w:pStyle w:val="TOC2"/>
        <w:tabs>
          <w:tab w:val="left" w:pos="1000"/>
          <w:tab w:val="right" w:leader="dot" w:pos="9620"/>
        </w:tabs>
        <w:rPr>
          <w:del w:id="734" w:author="D'souza, Nigel [2]" w:date="2020-01-03T14:59:00Z"/>
          <w:rFonts w:asciiTheme="minorHAnsi" w:eastAsiaTheme="minorEastAsia" w:hAnsiTheme="minorHAnsi" w:cstheme="minorBidi"/>
          <w:smallCaps w:val="0"/>
          <w:noProof/>
          <w:sz w:val="22"/>
          <w:szCs w:val="22"/>
          <w:lang w:val="en-US"/>
        </w:rPr>
      </w:pPr>
      <w:del w:id="735" w:author="D'souza, Nigel [2]" w:date="2020-01-03T14:59:00Z">
        <w:r w:rsidRPr="00236DC2" w:rsidDel="00236DC2">
          <w:rPr>
            <w:rStyle w:val="Hyperlink"/>
            <w:smallCaps w:val="0"/>
          </w:rPr>
          <w:delText>3.2.4.</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Check Inquiry - Paid Items (not in scope – handled by check inquiry)</w:delText>
        </w:r>
        <w:r w:rsidDel="00236DC2">
          <w:rPr>
            <w:noProof/>
            <w:webHidden/>
          </w:rPr>
          <w:tab/>
          <w:delText>40</w:delText>
        </w:r>
      </w:del>
    </w:p>
    <w:p w14:paraId="2F5C906B" w14:textId="77777777" w:rsidR="00084432" w:rsidDel="00236DC2" w:rsidRDefault="00084432">
      <w:pPr>
        <w:pStyle w:val="TOC2"/>
        <w:tabs>
          <w:tab w:val="left" w:pos="1000"/>
          <w:tab w:val="right" w:leader="dot" w:pos="9620"/>
        </w:tabs>
        <w:rPr>
          <w:del w:id="736" w:author="D'souza, Nigel [2]" w:date="2020-01-03T14:59:00Z"/>
          <w:rFonts w:asciiTheme="minorHAnsi" w:eastAsiaTheme="minorEastAsia" w:hAnsiTheme="minorHAnsi" w:cstheme="minorBidi"/>
          <w:smallCaps w:val="0"/>
          <w:noProof/>
          <w:sz w:val="22"/>
          <w:szCs w:val="22"/>
          <w:lang w:val="en-US"/>
        </w:rPr>
      </w:pPr>
      <w:del w:id="737" w:author="D'souza, Nigel [2]" w:date="2020-01-03T14:59:00Z">
        <w:r w:rsidRPr="00236DC2" w:rsidDel="00236DC2">
          <w:rPr>
            <w:rStyle w:val="Hyperlink"/>
            <w:smallCaps w:val="0"/>
          </w:rPr>
          <w:delText>3.2.5.</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Cancel Stop Check -Single Item</w:delText>
        </w:r>
        <w:r w:rsidDel="00236DC2">
          <w:rPr>
            <w:noProof/>
            <w:webHidden/>
          </w:rPr>
          <w:tab/>
          <w:delText>41</w:delText>
        </w:r>
      </w:del>
    </w:p>
    <w:p w14:paraId="0D1D2108" w14:textId="77777777" w:rsidR="00084432" w:rsidDel="00236DC2" w:rsidRDefault="00084432">
      <w:pPr>
        <w:pStyle w:val="TOC2"/>
        <w:tabs>
          <w:tab w:val="left" w:pos="1000"/>
          <w:tab w:val="right" w:leader="dot" w:pos="9620"/>
        </w:tabs>
        <w:rPr>
          <w:del w:id="738" w:author="D'souza, Nigel [2]" w:date="2020-01-03T14:59:00Z"/>
          <w:rFonts w:asciiTheme="minorHAnsi" w:eastAsiaTheme="minorEastAsia" w:hAnsiTheme="minorHAnsi" w:cstheme="minorBidi"/>
          <w:smallCaps w:val="0"/>
          <w:noProof/>
          <w:sz w:val="22"/>
          <w:szCs w:val="22"/>
          <w:lang w:val="en-US"/>
        </w:rPr>
      </w:pPr>
      <w:del w:id="739" w:author="D'souza, Nigel [2]" w:date="2020-01-03T14:59:00Z">
        <w:r w:rsidRPr="00236DC2" w:rsidDel="00236DC2">
          <w:rPr>
            <w:rStyle w:val="Hyperlink"/>
            <w:smallCaps w:val="0"/>
          </w:rPr>
          <w:delText>3.2.6.</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Stop Check (Range or Single)</w:delText>
        </w:r>
        <w:r w:rsidDel="00236DC2">
          <w:rPr>
            <w:noProof/>
            <w:webHidden/>
          </w:rPr>
          <w:tab/>
          <w:delText>42</w:delText>
        </w:r>
      </w:del>
    </w:p>
    <w:p w14:paraId="3188E050" w14:textId="77777777" w:rsidR="00084432" w:rsidDel="00236DC2" w:rsidRDefault="00084432">
      <w:pPr>
        <w:pStyle w:val="TOC2"/>
        <w:tabs>
          <w:tab w:val="left" w:pos="1000"/>
          <w:tab w:val="right" w:leader="dot" w:pos="9620"/>
        </w:tabs>
        <w:rPr>
          <w:del w:id="740" w:author="D'souza, Nigel [2]" w:date="2020-01-03T14:59:00Z"/>
          <w:rFonts w:asciiTheme="minorHAnsi" w:eastAsiaTheme="minorEastAsia" w:hAnsiTheme="minorHAnsi" w:cstheme="minorBidi"/>
          <w:smallCaps w:val="0"/>
          <w:noProof/>
          <w:sz w:val="22"/>
          <w:szCs w:val="22"/>
          <w:lang w:val="en-US"/>
        </w:rPr>
      </w:pPr>
      <w:del w:id="741" w:author="D'souza, Nigel [2]" w:date="2020-01-03T14:59:00Z">
        <w:r w:rsidRPr="00236DC2" w:rsidDel="00236DC2">
          <w:rPr>
            <w:rStyle w:val="Hyperlink"/>
            <w:smallCaps w:val="0"/>
          </w:rPr>
          <w:delText>3.2.7.</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Deposit Ticket Item List Retrieval (P3??)</w:delText>
        </w:r>
        <w:r w:rsidDel="00236DC2">
          <w:rPr>
            <w:noProof/>
            <w:webHidden/>
          </w:rPr>
          <w:tab/>
          <w:delText>43</w:delText>
        </w:r>
      </w:del>
    </w:p>
    <w:p w14:paraId="6B121D93" w14:textId="77777777" w:rsidR="00084432" w:rsidDel="00236DC2" w:rsidRDefault="00084432">
      <w:pPr>
        <w:pStyle w:val="TOC2"/>
        <w:tabs>
          <w:tab w:val="left" w:pos="1000"/>
          <w:tab w:val="right" w:leader="dot" w:pos="9620"/>
        </w:tabs>
        <w:rPr>
          <w:del w:id="742" w:author="D'souza, Nigel [2]" w:date="2020-01-03T14:59:00Z"/>
          <w:rFonts w:asciiTheme="minorHAnsi" w:eastAsiaTheme="minorEastAsia" w:hAnsiTheme="minorHAnsi" w:cstheme="minorBidi"/>
          <w:smallCaps w:val="0"/>
          <w:noProof/>
          <w:sz w:val="22"/>
          <w:szCs w:val="22"/>
          <w:lang w:val="en-US"/>
        </w:rPr>
      </w:pPr>
      <w:del w:id="743" w:author="D'souza, Nigel [2]" w:date="2020-01-03T14:59:00Z">
        <w:r w:rsidRPr="00236DC2" w:rsidDel="00236DC2">
          <w:rPr>
            <w:rStyle w:val="Hyperlink"/>
            <w:smallCaps w:val="0"/>
          </w:rPr>
          <w:delText>3.2.8.</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Real-Time Account Balance Retrieval (Not in Scope)</w:delText>
        </w:r>
        <w:r w:rsidDel="00236DC2">
          <w:rPr>
            <w:noProof/>
            <w:webHidden/>
          </w:rPr>
          <w:tab/>
          <w:delText>44</w:delText>
        </w:r>
      </w:del>
    </w:p>
    <w:p w14:paraId="3105794E" w14:textId="77777777" w:rsidR="00084432" w:rsidDel="00236DC2" w:rsidRDefault="00084432">
      <w:pPr>
        <w:pStyle w:val="TOC2"/>
        <w:tabs>
          <w:tab w:val="left" w:pos="1000"/>
          <w:tab w:val="right" w:leader="dot" w:pos="9620"/>
        </w:tabs>
        <w:rPr>
          <w:del w:id="744" w:author="D'souza, Nigel [2]" w:date="2020-01-03T14:59:00Z"/>
          <w:rFonts w:asciiTheme="minorHAnsi" w:eastAsiaTheme="minorEastAsia" w:hAnsiTheme="minorHAnsi" w:cstheme="minorBidi"/>
          <w:smallCaps w:val="0"/>
          <w:noProof/>
          <w:sz w:val="22"/>
          <w:szCs w:val="22"/>
          <w:lang w:val="en-US"/>
        </w:rPr>
      </w:pPr>
      <w:del w:id="745" w:author="D'souza, Nigel [2]" w:date="2020-01-03T14:59:00Z">
        <w:r w:rsidRPr="00236DC2" w:rsidDel="00236DC2">
          <w:rPr>
            <w:rStyle w:val="Hyperlink"/>
            <w:smallCaps w:val="0"/>
          </w:rPr>
          <w:delText>3.2.9.</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Real-Time Account Transaction Retrieval (Not in Scope)</w:delText>
        </w:r>
        <w:r w:rsidDel="00236DC2">
          <w:rPr>
            <w:noProof/>
            <w:webHidden/>
          </w:rPr>
          <w:tab/>
          <w:delText>44</w:delText>
        </w:r>
      </w:del>
    </w:p>
    <w:p w14:paraId="3A0B6434" w14:textId="77777777" w:rsidR="00084432" w:rsidDel="00236DC2" w:rsidRDefault="00084432">
      <w:pPr>
        <w:pStyle w:val="TOC2"/>
        <w:tabs>
          <w:tab w:val="left" w:pos="1000"/>
          <w:tab w:val="right" w:leader="dot" w:pos="9620"/>
        </w:tabs>
        <w:rPr>
          <w:del w:id="746" w:author="D'souza, Nigel [2]" w:date="2020-01-03T14:59:00Z"/>
          <w:rFonts w:asciiTheme="minorHAnsi" w:eastAsiaTheme="minorEastAsia" w:hAnsiTheme="minorHAnsi" w:cstheme="minorBidi"/>
          <w:smallCaps w:val="0"/>
          <w:noProof/>
          <w:sz w:val="22"/>
          <w:szCs w:val="22"/>
          <w:lang w:val="en-US"/>
        </w:rPr>
      </w:pPr>
      <w:del w:id="747" w:author="D'souza, Nigel [2]" w:date="2020-01-03T14:59:00Z">
        <w:r w:rsidRPr="00236DC2" w:rsidDel="00236DC2">
          <w:rPr>
            <w:rStyle w:val="Hyperlink"/>
            <w:smallCaps w:val="0"/>
          </w:rPr>
          <w:delText>3.2.10.</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Deposit Ticket Image Retrieval (P3)</w:delText>
        </w:r>
        <w:r w:rsidDel="00236DC2">
          <w:rPr>
            <w:noProof/>
            <w:webHidden/>
          </w:rPr>
          <w:tab/>
          <w:delText>44</w:delText>
        </w:r>
      </w:del>
    </w:p>
    <w:p w14:paraId="620FE193" w14:textId="77777777" w:rsidR="00084432" w:rsidDel="00236DC2" w:rsidRDefault="00084432">
      <w:pPr>
        <w:pStyle w:val="TOC2"/>
        <w:tabs>
          <w:tab w:val="left" w:pos="1000"/>
          <w:tab w:val="right" w:leader="dot" w:pos="9620"/>
        </w:tabs>
        <w:rPr>
          <w:del w:id="748" w:author="D'souza, Nigel [2]" w:date="2020-01-03T14:59:00Z"/>
          <w:rFonts w:asciiTheme="minorHAnsi" w:eastAsiaTheme="minorEastAsia" w:hAnsiTheme="minorHAnsi" w:cstheme="minorBidi"/>
          <w:smallCaps w:val="0"/>
          <w:noProof/>
          <w:sz w:val="22"/>
          <w:szCs w:val="22"/>
          <w:lang w:val="en-US"/>
        </w:rPr>
      </w:pPr>
      <w:del w:id="749" w:author="D'souza, Nigel [2]" w:date="2020-01-03T14:59:00Z">
        <w:r w:rsidRPr="00236DC2" w:rsidDel="00236DC2">
          <w:rPr>
            <w:rStyle w:val="Hyperlink"/>
            <w:smallCaps w:val="0"/>
          </w:rPr>
          <w:delText>3.2.11.</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Image Search</w:delText>
        </w:r>
        <w:r w:rsidDel="00236DC2">
          <w:rPr>
            <w:noProof/>
            <w:webHidden/>
          </w:rPr>
          <w:tab/>
          <w:delText>45</w:delText>
        </w:r>
      </w:del>
    </w:p>
    <w:p w14:paraId="164DB792" w14:textId="77777777" w:rsidR="00084432" w:rsidDel="00236DC2" w:rsidRDefault="00084432">
      <w:pPr>
        <w:pStyle w:val="TOC2"/>
        <w:tabs>
          <w:tab w:val="left" w:pos="1000"/>
          <w:tab w:val="right" w:leader="dot" w:pos="9620"/>
        </w:tabs>
        <w:rPr>
          <w:del w:id="750" w:author="D'souza, Nigel [2]" w:date="2020-01-03T14:59:00Z"/>
          <w:rFonts w:asciiTheme="minorHAnsi" w:eastAsiaTheme="minorEastAsia" w:hAnsiTheme="minorHAnsi" w:cstheme="minorBidi"/>
          <w:smallCaps w:val="0"/>
          <w:noProof/>
          <w:sz w:val="22"/>
          <w:szCs w:val="22"/>
          <w:lang w:val="en-US"/>
        </w:rPr>
      </w:pPr>
      <w:del w:id="751" w:author="D'souza, Nigel [2]" w:date="2020-01-03T14:59:00Z">
        <w:r w:rsidRPr="00236DC2" w:rsidDel="00236DC2">
          <w:rPr>
            <w:rStyle w:val="Hyperlink"/>
            <w:smallCaps w:val="0"/>
          </w:rPr>
          <w:delText>3.2.12.</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Deposit Ticket Detail Item Image Retrieval (P3)</w:delText>
        </w:r>
        <w:r w:rsidDel="00236DC2">
          <w:rPr>
            <w:noProof/>
            <w:webHidden/>
          </w:rPr>
          <w:tab/>
          <w:delText>45</w:delText>
        </w:r>
      </w:del>
    </w:p>
    <w:p w14:paraId="3E88167C" w14:textId="77777777" w:rsidR="00084432" w:rsidDel="00236DC2" w:rsidRDefault="00084432">
      <w:pPr>
        <w:pStyle w:val="TOC2"/>
        <w:tabs>
          <w:tab w:val="left" w:pos="1000"/>
          <w:tab w:val="right" w:leader="dot" w:pos="9620"/>
        </w:tabs>
        <w:rPr>
          <w:del w:id="752" w:author="D'souza, Nigel [2]" w:date="2020-01-03T14:59:00Z"/>
          <w:rFonts w:asciiTheme="minorHAnsi" w:eastAsiaTheme="minorEastAsia" w:hAnsiTheme="minorHAnsi" w:cstheme="minorBidi"/>
          <w:smallCaps w:val="0"/>
          <w:noProof/>
          <w:sz w:val="22"/>
          <w:szCs w:val="22"/>
          <w:lang w:val="en-US"/>
        </w:rPr>
      </w:pPr>
      <w:del w:id="753" w:author="D'souza, Nigel [2]" w:date="2020-01-03T14:59:00Z">
        <w:r w:rsidRPr="00236DC2" w:rsidDel="00236DC2">
          <w:rPr>
            <w:rStyle w:val="Hyperlink"/>
            <w:smallCaps w:val="0"/>
          </w:rPr>
          <w:delText>3.2.13.</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Deposit Ticket Return Item Image Retrieval (Not in Scope)</w:delText>
        </w:r>
        <w:r w:rsidDel="00236DC2">
          <w:rPr>
            <w:noProof/>
            <w:webHidden/>
          </w:rPr>
          <w:tab/>
          <w:delText>45</w:delText>
        </w:r>
      </w:del>
    </w:p>
    <w:p w14:paraId="05D3609A" w14:textId="77777777" w:rsidR="00084432" w:rsidDel="00236DC2" w:rsidRDefault="00084432">
      <w:pPr>
        <w:pStyle w:val="TOC2"/>
        <w:tabs>
          <w:tab w:val="left" w:pos="1000"/>
          <w:tab w:val="right" w:leader="dot" w:pos="9620"/>
        </w:tabs>
        <w:rPr>
          <w:del w:id="754" w:author="D'souza, Nigel [2]" w:date="2020-01-03T14:59:00Z"/>
          <w:rFonts w:asciiTheme="minorHAnsi" w:eastAsiaTheme="minorEastAsia" w:hAnsiTheme="minorHAnsi" w:cstheme="minorBidi"/>
          <w:smallCaps w:val="0"/>
          <w:noProof/>
          <w:sz w:val="22"/>
          <w:szCs w:val="22"/>
          <w:lang w:val="en-US"/>
        </w:rPr>
      </w:pPr>
      <w:del w:id="755" w:author="D'souza, Nigel [2]" w:date="2020-01-03T14:59:00Z">
        <w:r w:rsidRPr="00236DC2" w:rsidDel="00236DC2">
          <w:rPr>
            <w:rStyle w:val="Hyperlink"/>
            <w:smallCaps w:val="0"/>
          </w:rPr>
          <w:delText>3.2.14.</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Check Image Retrieval</w:delText>
        </w:r>
        <w:r w:rsidDel="00236DC2">
          <w:rPr>
            <w:noProof/>
            <w:webHidden/>
          </w:rPr>
          <w:tab/>
          <w:delText>46</w:delText>
        </w:r>
      </w:del>
    </w:p>
    <w:p w14:paraId="192DA759" w14:textId="77777777" w:rsidR="00084432" w:rsidDel="00236DC2" w:rsidRDefault="00084432">
      <w:pPr>
        <w:pStyle w:val="TOC2"/>
        <w:tabs>
          <w:tab w:val="left" w:pos="1000"/>
          <w:tab w:val="right" w:leader="dot" w:pos="9620"/>
        </w:tabs>
        <w:rPr>
          <w:del w:id="756" w:author="D'souza, Nigel [2]" w:date="2020-01-03T14:59:00Z"/>
          <w:rFonts w:asciiTheme="minorHAnsi" w:eastAsiaTheme="minorEastAsia" w:hAnsiTheme="minorHAnsi" w:cstheme="minorBidi"/>
          <w:smallCaps w:val="0"/>
          <w:noProof/>
          <w:sz w:val="22"/>
          <w:szCs w:val="22"/>
          <w:lang w:val="en-US"/>
        </w:rPr>
      </w:pPr>
      <w:del w:id="757" w:author="D'souza, Nigel [2]" w:date="2020-01-03T14:59:00Z">
        <w:r w:rsidRPr="00236DC2" w:rsidDel="00236DC2">
          <w:rPr>
            <w:rStyle w:val="Hyperlink"/>
            <w:smallCaps w:val="0"/>
          </w:rPr>
          <w:delText>3.2.15.</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Get eStatement List</w:delText>
        </w:r>
        <w:r w:rsidDel="00236DC2">
          <w:rPr>
            <w:noProof/>
            <w:webHidden/>
          </w:rPr>
          <w:tab/>
          <w:delText>47</w:delText>
        </w:r>
      </w:del>
    </w:p>
    <w:p w14:paraId="0779CC0A" w14:textId="77777777" w:rsidR="00084432" w:rsidDel="00236DC2" w:rsidRDefault="00084432">
      <w:pPr>
        <w:pStyle w:val="TOC2"/>
        <w:tabs>
          <w:tab w:val="left" w:pos="1000"/>
          <w:tab w:val="right" w:leader="dot" w:pos="9620"/>
        </w:tabs>
        <w:rPr>
          <w:del w:id="758" w:author="D'souza, Nigel [2]" w:date="2020-01-03T14:59:00Z"/>
          <w:rFonts w:asciiTheme="minorHAnsi" w:eastAsiaTheme="minorEastAsia" w:hAnsiTheme="minorHAnsi" w:cstheme="minorBidi"/>
          <w:smallCaps w:val="0"/>
          <w:noProof/>
          <w:sz w:val="22"/>
          <w:szCs w:val="22"/>
          <w:lang w:val="en-US"/>
        </w:rPr>
      </w:pPr>
      <w:del w:id="759" w:author="D'souza, Nigel [2]" w:date="2020-01-03T14:59:00Z">
        <w:r w:rsidRPr="00236DC2" w:rsidDel="00236DC2">
          <w:rPr>
            <w:rStyle w:val="Hyperlink"/>
            <w:smallCaps w:val="0"/>
          </w:rPr>
          <w:delText>3.2.16.</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eStatement Retrieval</w:delText>
        </w:r>
        <w:r w:rsidDel="00236DC2">
          <w:rPr>
            <w:noProof/>
            <w:webHidden/>
          </w:rPr>
          <w:tab/>
          <w:delText>48</w:delText>
        </w:r>
      </w:del>
    </w:p>
    <w:p w14:paraId="669552C7" w14:textId="77777777" w:rsidR="00084432" w:rsidDel="00236DC2" w:rsidRDefault="00084432">
      <w:pPr>
        <w:pStyle w:val="TOC2"/>
        <w:tabs>
          <w:tab w:val="left" w:pos="1000"/>
          <w:tab w:val="right" w:leader="dot" w:pos="9620"/>
        </w:tabs>
        <w:rPr>
          <w:del w:id="760" w:author="D'souza, Nigel [2]" w:date="2020-01-03T14:59:00Z"/>
          <w:rFonts w:asciiTheme="minorHAnsi" w:eastAsiaTheme="minorEastAsia" w:hAnsiTheme="minorHAnsi" w:cstheme="minorBidi"/>
          <w:smallCaps w:val="0"/>
          <w:noProof/>
          <w:sz w:val="22"/>
          <w:szCs w:val="22"/>
          <w:lang w:val="en-US"/>
        </w:rPr>
      </w:pPr>
      <w:del w:id="761" w:author="D'souza, Nigel [2]" w:date="2020-01-03T14:59:00Z">
        <w:r w:rsidRPr="00236DC2" w:rsidDel="00236DC2">
          <w:rPr>
            <w:rStyle w:val="Hyperlink"/>
            <w:smallCaps w:val="0"/>
          </w:rPr>
          <w:delText>3.2.17.</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Real Time Loan Reporting (P3)</w:delText>
        </w:r>
        <w:r w:rsidDel="00236DC2">
          <w:rPr>
            <w:noProof/>
            <w:webHidden/>
          </w:rPr>
          <w:tab/>
          <w:delText>49</w:delText>
        </w:r>
      </w:del>
    </w:p>
    <w:p w14:paraId="09959083" w14:textId="77777777" w:rsidR="00084432" w:rsidDel="00236DC2" w:rsidRDefault="00084432">
      <w:pPr>
        <w:pStyle w:val="TOC2"/>
        <w:tabs>
          <w:tab w:val="left" w:pos="1000"/>
          <w:tab w:val="right" w:leader="dot" w:pos="9620"/>
        </w:tabs>
        <w:rPr>
          <w:del w:id="762" w:author="D'souza, Nigel [2]" w:date="2020-01-03T14:59:00Z"/>
          <w:rFonts w:asciiTheme="minorHAnsi" w:eastAsiaTheme="minorEastAsia" w:hAnsiTheme="minorHAnsi" w:cstheme="minorBidi"/>
          <w:smallCaps w:val="0"/>
          <w:noProof/>
          <w:sz w:val="22"/>
          <w:szCs w:val="22"/>
          <w:lang w:val="en-US"/>
        </w:rPr>
      </w:pPr>
      <w:del w:id="763" w:author="D'souza, Nigel [2]" w:date="2020-01-03T14:59:00Z">
        <w:r w:rsidRPr="00236DC2" w:rsidDel="00236DC2">
          <w:rPr>
            <w:rStyle w:val="Hyperlink"/>
            <w:smallCaps w:val="0"/>
          </w:rPr>
          <w:delText>3.2.18.</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Loan Payment and Draws (P3) ??</w:delText>
        </w:r>
        <w:r w:rsidDel="00236DC2">
          <w:rPr>
            <w:noProof/>
            <w:webHidden/>
          </w:rPr>
          <w:tab/>
          <w:delText>51</w:delText>
        </w:r>
      </w:del>
    </w:p>
    <w:p w14:paraId="49D59A80" w14:textId="77777777" w:rsidR="00084432" w:rsidDel="00236DC2" w:rsidRDefault="00084432">
      <w:pPr>
        <w:pStyle w:val="TOC2"/>
        <w:tabs>
          <w:tab w:val="left" w:pos="1000"/>
          <w:tab w:val="right" w:leader="dot" w:pos="9620"/>
        </w:tabs>
        <w:rPr>
          <w:del w:id="764" w:author="D'souza, Nigel [2]" w:date="2020-01-03T14:59:00Z"/>
          <w:rFonts w:asciiTheme="minorHAnsi" w:eastAsiaTheme="minorEastAsia" w:hAnsiTheme="minorHAnsi" w:cstheme="minorBidi"/>
          <w:smallCaps w:val="0"/>
          <w:noProof/>
          <w:sz w:val="22"/>
          <w:szCs w:val="22"/>
          <w:lang w:val="en-US"/>
        </w:rPr>
      </w:pPr>
      <w:del w:id="765" w:author="D'souza, Nigel [2]" w:date="2020-01-03T14:59:00Z">
        <w:r w:rsidRPr="00236DC2" w:rsidDel="00236DC2">
          <w:rPr>
            <w:rStyle w:val="Hyperlink"/>
            <w:smallCaps w:val="0"/>
          </w:rPr>
          <w:delText>3.2.19.</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Real-Time Transfers</w:delText>
        </w:r>
        <w:r w:rsidDel="00236DC2">
          <w:rPr>
            <w:noProof/>
            <w:webHidden/>
          </w:rPr>
          <w:tab/>
          <w:delText>52</w:delText>
        </w:r>
      </w:del>
    </w:p>
    <w:p w14:paraId="22950116" w14:textId="77777777" w:rsidR="00084432" w:rsidDel="00236DC2" w:rsidRDefault="00084432">
      <w:pPr>
        <w:pStyle w:val="TOC2"/>
        <w:tabs>
          <w:tab w:val="left" w:pos="1000"/>
          <w:tab w:val="right" w:leader="dot" w:pos="9620"/>
        </w:tabs>
        <w:rPr>
          <w:del w:id="766" w:author="D'souza, Nigel [2]" w:date="2020-01-03T14:59:00Z"/>
          <w:rFonts w:asciiTheme="minorHAnsi" w:eastAsiaTheme="minorEastAsia" w:hAnsiTheme="minorHAnsi" w:cstheme="minorBidi"/>
          <w:smallCaps w:val="0"/>
          <w:noProof/>
          <w:sz w:val="22"/>
          <w:szCs w:val="22"/>
          <w:lang w:val="en-US"/>
        </w:rPr>
      </w:pPr>
      <w:del w:id="767" w:author="D'souza, Nigel [2]" w:date="2020-01-03T14:59:00Z">
        <w:r w:rsidRPr="00236DC2" w:rsidDel="00236DC2">
          <w:rPr>
            <w:rStyle w:val="Hyperlink"/>
            <w:smallCaps w:val="0"/>
          </w:rPr>
          <w:delText>3.2.20.</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MFA Approval</w:delText>
        </w:r>
        <w:r w:rsidDel="00236DC2">
          <w:rPr>
            <w:noProof/>
            <w:webHidden/>
          </w:rPr>
          <w:tab/>
          <w:delText>53</w:delText>
        </w:r>
      </w:del>
    </w:p>
    <w:p w14:paraId="495761A3" w14:textId="77777777" w:rsidR="00084432" w:rsidDel="00236DC2" w:rsidRDefault="00084432">
      <w:pPr>
        <w:pStyle w:val="TOC2"/>
        <w:tabs>
          <w:tab w:val="left" w:pos="1000"/>
          <w:tab w:val="right" w:leader="dot" w:pos="9620"/>
        </w:tabs>
        <w:rPr>
          <w:del w:id="768" w:author="D'souza, Nigel [2]" w:date="2020-01-03T14:59:00Z"/>
          <w:rFonts w:asciiTheme="minorHAnsi" w:eastAsiaTheme="minorEastAsia" w:hAnsiTheme="minorHAnsi" w:cstheme="minorBidi"/>
          <w:smallCaps w:val="0"/>
          <w:noProof/>
          <w:sz w:val="22"/>
          <w:szCs w:val="22"/>
          <w:lang w:val="en-US"/>
        </w:rPr>
      </w:pPr>
      <w:del w:id="769" w:author="D'souza, Nigel [2]" w:date="2020-01-03T14:59:00Z">
        <w:r w:rsidRPr="00236DC2" w:rsidDel="00236DC2">
          <w:rPr>
            <w:rStyle w:val="Hyperlink"/>
            <w:smallCaps w:val="0"/>
          </w:rPr>
          <w:delText>3.2.21.</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Customer Setup and User Approval (approach TBD)</w:delText>
        </w:r>
        <w:r w:rsidDel="00236DC2">
          <w:rPr>
            <w:noProof/>
            <w:webHidden/>
          </w:rPr>
          <w:tab/>
          <w:delText>54</w:delText>
        </w:r>
      </w:del>
    </w:p>
    <w:p w14:paraId="38499058" w14:textId="77777777" w:rsidR="00084432" w:rsidDel="00236DC2" w:rsidRDefault="00084432">
      <w:pPr>
        <w:pStyle w:val="TOC2"/>
        <w:tabs>
          <w:tab w:val="left" w:pos="1000"/>
          <w:tab w:val="right" w:leader="dot" w:pos="9620"/>
        </w:tabs>
        <w:rPr>
          <w:del w:id="770" w:author="D'souza, Nigel [2]" w:date="2020-01-03T14:59:00Z"/>
          <w:rFonts w:asciiTheme="minorHAnsi" w:eastAsiaTheme="minorEastAsia" w:hAnsiTheme="minorHAnsi" w:cstheme="minorBidi"/>
          <w:smallCaps w:val="0"/>
          <w:noProof/>
          <w:sz w:val="22"/>
          <w:szCs w:val="22"/>
          <w:lang w:val="en-US"/>
        </w:rPr>
      </w:pPr>
      <w:del w:id="771" w:author="D'souza, Nigel [2]" w:date="2020-01-03T14:59:00Z">
        <w:r w:rsidRPr="00236DC2" w:rsidDel="00236DC2">
          <w:rPr>
            <w:rStyle w:val="Hyperlink"/>
            <w:smallCaps w:val="0"/>
          </w:rPr>
          <w:delText>3.2.22.</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Alerts Extract</w:delText>
        </w:r>
        <w:r w:rsidDel="00236DC2">
          <w:rPr>
            <w:noProof/>
            <w:webHidden/>
          </w:rPr>
          <w:tab/>
          <w:delText>54</w:delText>
        </w:r>
      </w:del>
    </w:p>
    <w:p w14:paraId="7933498C" w14:textId="77777777" w:rsidR="00084432" w:rsidDel="00236DC2" w:rsidRDefault="00084432">
      <w:pPr>
        <w:pStyle w:val="TOC2"/>
        <w:tabs>
          <w:tab w:val="left" w:pos="1000"/>
          <w:tab w:val="right" w:leader="dot" w:pos="9620"/>
        </w:tabs>
        <w:rPr>
          <w:del w:id="772" w:author="D'souza, Nigel [2]" w:date="2020-01-03T14:59:00Z"/>
          <w:rFonts w:asciiTheme="minorHAnsi" w:eastAsiaTheme="minorEastAsia" w:hAnsiTheme="minorHAnsi" w:cstheme="minorBidi"/>
          <w:smallCaps w:val="0"/>
          <w:noProof/>
          <w:sz w:val="22"/>
          <w:szCs w:val="22"/>
          <w:lang w:val="en-US"/>
        </w:rPr>
      </w:pPr>
      <w:del w:id="773" w:author="D'souza, Nigel [2]" w:date="2020-01-03T14:59:00Z">
        <w:r w:rsidRPr="00236DC2" w:rsidDel="00236DC2">
          <w:rPr>
            <w:rStyle w:val="Hyperlink"/>
            <w:smallCaps w:val="0"/>
          </w:rPr>
          <w:delText>3.2.23.</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Balance Retrieval for One Account</w:delText>
        </w:r>
        <w:r w:rsidDel="00236DC2">
          <w:rPr>
            <w:noProof/>
            <w:webHidden/>
          </w:rPr>
          <w:tab/>
          <w:delText>55</w:delText>
        </w:r>
      </w:del>
    </w:p>
    <w:p w14:paraId="3F9967EF" w14:textId="77777777" w:rsidR="00084432" w:rsidDel="00236DC2" w:rsidRDefault="00084432">
      <w:pPr>
        <w:pStyle w:val="TOC2"/>
        <w:tabs>
          <w:tab w:val="left" w:pos="1000"/>
          <w:tab w:val="right" w:leader="dot" w:pos="9620"/>
        </w:tabs>
        <w:rPr>
          <w:del w:id="774" w:author="D'souza, Nigel [2]" w:date="2020-01-03T14:59:00Z"/>
          <w:rFonts w:asciiTheme="minorHAnsi" w:eastAsiaTheme="minorEastAsia" w:hAnsiTheme="minorHAnsi" w:cstheme="minorBidi"/>
          <w:smallCaps w:val="0"/>
          <w:noProof/>
          <w:sz w:val="22"/>
          <w:szCs w:val="22"/>
          <w:lang w:val="en-US"/>
        </w:rPr>
      </w:pPr>
      <w:del w:id="775" w:author="D'souza, Nigel [2]" w:date="2020-01-03T14:59:00Z">
        <w:r w:rsidRPr="00236DC2" w:rsidDel="00236DC2">
          <w:rPr>
            <w:rStyle w:val="Hyperlink"/>
            <w:smallCaps w:val="0"/>
          </w:rPr>
          <w:delText>3.2.24.</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Balance Check for One Account</w:delText>
        </w:r>
        <w:r w:rsidDel="00236DC2">
          <w:rPr>
            <w:noProof/>
            <w:webHidden/>
          </w:rPr>
          <w:tab/>
          <w:delText>56</w:delText>
        </w:r>
      </w:del>
    </w:p>
    <w:p w14:paraId="7B352133" w14:textId="77777777" w:rsidR="00084432" w:rsidDel="00236DC2" w:rsidRDefault="00084432">
      <w:pPr>
        <w:pStyle w:val="TOC2"/>
        <w:tabs>
          <w:tab w:val="left" w:pos="1000"/>
          <w:tab w:val="right" w:leader="dot" w:pos="9620"/>
        </w:tabs>
        <w:rPr>
          <w:del w:id="776" w:author="D'souza, Nigel [2]" w:date="2020-01-03T14:59:00Z"/>
          <w:rFonts w:asciiTheme="minorHAnsi" w:eastAsiaTheme="minorEastAsia" w:hAnsiTheme="minorHAnsi" w:cstheme="minorBidi"/>
          <w:smallCaps w:val="0"/>
          <w:noProof/>
          <w:sz w:val="22"/>
          <w:szCs w:val="22"/>
          <w:lang w:val="en-US"/>
        </w:rPr>
      </w:pPr>
      <w:del w:id="777" w:author="D'souza, Nigel [2]" w:date="2020-01-03T14:59:00Z">
        <w:r w:rsidRPr="00236DC2" w:rsidDel="00236DC2">
          <w:rPr>
            <w:rStyle w:val="Hyperlink"/>
            <w:smallCaps w:val="0"/>
          </w:rPr>
          <w:delText>3.2.25.</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Pre-funding Check</w:delText>
        </w:r>
        <w:r w:rsidDel="00236DC2">
          <w:rPr>
            <w:noProof/>
            <w:webHidden/>
          </w:rPr>
          <w:tab/>
          <w:delText>56</w:delText>
        </w:r>
      </w:del>
    </w:p>
    <w:p w14:paraId="40479884" w14:textId="77777777" w:rsidR="00084432" w:rsidDel="00236DC2" w:rsidRDefault="00084432">
      <w:pPr>
        <w:pStyle w:val="TOC2"/>
        <w:tabs>
          <w:tab w:val="left" w:pos="1000"/>
          <w:tab w:val="right" w:leader="dot" w:pos="9620"/>
        </w:tabs>
        <w:rPr>
          <w:del w:id="778" w:author="D'souza, Nigel [2]" w:date="2020-01-03T14:59:00Z"/>
          <w:rFonts w:asciiTheme="minorHAnsi" w:eastAsiaTheme="minorEastAsia" w:hAnsiTheme="minorHAnsi" w:cstheme="minorBidi"/>
          <w:smallCaps w:val="0"/>
          <w:noProof/>
          <w:sz w:val="22"/>
          <w:szCs w:val="22"/>
          <w:lang w:val="en-US"/>
        </w:rPr>
      </w:pPr>
      <w:del w:id="779" w:author="D'souza, Nigel [2]" w:date="2020-01-03T14:59:00Z">
        <w:r w:rsidRPr="00236DC2" w:rsidDel="00236DC2">
          <w:rPr>
            <w:rStyle w:val="Hyperlink"/>
            <w:smallCaps w:val="0"/>
          </w:rPr>
          <w:delText>3.2.26.</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Get Real-Time Rate</w:delText>
        </w:r>
        <w:r w:rsidDel="00236DC2">
          <w:rPr>
            <w:noProof/>
            <w:webHidden/>
          </w:rPr>
          <w:tab/>
          <w:delText>57</w:delText>
        </w:r>
      </w:del>
    </w:p>
    <w:p w14:paraId="15B2C484" w14:textId="77777777" w:rsidR="00084432" w:rsidDel="00236DC2" w:rsidRDefault="00084432">
      <w:pPr>
        <w:pStyle w:val="TOC2"/>
        <w:tabs>
          <w:tab w:val="left" w:pos="1000"/>
          <w:tab w:val="right" w:leader="dot" w:pos="9620"/>
        </w:tabs>
        <w:rPr>
          <w:del w:id="780" w:author="D'souza, Nigel [2]" w:date="2020-01-03T14:59:00Z"/>
          <w:rFonts w:asciiTheme="minorHAnsi" w:eastAsiaTheme="minorEastAsia" w:hAnsiTheme="minorHAnsi" w:cstheme="minorBidi"/>
          <w:smallCaps w:val="0"/>
          <w:noProof/>
          <w:sz w:val="22"/>
          <w:szCs w:val="22"/>
          <w:lang w:val="en-US"/>
        </w:rPr>
      </w:pPr>
      <w:del w:id="781" w:author="D'souza, Nigel [2]" w:date="2020-01-03T14:59:00Z">
        <w:r w:rsidRPr="00236DC2" w:rsidDel="00236DC2">
          <w:rPr>
            <w:rStyle w:val="Hyperlink"/>
            <w:smallCaps w:val="0"/>
          </w:rPr>
          <w:delText>3.2.27.</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Perform FX Trade</w:delText>
        </w:r>
        <w:r w:rsidDel="00236DC2">
          <w:rPr>
            <w:noProof/>
            <w:webHidden/>
          </w:rPr>
          <w:tab/>
          <w:delText>57</w:delText>
        </w:r>
      </w:del>
    </w:p>
    <w:p w14:paraId="0629B726" w14:textId="77777777" w:rsidR="00084432" w:rsidDel="00236DC2" w:rsidRDefault="00084432">
      <w:pPr>
        <w:pStyle w:val="TOC2"/>
        <w:tabs>
          <w:tab w:val="left" w:pos="1000"/>
          <w:tab w:val="right" w:leader="dot" w:pos="9620"/>
        </w:tabs>
        <w:rPr>
          <w:del w:id="782" w:author="D'souza, Nigel [2]" w:date="2020-01-03T14:59:00Z"/>
          <w:rFonts w:asciiTheme="minorHAnsi" w:eastAsiaTheme="minorEastAsia" w:hAnsiTheme="minorHAnsi" w:cstheme="minorBidi"/>
          <w:smallCaps w:val="0"/>
          <w:noProof/>
          <w:sz w:val="22"/>
          <w:szCs w:val="22"/>
          <w:lang w:val="en-US"/>
        </w:rPr>
      </w:pPr>
      <w:del w:id="783" w:author="D'souza, Nigel [2]" w:date="2020-01-03T14:59:00Z">
        <w:r w:rsidRPr="00236DC2" w:rsidDel="00236DC2">
          <w:rPr>
            <w:rStyle w:val="Hyperlink"/>
            <w:smallCaps w:val="0"/>
          </w:rPr>
          <w:delText>3.2.28.</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Validate Contract</w:delText>
        </w:r>
        <w:r w:rsidDel="00236DC2">
          <w:rPr>
            <w:noProof/>
            <w:webHidden/>
          </w:rPr>
          <w:tab/>
          <w:delText>57</w:delText>
        </w:r>
      </w:del>
    </w:p>
    <w:p w14:paraId="0963F351" w14:textId="77777777" w:rsidR="00084432" w:rsidDel="00236DC2" w:rsidRDefault="00084432">
      <w:pPr>
        <w:pStyle w:val="TOC2"/>
        <w:tabs>
          <w:tab w:val="left" w:pos="1000"/>
          <w:tab w:val="right" w:leader="dot" w:pos="9620"/>
        </w:tabs>
        <w:rPr>
          <w:del w:id="784" w:author="D'souza, Nigel [2]" w:date="2020-01-03T14:59:00Z"/>
          <w:rFonts w:asciiTheme="minorHAnsi" w:eastAsiaTheme="minorEastAsia" w:hAnsiTheme="minorHAnsi" w:cstheme="minorBidi"/>
          <w:smallCaps w:val="0"/>
          <w:noProof/>
          <w:sz w:val="22"/>
          <w:szCs w:val="22"/>
          <w:lang w:val="en-US"/>
        </w:rPr>
      </w:pPr>
      <w:del w:id="785" w:author="D'souza, Nigel [2]" w:date="2020-01-03T14:59:00Z">
        <w:r w:rsidRPr="00236DC2" w:rsidDel="00236DC2">
          <w:rPr>
            <w:rStyle w:val="Hyperlink"/>
            <w:smallCaps w:val="0"/>
          </w:rPr>
          <w:delText>3.2.29.</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SOAP Services consumes by SSO/SSOA</w:delText>
        </w:r>
        <w:r w:rsidDel="00236DC2">
          <w:rPr>
            <w:noProof/>
            <w:webHidden/>
          </w:rPr>
          <w:tab/>
          <w:delText>58</w:delText>
        </w:r>
      </w:del>
    </w:p>
    <w:p w14:paraId="5A7A1AFA" w14:textId="77777777" w:rsidR="00084432" w:rsidDel="00236DC2" w:rsidRDefault="00084432">
      <w:pPr>
        <w:pStyle w:val="TOC2"/>
        <w:tabs>
          <w:tab w:val="left" w:pos="1000"/>
          <w:tab w:val="right" w:leader="dot" w:pos="9620"/>
        </w:tabs>
        <w:rPr>
          <w:del w:id="786" w:author="D'souza, Nigel [2]" w:date="2020-01-03T14:59:00Z"/>
          <w:rFonts w:asciiTheme="minorHAnsi" w:eastAsiaTheme="minorEastAsia" w:hAnsiTheme="minorHAnsi" w:cstheme="minorBidi"/>
          <w:smallCaps w:val="0"/>
          <w:noProof/>
          <w:sz w:val="22"/>
          <w:szCs w:val="22"/>
          <w:lang w:val="en-US"/>
        </w:rPr>
      </w:pPr>
      <w:del w:id="787" w:author="D'souza, Nigel [2]" w:date="2020-01-03T14:59:00Z">
        <w:r w:rsidRPr="00236DC2" w:rsidDel="00236DC2">
          <w:rPr>
            <w:rStyle w:val="Hyperlink"/>
            <w:smallCaps w:val="0"/>
          </w:rPr>
          <w:delText>3.2.30.</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Restful services consumed by Financial Centre</w:delText>
        </w:r>
        <w:r w:rsidDel="00236DC2">
          <w:rPr>
            <w:noProof/>
            <w:webHidden/>
          </w:rPr>
          <w:tab/>
          <w:delText>58</w:delText>
        </w:r>
      </w:del>
    </w:p>
    <w:p w14:paraId="1969DDA3" w14:textId="77777777" w:rsidR="00084432" w:rsidDel="00236DC2" w:rsidRDefault="00084432">
      <w:pPr>
        <w:pStyle w:val="TOC2"/>
        <w:tabs>
          <w:tab w:val="left" w:pos="1000"/>
          <w:tab w:val="right" w:leader="dot" w:pos="9620"/>
        </w:tabs>
        <w:rPr>
          <w:del w:id="788" w:author="D'souza, Nigel [2]" w:date="2020-01-03T14:59:00Z"/>
          <w:rFonts w:asciiTheme="minorHAnsi" w:eastAsiaTheme="minorEastAsia" w:hAnsiTheme="minorHAnsi" w:cstheme="minorBidi"/>
          <w:smallCaps w:val="0"/>
          <w:noProof/>
          <w:sz w:val="22"/>
          <w:szCs w:val="22"/>
          <w:lang w:val="en-US"/>
        </w:rPr>
      </w:pPr>
      <w:del w:id="789" w:author="D'souza, Nigel [2]" w:date="2020-01-03T14:59:00Z">
        <w:r w:rsidRPr="00236DC2" w:rsidDel="00236DC2">
          <w:rPr>
            <w:rStyle w:val="Hyperlink"/>
            <w:smallCaps w:val="0"/>
          </w:rPr>
          <w:delText>3.2.31.</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Get Obligation per Obligators (P3)</w:delText>
        </w:r>
        <w:r w:rsidDel="00236DC2">
          <w:rPr>
            <w:noProof/>
            <w:webHidden/>
          </w:rPr>
          <w:tab/>
          <w:delText>60</w:delText>
        </w:r>
      </w:del>
    </w:p>
    <w:p w14:paraId="0D687083" w14:textId="77777777" w:rsidR="00084432" w:rsidDel="00236DC2" w:rsidRDefault="00084432">
      <w:pPr>
        <w:pStyle w:val="TOC2"/>
        <w:tabs>
          <w:tab w:val="left" w:pos="800"/>
          <w:tab w:val="right" w:leader="dot" w:pos="9620"/>
        </w:tabs>
        <w:rPr>
          <w:del w:id="790" w:author="D'souza, Nigel [2]" w:date="2020-01-03T14:59:00Z"/>
          <w:rFonts w:asciiTheme="minorHAnsi" w:eastAsiaTheme="minorEastAsia" w:hAnsiTheme="minorHAnsi" w:cstheme="minorBidi"/>
          <w:smallCaps w:val="0"/>
          <w:noProof/>
          <w:sz w:val="22"/>
          <w:szCs w:val="22"/>
          <w:lang w:val="en-US"/>
        </w:rPr>
      </w:pPr>
      <w:del w:id="791" w:author="D'souza, Nigel [2]" w:date="2020-01-03T14:59:00Z">
        <w:r w:rsidRPr="00236DC2" w:rsidDel="00236DC2">
          <w:rPr>
            <w:rStyle w:val="Hyperlink"/>
            <w:smallCaps w:val="0"/>
          </w:rPr>
          <w:delText>3.3.</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Asynchronous Message Interfaces</w:delText>
        </w:r>
        <w:r w:rsidDel="00236DC2">
          <w:rPr>
            <w:noProof/>
            <w:webHidden/>
          </w:rPr>
          <w:tab/>
          <w:delText>61</w:delText>
        </w:r>
      </w:del>
    </w:p>
    <w:p w14:paraId="7AB11133" w14:textId="77777777" w:rsidR="00084432" w:rsidDel="00236DC2" w:rsidRDefault="00084432">
      <w:pPr>
        <w:pStyle w:val="TOC2"/>
        <w:tabs>
          <w:tab w:val="left" w:pos="1000"/>
          <w:tab w:val="right" w:leader="dot" w:pos="9620"/>
        </w:tabs>
        <w:rPr>
          <w:del w:id="792" w:author="D'souza, Nigel [2]" w:date="2020-01-03T14:59:00Z"/>
          <w:rFonts w:asciiTheme="minorHAnsi" w:eastAsiaTheme="minorEastAsia" w:hAnsiTheme="minorHAnsi" w:cstheme="minorBidi"/>
          <w:smallCaps w:val="0"/>
          <w:noProof/>
          <w:sz w:val="22"/>
          <w:szCs w:val="22"/>
          <w:lang w:val="en-US"/>
        </w:rPr>
      </w:pPr>
      <w:del w:id="793" w:author="D'souza, Nigel [2]" w:date="2020-01-03T14:59:00Z">
        <w:r w:rsidRPr="00236DC2" w:rsidDel="00236DC2">
          <w:rPr>
            <w:rStyle w:val="Hyperlink"/>
            <w:smallCaps w:val="0"/>
          </w:rPr>
          <w:delText>3.3.1.</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Wire Initiation and Confirmation</w:delText>
        </w:r>
        <w:r w:rsidDel="00236DC2">
          <w:rPr>
            <w:noProof/>
            <w:webHidden/>
          </w:rPr>
          <w:tab/>
          <w:delText>62</w:delText>
        </w:r>
      </w:del>
    </w:p>
    <w:p w14:paraId="75EDD9E5" w14:textId="77777777" w:rsidR="00084432" w:rsidDel="00236DC2" w:rsidRDefault="00084432">
      <w:pPr>
        <w:pStyle w:val="TOC2"/>
        <w:tabs>
          <w:tab w:val="left" w:pos="1000"/>
          <w:tab w:val="right" w:leader="dot" w:pos="9620"/>
        </w:tabs>
        <w:rPr>
          <w:del w:id="794" w:author="D'souza, Nigel [2]" w:date="2020-01-03T14:59:00Z"/>
          <w:rFonts w:asciiTheme="minorHAnsi" w:eastAsiaTheme="minorEastAsia" w:hAnsiTheme="minorHAnsi" w:cstheme="minorBidi"/>
          <w:smallCaps w:val="0"/>
          <w:noProof/>
          <w:sz w:val="22"/>
          <w:szCs w:val="22"/>
          <w:lang w:val="en-US"/>
        </w:rPr>
      </w:pPr>
      <w:del w:id="795" w:author="D'souza, Nigel [2]" w:date="2020-01-03T14:59:00Z">
        <w:r w:rsidRPr="00236DC2" w:rsidDel="00236DC2">
          <w:rPr>
            <w:rStyle w:val="Hyperlink"/>
            <w:smallCaps w:val="0"/>
          </w:rPr>
          <w:delText>3.3.2.</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Customer Provisioning – Receive ((MIGRATION))</w:delText>
        </w:r>
        <w:r w:rsidDel="00236DC2">
          <w:rPr>
            <w:noProof/>
            <w:webHidden/>
          </w:rPr>
          <w:tab/>
          <w:delText>63</w:delText>
        </w:r>
      </w:del>
    </w:p>
    <w:p w14:paraId="40CD1682" w14:textId="77777777" w:rsidR="00084432" w:rsidDel="00236DC2" w:rsidRDefault="00084432">
      <w:pPr>
        <w:pStyle w:val="TOC2"/>
        <w:tabs>
          <w:tab w:val="left" w:pos="1000"/>
          <w:tab w:val="right" w:leader="dot" w:pos="9620"/>
        </w:tabs>
        <w:rPr>
          <w:del w:id="796" w:author="D'souza, Nigel [2]" w:date="2020-01-03T14:59:00Z"/>
          <w:rFonts w:asciiTheme="minorHAnsi" w:eastAsiaTheme="minorEastAsia" w:hAnsiTheme="minorHAnsi" w:cstheme="minorBidi"/>
          <w:smallCaps w:val="0"/>
          <w:noProof/>
          <w:sz w:val="22"/>
          <w:szCs w:val="22"/>
          <w:lang w:val="en-US"/>
        </w:rPr>
      </w:pPr>
      <w:del w:id="797" w:author="D'souza, Nigel [2]" w:date="2020-01-03T14:59:00Z">
        <w:r w:rsidRPr="00236DC2" w:rsidDel="00236DC2">
          <w:rPr>
            <w:rStyle w:val="Hyperlink"/>
            <w:smallCaps w:val="0"/>
          </w:rPr>
          <w:delText>3.3.3.</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Customer Provisioning – Send (Not in Scope)</w:delText>
        </w:r>
        <w:r w:rsidDel="00236DC2">
          <w:rPr>
            <w:noProof/>
            <w:webHidden/>
          </w:rPr>
          <w:tab/>
          <w:delText>64</w:delText>
        </w:r>
      </w:del>
    </w:p>
    <w:p w14:paraId="16E55DDC" w14:textId="77777777" w:rsidR="00084432" w:rsidDel="00236DC2" w:rsidRDefault="00084432">
      <w:pPr>
        <w:pStyle w:val="TOC2"/>
        <w:tabs>
          <w:tab w:val="left" w:pos="1000"/>
          <w:tab w:val="right" w:leader="dot" w:pos="9620"/>
        </w:tabs>
        <w:rPr>
          <w:del w:id="798" w:author="D'souza, Nigel [2]" w:date="2020-01-03T14:59:00Z"/>
          <w:rFonts w:asciiTheme="minorHAnsi" w:eastAsiaTheme="minorEastAsia" w:hAnsiTheme="minorHAnsi" w:cstheme="minorBidi"/>
          <w:smallCaps w:val="0"/>
          <w:noProof/>
          <w:sz w:val="22"/>
          <w:szCs w:val="22"/>
          <w:lang w:val="en-US"/>
        </w:rPr>
      </w:pPr>
      <w:del w:id="799" w:author="D'souza, Nigel [2]" w:date="2020-01-03T14:59:00Z">
        <w:r w:rsidRPr="00236DC2" w:rsidDel="00236DC2">
          <w:rPr>
            <w:rStyle w:val="Hyperlink"/>
            <w:smallCaps w:val="0"/>
          </w:rPr>
          <w:delText>3.3.4.</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User Provisioning and Entitlements – Receive (MIGRATION)</w:delText>
        </w:r>
        <w:r w:rsidDel="00236DC2">
          <w:rPr>
            <w:noProof/>
            <w:webHidden/>
          </w:rPr>
          <w:tab/>
          <w:delText>65</w:delText>
        </w:r>
      </w:del>
    </w:p>
    <w:p w14:paraId="784E7239" w14:textId="77777777" w:rsidR="00084432" w:rsidDel="00236DC2" w:rsidRDefault="00084432">
      <w:pPr>
        <w:pStyle w:val="TOC2"/>
        <w:tabs>
          <w:tab w:val="left" w:pos="1000"/>
          <w:tab w:val="right" w:leader="dot" w:pos="9620"/>
        </w:tabs>
        <w:rPr>
          <w:del w:id="800" w:author="D'souza, Nigel [2]" w:date="2020-01-03T14:59:00Z"/>
          <w:rFonts w:asciiTheme="minorHAnsi" w:eastAsiaTheme="minorEastAsia" w:hAnsiTheme="minorHAnsi" w:cstheme="minorBidi"/>
          <w:smallCaps w:val="0"/>
          <w:noProof/>
          <w:sz w:val="22"/>
          <w:szCs w:val="22"/>
          <w:lang w:val="en-US"/>
        </w:rPr>
      </w:pPr>
      <w:del w:id="801" w:author="D'souza, Nigel [2]" w:date="2020-01-03T14:59:00Z">
        <w:r w:rsidRPr="00236DC2" w:rsidDel="00236DC2">
          <w:rPr>
            <w:rStyle w:val="Hyperlink"/>
            <w:smallCaps w:val="0"/>
          </w:rPr>
          <w:delText>3.3.5.</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User Provisioning and Entitlements – Send (Not in Scope)</w:delText>
        </w:r>
        <w:r w:rsidDel="00236DC2">
          <w:rPr>
            <w:noProof/>
            <w:webHidden/>
          </w:rPr>
          <w:tab/>
          <w:delText>66</w:delText>
        </w:r>
      </w:del>
    </w:p>
    <w:p w14:paraId="7480E279" w14:textId="77777777" w:rsidR="00084432" w:rsidDel="00236DC2" w:rsidRDefault="00084432">
      <w:pPr>
        <w:pStyle w:val="TOC2"/>
        <w:tabs>
          <w:tab w:val="left" w:pos="1000"/>
          <w:tab w:val="right" w:leader="dot" w:pos="9620"/>
        </w:tabs>
        <w:rPr>
          <w:del w:id="802" w:author="D'souza, Nigel [2]" w:date="2020-01-03T14:59:00Z"/>
          <w:rFonts w:asciiTheme="minorHAnsi" w:eastAsiaTheme="minorEastAsia" w:hAnsiTheme="minorHAnsi" w:cstheme="minorBidi"/>
          <w:smallCaps w:val="0"/>
          <w:noProof/>
          <w:sz w:val="22"/>
          <w:szCs w:val="22"/>
          <w:lang w:val="en-US"/>
        </w:rPr>
      </w:pPr>
      <w:del w:id="803" w:author="D'souza, Nigel [2]" w:date="2020-01-03T14:59:00Z">
        <w:r w:rsidRPr="00236DC2" w:rsidDel="00236DC2">
          <w:rPr>
            <w:rStyle w:val="Hyperlink"/>
            <w:smallCaps w:val="0"/>
          </w:rPr>
          <w:delText>3.3.6.</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ISO20022 Payments Extract (covered elsewhere)</w:delText>
        </w:r>
        <w:r w:rsidDel="00236DC2">
          <w:rPr>
            <w:noProof/>
            <w:webHidden/>
          </w:rPr>
          <w:tab/>
          <w:delText>66</w:delText>
        </w:r>
      </w:del>
    </w:p>
    <w:p w14:paraId="0F7D4035" w14:textId="77777777" w:rsidR="00084432" w:rsidDel="00236DC2" w:rsidRDefault="00084432">
      <w:pPr>
        <w:pStyle w:val="TOC2"/>
        <w:tabs>
          <w:tab w:val="left" w:pos="1000"/>
          <w:tab w:val="right" w:leader="dot" w:pos="9620"/>
        </w:tabs>
        <w:rPr>
          <w:del w:id="804" w:author="D'souza, Nigel [2]" w:date="2020-01-03T14:59:00Z"/>
          <w:rFonts w:asciiTheme="minorHAnsi" w:eastAsiaTheme="minorEastAsia" w:hAnsiTheme="minorHAnsi" w:cstheme="minorBidi"/>
          <w:smallCaps w:val="0"/>
          <w:noProof/>
          <w:sz w:val="22"/>
          <w:szCs w:val="22"/>
          <w:lang w:val="en-US"/>
        </w:rPr>
      </w:pPr>
      <w:del w:id="805" w:author="D'souza, Nigel [2]" w:date="2020-01-03T14:59:00Z">
        <w:r w:rsidRPr="00236DC2" w:rsidDel="00236DC2">
          <w:rPr>
            <w:rStyle w:val="Hyperlink"/>
            <w:smallCaps w:val="0"/>
          </w:rPr>
          <w:delText>3.3.7.</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Multi-Bank Extract</w:delText>
        </w:r>
        <w:r w:rsidDel="00236DC2">
          <w:rPr>
            <w:noProof/>
            <w:webHidden/>
          </w:rPr>
          <w:tab/>
          <w:delText>67</w:delText>
        </w:r>
      </w:del>
    </w:p>
    <w:p w14:paraId="5314FBA8" w14:textId="77777777" w:rsidR="00084432" w:rsidDel="00236DC2" w:rsidRDefault="00084432">
      <w:pPr>
        <w:pStyle w:val="TOC2"/>
        <w:tabs>
          <w:tab w:val="left" w:pos="1000"/>
          <w:tab w:val="right" w:leader="dot" w:pos="9620"/>
        </w:tabs>
        <w:rPr>
          <w:del w:id="806" w:author="D'souza, Nigel [2]" w:date="2020-01-03T14:59:00Z"/>
          <w:rFonts w:asciiTheme="minorHAnsi" w:eastAsiaTheme="minorEastAsia" w:hAnsiTheme="minorHAnsi" w:cstheme="minorBidi"/>
          <w:smallCaps w:val="0"/>
          <w:noProof/>
          <w:sz w:val="22"/>
          <w:szCs w:val="22"/>
          <w:lang w:val="en-US"/>
        </w:rPr>
      </w:pPr>
      <w:del w:id="807" w:author="D'souza, Nigel [2]" w:date="2020-01-03T14:59:00Z">
        <w:r w:rsidRPr="00236DC2" w:rsidDel="00236DC2">
          <w:rPr>
            <w:rStyle w:val="Hyperlink"/>
            <w:smallCaps w:val="0"/>
            <w:highlight w:val="yellow"/>
          </w:rPr>
          <w:delText>3.3.8.</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highlight w:val="yellow"/>
          </w:rPr>
          <w:delText>Receive SWIFT Statements and Advices – MultiBank Reporting (P2)</w:delText>
        </w:r>
        <w:r w:rsidDel="00236DC2">
          <w:rPr>
            <w:noProof/>
            <w:webHidden/>
          </w:rPr>
          <w:tab/>
          <w:delText>68</w:delText>
        </w:r>
      </w:del>
    </w:p>
    <w:p w14:paraId="67074408" w14:textId="77777777" w:rsidR="00084432" w:rsidDel="00236DC2" w:rsidRDefault="00084432">
      <w:pPr>
        <w:pStyle w:val="TOC2"/>
        <w:tabs>
          <w:tab w:val="left" w:pos="1000"/>
          <w:tab w:val="right" w:leader="dot" w:pos="9620"/>
        </w:tabs>
        <w:rPr>
          <w:del w:id="808" w:author="D'souza, Nigel [2]" w:date="2020-01-03T14:59:00Z"/>
          <w:rFonts w:asciiTheme="minorHAnsi" w:eastAsiaTheme="minorEastAsia" w:hAnsiTheme="minorHAnsi" w:cstheme="minorBidi"/>
          <w:smallCaps w:val="0"/>
          <w:noProof/>
          <w:sz w:val="22"/>
          <w:szCs w:val="22"/>
          <w:lang w:val="en-US"/>
        </w:rPr>
      </w:pPr>
      <w:del w:id="809" w:author="D'souza, Nigel [2]" w:date="2020-01-03T14:59:00Z">
        <w:r w:rsidRPr="00236DC2" w:rsidDel="00236DC2">
          <w:rPr>
            <w:rStyle w:val="Hyperlink"/>
            <w:smallCaps w:val="0"/>
          </w:rPr>
          <w:delText>3.3.9.</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Load Alerts</w:delText>
        </w:r>
        <w:r w:rsidDel="00236DC2">
          <w:rPr>
            <w:noProof/>
            <w:webHidden/>
          </w:rPr>
          <w:tab/>
          <w:delText>69</w:delText>
        </w:r>
      </w:del>
    </w:p>
    <w:p w14:paraId="1CC9C53E" w14:textId="77777777" w:rsidR="00084432" w:rsidDel="00236DC2" w:rsidRDefault="00084432">
      <w:pPr>
        <w:pStyle w:val="TOC2"/>
        <w:tabs>
          <w:tab w:val="left" w:pos="1000"/>
          <w:tab w:val="right" w:leader="dot" w:pos="9620"/>
        </w:tabs>
        <w:rPr>
          <w:del w:id="810" w:author="D'souza, Nigel [2]" w:date="2020-01-03T14:59:00Z"/>
          <w:rFonts w:asciiTheme="minorHAnsi" w:eastAsiaTheme="minorEastAsia" w:hAnsiTheme="minorHAnsi" w:cstheme="minorBidi"/>
          <w:smallCaps w:val="0"/>
          <w:noProof/>
          <w:sz w:val="22"/>
          <w:szCs w:val="22"/>
          <w:lang w:val="en-US"/>
        </w:rPr>
      </w:pPr>
      <w:del w:id="811" w:author="D'souza, Nigel [2]" w:date="2020-01-03T14:59:00Z">
        <w:r w:rsidRPr="00236DC2" w:rsidDel="00236DC2">
          <w:rPr>
            <w:rStyle w:val="Hyperlink"/>
            <w:smallCaps w:val="0"/>
          </w:rPr>
          <w:delText>3.3.10.</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Send RTP Payment (Payment Release) (RTP)</w:delText>
        </w:r>
        <w:r w:rsidDel="00236DC2">
          <w:rPr>
            <w:noProof/>
            <w:webHidden/>
          </w:rPr>
          <w:tab/>
          <w:delText>69</w:delText>
        </w:r>
      </w:del>
    </w:p>
    <w:p w14:paraId="03A0A94E" w14:textId="77777777" w:rsidR="00084432" w:rsidDel="00236DC2" w:rsidRDefault="00084432">
      <w:pPr>
        <w:pStyle w:val="TOC2"/>
        <w:tabs>
          <w:tab w:val="left" w:pos="1000"/>
          <w:tab w:val="right" w:leader="dot" w:pos="9620"/>
        </w:tabs>
        <w:rPr>
          <w:del w:id="812" w:author="D'souza, Nigel [2]" w:date="2020-01-03T14:59:00Z"/>
          <w:rFonts w:asciiTheme="minorHAnsi" w:eastAsiaTheme="minorEastAsia" w:hAnsiTheme="minorHAnsi" w:cstheme="minorBidi"/>
          <w:smallCaps w:val="0"/>
          <w:noProof/>
          <w:sz w:val="22"/>
          <w:szCs w:val="22"/>
          <w:lang w:val="en-US"/>
        </w:rPr>
      </w:pPr>
      <w:del w:id="813" w:author="D'souza, Nigel [2]" w:date="2020-01-03T14:59:00Z">
        <w:r w:rsidRPr="00236DC2" w:rsidDel="00236DC2">
          <w:rPr>
            <w:rStyle w:val="Hyperlink"/>
            <w:smallCaps w:val="0"/>
          </w:rPr>
          <w:delText>3.3.11.</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Receive RTP Confirmation (RTP)</w:delText>
        </w:r>
        <w:r w:rsidDel="00236DC2">
          <w:rPr>
            <w:noProof/>
            <w:webHidden/>
          </w:rPr>
          <w:tab/>
          <w:delText>69</w:delText>
        </w:r>
      </w:del>
    </w:p>
    <w:p w14:paraId="458BB747" w14:textId="77777777" w:rsidR="00084432" w:rsidDel="00236DC2" w:rsidRDefault="00084432">
      <w:pPr>
        <w:pStyle w:val="TOC2"/>
        <w:tabs>
          <w:tab w:val="left" w:pos="1000"/>
          <w:tab w:val="right" w:leader="dot" w:pos="9620"/>
        </w:tabs>
        <w:rPr>
          <w:del w:id="814" w:author="D'souza, Nigel [2]" w:date="2020-01-03T14:59:00Z"/>
          <w:rFonts w:asciiTheme="minorHAnsi" w:eastAsiaTheme="minorEastAsia" w:hAnsiTheme="minorHAnsi" w:cstheme="minorBidi"/>
          <w:smallCaps w:val="0"/>
          <w:noProof/>
          <w:sz w:val="22"/>
          <w:szCs w:val="22"/>
          <w:lang w:val="en-US"/>
        </w:rPr>
      </w:pPr>
      <w:del w:id="815" w:author="D'souza, Nigel [2]" w:date="2020-01-03T14:59:00Z">
        <w:r w:rsidRPr="00236DC2" w:rsidDel="00236DC2">
          <w:rPr>
            <w:rStyle w:val="Hyperlink"/>
            <w:smallCaps w:val="0"/>
          </w:rPr>
          <w:delText>3.3.12.</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Receive RTP Acknowledgement (RTP)</w:delText>
        </w:r>
        <w:r w:rsidDel="00236DC2">
          <w:rPr>
            <w:noProof/>
            <w:webHidden/>
          </w:rPr>
          <w:tab/>
          <w:delText>69</w:delText>
        </w:r>
      </w:del>
    </w:p>
    <w:p w14:paraId="1C030380" w14:textId="77777777" w:rsidR="00084432" w:rsidDel="00236DC2" w:rsidRDefault="00084432">
      <w:pPr>
        <w:pStyle w:val="TOC2"/>
        <w:tabs>
          <w:tab w:val="left" w:pos="1000"/>
          <w:tab w:val="right" w:leader="dot" w:pos="9620"/>
        </w:tabs>
        <w:rPr>
          <w:del w:id="816" w:author="D'souza, Nigel [2]" w:date="2020-01-03T14:59:00Z"/>
          <w:rFonts w:asciiTheme="minorHAnsi" w:eastAsiaTheme="minorEastAsia" w:hAnsiTheme="minorHAnsi" w:cstheme="minorBidi"/>
          <w:smallCaps w:val="0"/>
          <w:noProof/>
          <w:sz w:val="22"/>
          <w:szCs w:val="22"/>
          <w:lang w:val="en-US"/>
        </w:rPr>
      </w:pPr>
      <w:del w:id="817" w:author="D'souza, Nigel [2]" w:date="2020-01-03T14:59:00Z">
        <w:r w:rsidRPr="00236DC2" w:rsidDel="00236DC2">
          <w:rPr>
            <w:rStyle w:val="Hyperlink"/>
            <w:smallCaps w:val="0"/>
          </w:rPr>
          <w:delText>3.3.13.</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Receive Request for Information (RTP)</w:delText>
        </w:r>
        <w:r w:rsidDel="00236DC2">
          <w:rPr>
            <w:noProof/>
            <w:webHidden/>
          </w:rPr>
          <w:tab/>
          <w:delText>69</w:delText>
        </w:r>
      </w:del>
    </w:p>
    <w:p w14:paraId="3AA9FDC6" w14:textId="77777777" w:rsidR="00084432" w:rsidDel="00236DC2" w:rsidRDefault="00084432">
      <w:pPr>
        <w:pStyle w:val="TOC2"/>
        <w:tabs>
          <w:tab w:val="left" w:pos="1000"/>
          <w:tab w:val="right" w:leader="dot" w:pos="9620"/>
        </w:tabs>
        <w:rPr>
          <w:del w:id="818" w:author="D'souza, Nigel [2]" w:date="2020-01-03T14:59:00Z"/>
          <w:rFonts w:asciiTheme="minorHAnsi" w:eastAsiaTheme="minorEastAsia" w:hAnsiTheme="minorHAnsi" w:cstheme="minorBidi"/>
          <w:smallCaps w:val="0"/>
          <w:noProof/>
          <w:sz w:val="22"/>
          <w:szCs w:val="22"/>
          <w:lang w:val="en-US"/>
        </w:rPr>
      </w:pPr>
      <w:del w:id="819" w:author="D'souza, Nigel [2]" w:date="2020-01-03T14:59:00Z">
        <w:r w:rsidRPr="00236DC2" w:rsidDel="00236DC2">
          <w:rPr>
            <w:rStyle w:val="Hyperlink"/>
            <w:smallCaps w:val="0"/>
          </w:rPr>
          <w:delText>3.3.14.</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Respond to Request for Information (RTP)</w:delText>
        </w:r>
        <w:r w:rsidDel="00236DC2">
          <w:rPr>
            <w:noProof/>
            <w:webHidden/>
          </w:rPr>
          <w:tab/>
          <w:delText>70</w:delText>
        </w:r>
      </w:del>
    </w:p>
    <w:p w14:paraId="26795838" w14:textId="77777777" w:rsidR="00084432" w:rsidDel="00236DC2" w:rsidRDefault="00084432">
      <w:pPr>
        <w:pStyle w:val="TOC2"/>
        <w:tabs>
          <w:tab w:val="left" w:pos="1000"/>
          <w:tab w:val="right" w:leader="dot" w:pos="9620"/>
        </w:tabs>
        <w:rPr>
          <w:del w:id="820" w:author="D'souza, Nigel [2]" w:date="2020-01-03T14:59:00Z"/>
          <w:rFonts w:asciiTheme="minorHAnsi" w:eastAsiaTheme="minorEastAsia" w:hAnsiTheme="minorHAnsi" w:cstheme="minorBidi"/>
          <w:smallCaps w:val="0"/>
          <w:noProof/>
          <w:sz w:val="22"/>
          <w:szCs w:val="22"/>
          <w:lang w:val="en-US"/>
        </w:rPr>
      </w:pPr>
      <w:del w:id="821" w:author="D'souza, Nigel [2]" w:date="2020-01-03T14:59:00Z">
        <w:r w:rsidRPr="00236DC2" w:rsidDel="00236DC2">
          <w:rPr>
            <w:rStyle w:val="Hyperlink"/>
            <w:smallCaps w:val="0"/>
          </w:rPr>
          <w:delText>3.3.15.</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Confirmation that Response was received (RTP)</w:delText>
        </w:r>
        <w:r w:rsidDel="00236DC2">
          <w:rPr>
            <w:noProof/>
            <w:webHidden/>
          </w:rPr>
          <w:tab/>
          <w:delText>70</w:delText>
        </w:r>
      </w:del>
    </w:p>
    <w:p w14:paraId="183A142B" w14:textId="77777777" w:rsidR="00084432" w:rsidDel="00236DC2" w:rsidRDefault="00084432">
      <w:pPr>
        <w:pStyle w:val="TOC2"/>
        <w:tabs>
          <w:tab w:val="left" w:pos="1000"/>
          <w:tab w:val="right" w:leader="dot" w:pos="9620"/>
        </w:tabs>
        <w:rPr>
          <w:del w:id="822" w:author="D'souza, Nigel [2]" w:date="2020-01-03T14:59:00Z"/>
          <w:rFonts w:asciiTheme="minorHAnsi" w:eastAsiaTheme="minorEastAsia" w:hAnsiTheme="minorHAnsi" w:cstheme="minorBidi"/>
          <w:smallCaps w:val="0"/>
          <w:noProof/>
          <w:sz w:val="22"/>
          <w:szCs w:val="22"/>
          <w:lang w:val="en-US"/>
        </w:rPr>
      </w:pPr>
      <w:del w:id="823" w:author="D'souza, Nigel [2]" w:date="2020-01-03T14:59:00Z">
        <w:r w:rsidRPr="00236DC2" w:rsidDel="00236DC2">
          <w:rPr>
            <w:rStyle w:val="Hyperlink"/>
            <w:smallCaps w:val="0"/>
          </w:rPr>
          <w:delText>3.3.16.</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Receive Incoming RTP (RTP)</w:delText>
        </w:r>
        <w:r w:rsidDel="00236DC2">
          <w:rPr>
            <w:noProof/>
            <w:webHidden/>
          </w:rPr>
          <w:tab/>
          <w:delText>70</w:delText>
        </w:r>
      </w:del>
    </w:p>
    <w:p w14:paraId="07247577" w14:textId="77777777" w:rsidR="00084432" w:rsidDel="00236DC2" w:rsidRDefault="00084432">
      <w:pPr>
        <w:pStyle w:val="TOC2"/>
        <w:tabs>
          <w:tab w:val="left" w:pos="1000"/>
          <w:tab w:val="right" w:leader="dot" w:pos="9620"/>
        </w:tabs>
        <w:rPr>
          <w:del w:id="824" w:author="D'souza, Nigel [2]" w:date="2020-01-03T14:59:00Z"/>
          <w:rFonts w:asciiTheme="minorHAnsi" w:eastAsiaTheme="minorEastAsia" w:hAnsiTheme="minorHAnsi" w:cstheme="minorBidi"/>
          <w:smallCaps w:val="0"/>
          <w:noProof/>
          <w:sz w:val="22"/>
          <w:szCs w:val="22"/>
          <w:lang w:val="en-US"/>
        </w:rPr>
      </w:pPr>
      <w:del w:id="825" w:author="D'souza, Nigel [2]" w:date="2020-01-03T14:59:00Z">
        <w:r w:rsidRPr="00236DC2" w:rsidDel="00236DC2">
          <w:rPr>
            <w:rStyle w:val="Hyperlink"/>
            <w:smallCaps w:val="0"/>
          </w:rPr>
          <w:delText>3.3.17.</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Send Request for Information (RTP)</w:delText>
        </w:r>
        <w:r w:rsidDel="00236DC2">
          <w:rPr>
            <w:noProof/>
            <w:webHidden/>
          </w:rPr>
          <w:tab/>
          <w:delText>70</w:delText>
        </w:r>
      </w:del>
    </w:p>
    <w:p w14:paraId="1CBB006B" w14:textId="77777777" w:rsidR="00084432" w:rsidDel="00236DC2" w:rsidRDefault="00084432">
      <w:pPr>
        <w:pStyle w:val="TOC2"/>
        <w:tabs>
          <w:tab w:val="left" w:pos="1000"/>
          <w:tab w:val="right" w:leader="dot" w:pos="9620"/>
        </w:tabs>
        <w:rPr>
          <w:del w:id="826" w:author="D'souza, Nigel [2]" w:date="2020-01-03T14:59:00Z"/>
          <w:rFonts w:asciiTheme="minorHAnsi" w:eastAsiaTheme="minorEastAsia" w:hAnsiTheme="minorHAnsi" w:cstheme="minorBidi"/>
          <w:smallCaps w:val="0"/>
          <w:noProof/>
          <w:sz w:val="22"/>
          <w:szCs w:val="22"/>
          <w:lang w:val="en-US"/>
        </w:rPr>
      </w:pPr>
      <w:del w:id="827" w:author="D'souza, Nigel [2]" w:date="2020-01-03T14:59:00Z">
        <w:r w:rsidRPr="00236DC2" w:rsidDel="00236DC2">
          <w:rPr>
            <w:rStyle w:val="Hyperlink"/>
            <w:smallCaps w:val="0"/>
          </w:rPr>
          <w:delText>3.3.18.</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Receive Request for Information Response (RTP)</w:delText>
        </w:r>
        <w:r w:rsidDel="00236DC2">
          <w:rPr>
            <w:noProof/>
            <w:webHidden/>
          </w:rPr>
          <w:tab/>
          <w:delText>70</w:delText>
        </w:r>
      </w:del>
    </w:p>
    <w:p w14:paraId="4D0BC676" w14:textId="77777777" w:rsidR="00084432" w:rsidDel="00236DC2" w:rsidRDefault="00084432">
      <w:pPr>
        <w:pStyle w:val="TOC2"/>
        <w:tabs>
          <w:tab w:val="left" w:pos="1000"/>
          <w:tab w:val="right" w:leader="dot" w:pos="9620"/>
        </w:tabs>
        <w:rPr>
          <w:del w:id="828" w:author="D'souza, Nigel [2]" w:date="2020-01-03T14:59:00Z"/>
          <w:rFonts w:asciiTheme="minorHAnsi" w:eastAsiaTheme="minorEastAsia" w:hAnsiTheme="minorHAnsi" w:cstheme="minorBidi"/>
          <w:smallCaps w:val="0"/>
          <w:noProof/>
          <w:sz w:val="22"/>
          <w:szCs w:val="22"/>
          <w:lang w:val="en-US"/>
        </w:rPr>
      </w:pPr>
      <w:del w:id="829" w:author="D'souza, Nigel [2]" w:date="2020-01-03T14:59:00Z">
        <w:r w:rsidRPr="00236DC2" w:rsidDel="00236DC2">
          <w:rPr>
            <w:rStyle w:val="Hyperlink"/>
            <w:smallCaps w:val="0"/>
          </w:rPr>
          <w:delText>3.3.19.</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Send Payment Acknowledgement (RTP)</w:delText>
        </w:r>
        <w:r w:rsidDel="00236DC2">
          <w:rPr>
            <w:noProof/>
            <w:webHidden/>
          </w:rPr>
          <w:tab/>
          <w:delText>71</w:delText>
        </w:r>
      </w:del>
    </w:p>
    <w:p w14:paraId="57C9828B" w14:textId="77777777" w:rsidR="00084432" w:rsidDel="00236DC2" w:rsidRDefault="00084432">
      <w:pPr>
        <w:pStyle w:val="TOC2"/>
        <w:tabs>
          <w:tab w:val="left" w:pos="800"/>
          <w:tab w:val="right" w:leader="dot" w:pos="9620"/>
        </w:tabs>
        <w:rPr>
          <w:del w:id="830" w:author="D'souza, Nigel [2]" w:date="2020-01-03T14:59:00Z"/>
          <w:rFonts w:asciiTheme="minorHAnsi" w:eastAsiaTheme="minorEastAsia" w:hAnsiTheme="minorHAnsi" w:cstheme="minorBidi"/>
          <w:smallCaps w:val="0"/>
          <w:noProof/>
          <w:sz w:val="22"/>
          <w:szCs w:val="22"/>
          <w:lang w:val="en-US"/>
        </w:rPr>
      </w:pPr>
      <w:del w:id="831" w:author="D'souza, Nigel [2]" w:date="2020-01-03T14:59:00Z">
        <w:r w:rsidRPr="00236DC2" w:rsidDel="00236DC2">
          <w:rPr>
            <w:rStyle w:val="Hyperlink"/>
            <w:smallCaps w:val="0"/>
          </w:rPr>
          <w:delText>3.4.</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Customer Migration Utilities</w:delText>
        </w:r>
        <w:r w:rsidDel="00236DC2">
          <w:rPr>
            <w:noProof/>
            <w:webHidden/>
          </w:rPr>
          <w:tab/>
          <w:delText>71</w:delText>
        </w:r>
      </w:del>
    </w:p>
    <w:p w14:paraId="68A1FAFD" w14:textId="77777777" w:rsidR="00084432" w:rsidDel="00236DC2" w:rsidRDefault="00084432">
      <w:pPr>
        <w:pStyle w:val="TOC2"/>
        <w:tabs>
          <w:tab w:val="left" w:pos="1000"/>
          <w:tab w:val="right" w:leader="dot" w:pos="9620"/>
        </w:tabs>
        <w:rPr>
          <w:del w:id="832" w:author="D'souza, Nigel [2]" w:date="2020-01-03T14:59:00Z"/>
          <w:rFonts w:asciiTheme="minorHAnsi" w:eastAsiaTheme="minorEastAsia" w:hAnsiTheme="minorHAnsi" w:cstheme="minorBidi"/>
          <w:smallCaps w:val="0"/>
          <w:noProof/>
          <w:sz w:val="22"/>
          <w:szCs w:val="22"/>
          <w:lang w:val="en-US"/>
        </w:rPr>
      </w:pPr>
      <w:del w:id="833" w:author="D'souza, Nigel [2]" w:date="2020-01-03T14:59:00Z">
        <w:r w:rsidRPr="00236DC2" w:rsidDel="00236DC2">
          <w:rPr>
            <w:rStyle w:val="Hyperlink"/>
            <w:smallCaps w:val="0"/>
          </w:rPr>
          <w:delText>3.4.1.</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Customer Setup</w:delText>
        </w:r>
        <w:r w:rsidDel="00236DC2">
          <w:rPr>
            <w:noProof/>
            <w:webHidden/>
          </w:rPr>
          <w:tab/>
          <w:delText>71</w:delText>
        </w:r>
      </w:del>
    </w:p>
    <w:p w14:paraId="2926BCB7" w14:textId="77777777" w:rsidR="00084432" w:rsidDel="00236DC2" w:rsidRDefault="00084432">
      <w:pPr>
        <w:pStyle w:val="TOC2"/>
        <w:tabs>
          <w:tab w:val="left" w:pos="1000"/>
          <w:tab w:val="right" w:leader="dot" w:pos="9620"/>
        </w:tabs>
        <w:rPr>
          <w:del w:id="834" w:author="D'souza, Nigel [2]" w:date="2020-01-03T14:59:00Z"/>
          <w:rFonts w:asciiTheme="minorHAnsi" w:eastAsiaTheme="minorEastAsia" w:hAnsiTheme="minorHAnsi" w:cstheme="minorBidi"/>
          <w:smallCaps w:val="0"/>
          <w:noProof/>
          <w:sz w:val="22"/>
          <w:szCs w:val="22"/>
          <w:lang w:val="en-US"/>
        </w:rPr>
      </w:pPr>
      <w:del w:id="835" w:author="D'souza, Nigel [2]" w:date="2020-01-03T14:59:00Z">
        <w:r w:rsidRPr="00236DC2" w:rsidDel="00236DC2">
          <w:rPr>
            <w:rStyle w:val="Hyperlink"/>
            <w:smallCaps w:val="0"/>
          </w:rPr>
          <w:delText>3.4.2.</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Wire Templates</w:delText>
        </w:r>
        <w:r w:rsidDel="00236DC2">
          <w:rPr>
            <w:noProof/>
            <w:webHidden/>
          </w:rPr>
          <w:tab/>
          <w:delText>71</w:delText>
        </w:r>
      </w:del>
    </w:p>
    <w:p w14:paraId="4E22752C" w14:textId="77777777" w:rsidR="00084432" w:rsidDel="00236DC2" w:rsidRDefault="00084432">
      <w:pPr>
        <w:pStyle w:val="TOC2"/>
        <w:tabs>
          <w:tab w:val="left" w:pos="1000"/>
          <w:tab w:val="right" w:leader="dot" w:pos="9620"/>
        </w:tabs>
        <w:rPr>
          <w:del w:id="836" w:author="D'souza, Nigel [2]" w:date="2020-01-03T14:59:00Z"/>
          <w:rFonts w:asciiTheme="minorHAnsi" w:eastAsiaTheme="minorEastAsia" w:hAnsiTheme="minorHAnsi" w:cstheme="minorBidi"/>
          <w:smallCaps w:val="0"/>
          <w:noProof/>
          <w:sz w:val="22"/>
          <w:szCs w:val="22"/>
          <w:lang w:val="en-US"/>
        </w:rPr>
      </w:pPr>
      <w:del w:id="837" w:author="D'souza, Nigel [2]" w:date="2020-01-03T14:59:00Z">
        <w:r w:rsidRPr="00236DC2" w:rsidDel="00236DC2">
          <w:rPr>
            <w:rStyle w:val="Hyperlink"/>
            <w:smallCaps w:val="0"/>
          </w:rPr>
          <w:delText>3.4.3.</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ACH Templates</w:delText>
        </w:r>
        <w:r w:rsidDel="00236DC2">
          <w:rPr>
            <w:noProof/>
            <w:webHidden/>
          </w:rPr>
          <w:tab/>
          <w:delText>71</w:delText>
        </w:r>
      </w:del>
    </w:p>
    <w:p w14:paraId="1AF5F7C5" w14:textId="77777777" w:rsidR="00084432" w:rsidDel="00236DC2" w:rsidRDefault="00084432">
      <w:pPr>
        <w:pStyle w:val="TOC2"/>
        <w:tabs>
          <w:tab w:val="left" w:pos="1000"/>
          <w:tab w:val="right" w:leader="dot" w:pos="9620"/>
        </w:tabs>
        <w:rPr>
          <w:del w:id="838" w:author="D'souza, Nigel [2]" w:date="2020-01-03T14:59:00Z"/>
          <w:rFonts w:asciiTheme="minorHAnsi" w:eastAsiaTheme="minorEastAsia" w:hAnsiTheme="minorHAnsi" w:cstheme="minorBidi"/>
          <w:smallCaps w:val="0"/>
          <w:noProof/>
          <w:sz w:val="22"/>
          <w:szCs w:val="22"/>
          <w:lang w:val="en-US"/>
        </w:rPr>
      </w:pPr>
      <w:del w:id="839" w:author="D'souza, Nigel [2]" w:date="2020-01-03T14:59:00Z">
        <w:r w:rsidRPr="00236DC2" w:rsidDel="00236DC2">
          <w:rPr>
            <w:rStyle w:val="Hyperlink"/>
            <w:smallCaps w:val="0"/>
          </w:rPr>
          <w:delText>3.4.4.</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Import Maps</w:delText>
        </w:r>
        <w:r w:rsidDel="00236DC2">
          <w:rPr>
            <w:noProof/>
            <w:webHidden/>
          </w:rPr>
          <w:tab/>
          <w:delText>71</w:delText>
        </w:r>
      </w:del>
    </w:p>
    <w:p w14:paraId="692F11C9" w14:textId="77777777" w:rsidR="00084432" w:rsidDel="00236DC2" w:rsidRDefault="00084432">
      <w:pPr>
        <w:pStyle w:val="TOC2"/>
        <w:tabs>
          <w:tab w:val="left" w:pos="1000"/>
          <w:tab w:val="right" w:leader="dot" w:pos="9620"/>
        </w:tabs>
        <w:rPr>
          <w:del w:id="840" w:author="D'souza, Nigel [2]" w:date="2020-01-03T14:59:00Z"/>
          <w:rFonts w:asciiTheme="minorHAnsi" w:eastAsiaTheme="minorEastAsia" w:hAnsiTheme="minorHAnsi" w:cstheme="minorBidi"/>
          <w:smallCaps w:val="0"/>
          <w:noProof/>
          <w:sz w:val="22"/>
          <w:szCs w:val="22"/>
          <w:lang w:val="en-US"/>
        </w:rPr>
      </w:pPr>
      <w:del w:id="841" w:author="D'souza, Nigel [2]" w:date="2020-01-03T14:59:00Z">
        <w:r w:rsidRPr="00236DC2" w:rsidDel="00236DC2">
          <w:rPr>
            <w:rStyle w:val="Hyperlink"/>
            <w:smallCaps w:val="0"/>
          </w:rPr>
          <w:delText>3.4.5.</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Scheduled Payments</w:delText>
        </w:r>
        <w:r w:rsidDel="00236DC2">
          <w:rPr>
            <w:noProof/>
            <w:webHidden/>
          </w:rPr>
          <w:tab/>
          <w:delText>72</w:delText>
        </w:r>
      </w:del>
    </w:p>
    <w:p w14:paraId="4DCA4853" w14:textId="77777777" w:rsidR="00084432" w:rsidDel="00236DC2" w:rsidRDefault="00084432">
      <w:pPr>
        <w:pStyle w:val="TOC2"/>
        <w:tabs>
          <w:tab w:val="left" w:pos="1000"/>
          <w:tab w:val="right" w:leader="dot" w:pos="9620"/>
        </w:tabs>
        <w:rPr>
          <w:del w:id="842" w:author="D'souza, Nigel [2]" w:date="2020-01-03T14:59:00Z"/>
          <w:rFonts w:asciiTheme="minorHAnsi" w:eastAsiaTheme="minorEastAsia" w:hAnsiTheme="minorHAnsi" w:cstheme="minorBidi"/>
          <w:smallCaps w:val="0"/>
          <w:noProof/>
          <w:sz w:val="22"/>
          <w:szCs w:val="22"/>
          <w:lang w:val="en-US"/>
        </w:rPr>
      </w:pPr>
      <w:del w:id="843" w:author="D'souza, Nigel [2]" w:date="2020-01-03T14:59:00Z">
        <w:r w:rsidRPr="00236DC2" w:rsidDel="00236DC2">
          <w:rPr>
            <w:rStyle w:val="Hyperlink"/>
            <w:smallCaps w:val="0"/>
          </w:rPr>
          <w:delText>3.4.6.</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Historical Balance and Transactions</w:delText>
        </w:r>
        <w:r w:rsidDel="00236DC2">
          <w:rPr>
            <w:noProof/>
            <w:webHidden/>
          </w:rPr>
          <w:tab/>
          <w:delText>72</w:delText>
        </w:r>
      </w:del>
    </w:p>
    <w:p w14:paraId="64457F1A" w14:textId="77777777" w:rsidR="00084432" w:rsidDel="00236DC2" w:rsidRDefault="00084432">
      <w:pPr>
        <w:pStyle w:val="TOC2"/>
        <w:tabs>
          <w:tab w:val="left" w:pos="1000"/>
          <w:tab w:val="right" w:leader="dot" w:pos="9620"/>
        </w:tabs>
        <w:rPr>
          <w:del w:id="844" w:author="D'souza, Nigel [2]" w:date="2020-01-03T14:59:00Z"/>
          <w:rFonts w:asciiTheme="minorHAnsi" w:eastAsiaTheme="minorEastAsia" w:hAnsiTheme="minorHAnsi" w:cstheme="minorBidi"/>
          <w:smallCaps w:val="0"/>
          <w:noProof/>
          <w:sz w:val="22"/>
          <w:szCs w:val="22"/>
          <w:lang w:val="en-US"/>
        </w:rPr>
      </w:pPr>
      <w:del w:id="845" w:author="D'souza, Nigel [2]" w:date="2020-01-03T14:59:00Z">
        <w:r w:rsidRPr="00236DC2" w:rsidDel="00236DC2">
          <w:rPr>
            <w:rStyle w:val="Hyperlink"/>
            <w:smallCaps w:val="0"/>
          </w:rPr>
          <w:delText>3.4.7.</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Transfer Templates</w:delText>
        </w:r>
        <w:r w:rsidDel="00236DC2">
          <w:rPr>
            <w:noProof/>
            <w:webHidden/>
          </w:rPr>
          <w:tab/>
          <w:delText>73</w:delText>
        </w:r>
      </w:del>
    </w:p>
    <w:p w14:paraId="5929F850" w14:textId="77777777" w:rsidR="00084432" w:rsidDel="00236DC2" w:rsidRDefault="00084432">
      <w:pPr>
        <w:pStyle w:val="TOC2"/>
        <w:tabs>
          <w:tab w:val="left" w:pos="800"/>
          <w:tab w:val="right" w:leader="dot" w:pos="9620"/>
        </w:tabs>
        <w:rPr>
          <w:del w:id="846" w:author="D'souza, Nigel [2]" w:date="2020-01-03T14:59:00Z"/>
          <w:rFonts w:asciiTheme="minorHAnsi" w:eastAsiaTheme="minorEastAsia" w:hAnsiTheme="minorHAnsi" w:cstheme="minorBidi"/>
          <w:smallCaps w:val="0"/>
          <w:noProof/>
          <w:sz w:val="22"/>
          <w:szCs w:val="22"/>
          <w:lang w:val="en-US"/>
        </w:rPr>
      </w:pPr>
      <w:del w:id="847" w:author="D'souza, Nigel [2]" w:date="2020-01-03T14:59:00Z">
        <w:r w:rsidRPr="00236DC2" w:rsidDel="00236DC2">
          <w:rPr>
            <w:rStyle w:val="Hyperlink"/>
            <w:smallCaps w:val="0"/>
          </w:rPr>
          <w:delText>3.5.</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Customer Import/Export Functions</w:delText>
        </w:r>
        <w:r w:rsidDel="00236DC2">
          <w:rPr>
            <w:noProof/>
            <w:webHidden/>
          </w:rPr>
          <w:tab/>
          <w:delText>73</w:delText>
        </w:r>
      </w:del>
    </w:p>
    <w:p w14:paraId="3A27F62C" w14:textId="77777777" w:rsidR="00084432" w:rsidDel="00236DC2" w:rsidRDefault="00084432">
      <w:pPr>
        <w:pStyle w:val="TOC2"/>
        <w:tabs>
          <w:tab w:val="left" w:pos="1000"/>
          <w:tab w:val="right" w:leader="dot" w:pos="9620"/>
        </w:tabs>
        <w:rPr>
          <w:del w:id="848" w:author="D'souza, Nigel [2]" w:date="2020-01-03T14:59:00Z"/>
          <w:rFonts w:asciiTheme="minorHAnsi" w:eastAsiaTheme="minorEastAsia" w:hAnsiTheme="minorHAnsi" w:cstheme="minorBidi"/>
          <w:smallCaps w:val="0"/>
          <w:noProof/>
          <w:sz w:val="22"/>
          <w:szCs w:val="22"/>
          <w:lang w:val="en-US"/>
        </w:rPr>
      </w:pPr>
      <w:del w:id="849" w:author="D'souza, Nigel [2]" w:date="2020-01-03T14:59:00Z">
        <w:r w:rsidRPr="00236DC2" w:rsidDel="00236DC2">
          <w:rPr>
            <w:rStyle w:val="Hyperlink"/>
            <w:smallCaps w:val="0"/>
          </w:rPr>
          <w:delText>3.5.1.</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Quick Books Export Web Connect</w:delText>
        </w:r>
        <w:r w:rsidDel="00236DC2">
          <w:rPr>
            <w:noProof/>
            <w:webHidden/>
          </w:rPr>
          <w:tab/>
          <w:delText>73</w:delText>
        </w:r>
      </w:del>
    </w:p>
    <w:p w14:paraId="2A1BB90C" w14:textId="77777777" w:rsidR="00084432" w:rsidDel="00236DC2" w:rsidRDefault="00084432">
      <w:pPr>
        <w:pStyle w:val="TOC2"/>
        <w:tabs>
          <w:tab w:val="left" w:pos="1000"/>
          <w:tab w:val="right" w:leader="dot" w:pos="9620"/>
        </w:tabs>
        <w:rPr>
          <w:del w:id="850" w:author="D'souza, Nigel [2]" w:date="2020-01-03T14:59:00Z"/>
          <w:rFonts w:asciiTheme="minorHAnsi" w:eastAsiaTheme="minorEastAsia" w:hAnsiTheme="minorHAnsi" w:cstheme="minorBidi"/>
          <w:smallCaps w:val="0"/>
          <w:noProof/>
          <w:sz w:val="22"/>
          <w:szCs w:val="22"/>
          <w:lang w:val="en-US"/>
        </w:rPr>
      </w:pPr>
      <w:del w:id="851" w:author="D'souza, Nigel [2]" w:date="2020-01-03T14:59:00Z">
        <w:r w:rsidRPr="00236DC2" w:rsidDel="00236DC2">
          <w:rPr>
            <w:rStyle w:val="Hyperlink"/>
            <w:smallCaps w:val="0"/>
          </w:rPr>
          <w:delText>3.5.2.</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Quicken Export Web Connect</w:delText>
        </w:r>
        <w:r w:rsidDel="00236DC2">
          <w:rPr>
            <w:noProof/>
            <w:webHidden/>
          </w:rPr>
          <w:tab/>
          <w:delText>73</w:delText>
        </w:r>
      </w:del>
    </w:p>
    <w:p w14:paraId="0496CAA5" w14:textId="77777777" w:rsidR="00084432" w:rsidDel="00236DC2" w:rsidRDefault="00084432">
      <w:pPr>
        <w:pStyle w:val="TOC2"/>
        <w:tabs>
          <w:tab w:val="left" w:pos="1000"/>
          <w:tab w:val="right" w:leader="dot" w:pos="9620"/>
        </w:tabs>
        <w:rPr>
          <w:del w:id="852" w:author="D'souza, Nigel [2]" w:date="2020-01-03T14:59:00Z"/>
          <w:rFonts w:asciiTheme="minorHAnsi" w:eastAsiaTheme="minorEastAsia" w:hAnsiTheme="minorHAnsi" w:cstheme="minorBidi"/>
          <w:smallCaps w:val="0"/>
          <w:noProof/>
          <w:sz w:val="22"/>
          <w:szCs w:val="22"/>
          <w:lang w:val="en-US"/>
        </w:rPr>
      </w:pPr>
      <w:del w:id="853" w:author="D'souza, Nigel [2]" w:date="2020-01-03T14:59:00Z">
        <w:r w:rsidRPr="00236DC2" w:rsidDel="00236DC2">
          <w:rPr>
            <w:rStyle w:val="Hyperlink"/>
            <w:smallCaps w:val="0"/>
          </w:rPr>
          <w:delText>3.5.3.</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Quick Books Export Direct Connect</w:delText>
        </w:r>
        <w:r w:rsidDel="00236DC2">
          <w:rPr>
            <w:noProof/>
            <w:webHidden/>
          </w:rPr>
          <w:tab/>
          <w:delText>73</w:delText>
        </w:r>
      </w:del>
    </w:p>
    <w:p w14:paraId="27E8C1C8" w14:textId="77777777" w:rsidR="00084432" w:rsidDel="00236DC2" w:rsidRDefault="00084432">
      <w:pPr>
        <w:pStyle w:val="TOC2"/>
        <w:tabs>
          <w:tab w:val="left" w:pos="1000"/>
          <w:tab w:val="right" w:leader="dot" w:pos="9620"/>
        </w:tabs>
        <w:rPr>
          <w:del w:id="854" w:author="D'souza, Nigel [2]" w:date="2020-01-03T14:59:00Z"/>
          <w:rFonts w:asciiTheme="minorHAnsi" w:eastAsiaTheme="minorEastAsia" w:hAnsiTheme="minorHAnsi" w:cstheme="minorBidi"/>
          <w:smallCaps w:val="0"/>
          <w:noProof/>
          <w:sz w:val="22"/>
          <w:szCs w:val="22"/>
          <w:lang w:val="en-US"/>
        </w:rPr>
      </w:pPr>
      <w:del w:id="855" w:author="D'souza, Nigel [2]" w:date="2020-01-03T14:59:00Z">
        <w:r w:rsidRPr="00236DC2" w:rsidDel="00236DC2">
          <w:rPr>
            <w:rStyle w:val="Hyperlink"/>
            <w:smallCaps w:val="0"/>
          </w:rPr>
          <w:delText>3.5.4.</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Quicken Export Direct Connect</w:delText>
        </w:r>
        <w:r w:rsidDel="00236DC2">
          <w:rPr>
            <w:noProof/>
            <w:webHidden/>
          </w:rPr>
          <w:tab/>
          <w:delText>73</w:delText>
        </w:r>
      </w:del>
    </w:p>
    <w:p w14:paraId="275EE515" w14:textId="77777777" w:rsidR="00084432" w:rsidDel="00236DC2" w:rsidRDefault="00084432">
      <w:pPr>
        <w:pStyle w:val="TOC2"/>
        <w:tabs>
          <w:tab w:val="left" w:pos="1000"/>
          <w:tab w:val="right" w:leader="dot" w:pos="9620"/>
        </w:tabs>
        <w:rPr>
          <w:del w:id="856" w:author="D'souza, Nigel [2]" w:date="2020-01-03T14:59:00Z"/>
          <w:rFonts w:asciiTheme="minorHAnsi" w:eastAsiaTheme="minorEastAsia" w:hAnsiTheme="minorHAnsi" w:cstheme="minorBidi"/>
          <w:smallCaps w:val="0"/>
          <w:noProof/>
          <w:sz w:val="22"/>
          <w:szCs w:val="22"/>
          <w:lang w:val="en-US"/>
        </w:rPr>
      </w:pPr>
      <w:del w:id="857" w:author="D'souza, Nigel [2]" w:date="2020-01-03T14:59:00Z">
        <w:r w:rsidRPr="00236DC2" w:rsidDel="00236DC2">
          <w:rPr>
            <w:rStyle w:val="Hyperlink"/>
            <w:smallCaps w:val="0"/>
          </w:rPr>
          <w:delText>3.5.5.</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BAI Export</w:delText>
        </w:r>
        <w:r w:rsidDel="00236DC2">
          <w:rPr>
            <w:noProof/>
            <w:webHidden/>
          </w:rPr>
          <w:tab/>
          <w:delText>73</w:delText>
        </w:r>
      </w:del>
    </w:p>
    <w:p w14:paraId="7E871EC8" w14:textId="77777777" w:rsidR="00084432" w:rsidDel="00236DC2" w:rsidRDefault="00084432">
      <w:pPr>
        <w:pStyle w:val="TOC2"/>
        <w:tabs>
          <w:tab w:val="left" w:pos="1000"/>
          <w:tab w:val="right" w:leader="dot" w:pos="9620"/>
        </w:tabs>
        <w:rPr>
          <w:del w:id="858" w:author="D'souza, Nigel [2]" w:date="2020-01-03T14:59:00Z"/>
          <w:rFonts w:asciiTheme="minorHAnsi" w:eastAsiaTheme="minorEastAsia" w:hAnsiTheme="minorHAnsi" w:cstheme="minorBidi"/>
          <w:smallCaps w:val="0"/>
          <w:noProof/>
          <w:sz w:val="22"/>
          <w:szCs w:val="22"/>
          <w:lang w:val="en-US"/>
        </w:rPr>
      </w:pPr>
      <w:del w:id="859" w:author="D'souza, Nigel [2]" w:date="2020-01-03T14:59:00Z">
        <w:r w:rsidRPr="00236DC2" w:rsidDel="00236DC2">
          <w:rPr>
            <w:rStyle w:val="Hyperlink"/>
            <w:smallCaps w:val="0"/>
          </w:rPr>
          <w:delText>3.5.6.</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CSV Export</w:delText>
        </w:r>
        <w:r w:rsidDel="00236DC2">
          <w:rPr>
            <w:noProof/>
            <w:webHidden/>
          </w:rPr>
          <w:tab/>
          <w:delText>74</w:delText>
        </w:r>
      </w:del>
    </w:p>
    <w:p w14:paraId="20B4DBCA" w14:textId="77777777" w:rsidR="00084432" w:rsidDel="00236DC2" w:rsidRDefault="00084432">
      <w:pPr>
        <w:pStyle w:val="TOC2"/>
        <w:tabs>
          <w:tab w:val="left" w:pos="1000"/>
          <w:tab w:val="right" w:leader="dot" w:pos="9620"/>
        </w:tabs>
        <w:rPr>
          <w:del w:id="860" w:author="D'souza, Nigel [2]" w:date="2020-01-03T14:59:00Z"/>
          <w:rFonts w:asciiTheme="minorHAnsi" w:eastAsiaTheme="minorEastAsia" w:hAnsiTheme="minorHAnsi" w:cstheme="minorBidi"/>
          <w:smallCaps w:val="0"/>
          <w:noProof/>
          <w:sz w:val="22"/>
          <w:szCs w:val="22"/>
          <w:lang w:val="en-US"/>
        </w:rPr>
      </w:pPr>
      <w:del w:id="861" w:author="D'souza, Nigel [2]" w:date="2020-01-03T14:59:00Z">
        <w:r w:rsidRPr="00236DC2" w:rsidDel="00236DC2">
          <w:rPr>
            <w:rStyle w:val="Hyperlink"/>
            <w:smallCaps w:val="0"/>
          </w:rPr>
          <w:delText>3.5.7.</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SWIFT MT94xx Export</w:delText>
        </w:r>
        <w:r w:rsidDel="00236DC2">
          <w:rPr>
            <w:noProof/>
            <w:webHidden/>
          </w:rPr>
          <w:tab/>
          <w:delText>74</w:delText>
        </w:r>
      </w:del>
    </w:p>
    <w:p w14:paraId="5560950C" w14:textId="77777777" w:rsidR="00084432" w:rsidDel="00236DC2" w:rsidRDefault="00084432">
      <w:pPr>
        <w:pStyle w:val="TOC2"/>
        <w:tabs>
          <w:tab w:val="left" w:pos="1000"/>
          <w:tab w:val="right" w:leader="dot" w:pos="9620"/>
        </w:tabs>
        <w:rPr>
          <w:del w:id="862" w:author="D'souza, Nigel [2]" w:date="2020-01-03T14:59:00Z"/>
          <w:rFonts w:asciiTheme="minorHAnsi" w:eastAsiaTheme="minorEastAsia" w:hAnsiTheme="minorHAnsi" w:cstheme="minorBidi"/>
          <w:smallCaps w:val="0"/>
          <w:noProof/>
          <w:sz w:val="22"/>
          <w:szCs w:val="22"/>
          <w:lang w:val="en-US"/>
        </w:rPr>
      </w:pPr>
      <w:del w:id="863" w:author="D'souza, Nigel [2]" w:date="2020-01-03T14:59:00Z">
        <w:r w:rsidRPr="00236DC2" w:rsidDel="00236DC2">
          <w:rPr>
            <w:rStyle w:val="Hyperlink"/>
            <w:smallCaps w:val="0"/>
          </w:rPr>
          <w:delText>3.5.8.</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NACHA Import</w:delText>
        </w:r>
        <w:r w:rsidDel="00236DC2">
          <w:rPr>
            <w:noProof/>
            <w:webHidden/>
          </w:rPr>
          <w:tab/>
          <w:delText>74</w:delText>
        </w:r>
      </w:del>
    </w:p>
    <w:p w14:paraId="7542BDD4" w14:textId="77777777" w:rsidR="00084432" w:rsidDel="00236DC2" w:rsidRDefault="00084432">
      <w:pPr>
        <w:pStyle w:val="TOC2"/>
        <w:tabs>
          <w:tab w:val="left" w:pos="1000"/>
          <w:tab w:val="right" w:leader="dot" w:pos="9620"/>
        </w:tabs>
        <w:rPr>
          <w:del w:id="864" w:author="D'souza, Nigel [2]" w:date="2020-01-03T14:59:00Z"/>
          <w:rFonts w:asciiTheme="minorHAnsi" w:eastAsiaTheme="minorEastAsia" w:hAnsiTheme="minorHAnsi" w:cstheme="minorBidi"/>
          <w:smallCaps w:val="0"/>
          <w:noProof/>
          <w:sz w:val="22"/>
          <w:szCs w:val="22"/>
          <w:lang w:val="en-US"/>
        </w:rPr>
      </w:pPr>
      <w:del w:id="865" w:author="D'souza, Nigel [2]" w:date="2020-01-03T14:59:00Z">
        <w:r w:rsidRPr="00236DC2" w:rsidDel="00236DC2">
          <w:rPr>
            <w:rStyle w:val="Hyperlink"/>
            <w:smallCaps w:val="0"/>
          </w:rPr>
          <w:delText>3.5.9.</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NACHA Pass-through</w:delText>
        </w:r>
        <w:r w:rsidDel="00236DC2">
          <w:rPr>
            <w:noProof/>
            <w:webHidden/>
          </w:rPr>
          <w:tab/>
          <w:delText>74</w:delText>
        </w:r>
      </w:del>
    </w:p>
    <w:p w14:paraId="1C79715E" w14:textId="77777777" w:rsidR="00084432" w:rsidDel="00236DC2" w:rsidRDefault="00084432">
      <w:pPr>
        <w:pStyle w:val="TOC2"/>
        <w:tabs>
          <w:tab w:val="left" w:pos="1000"/>
          <w:tab w:val="right" w:leader="dot" w:pos="9620"/>
        </w:tabs>
        <w:rPr>
          <w:del w:id="866" w:author="D'souza, Nigel [2]" w:date="2020-01-03T14:59:00Z"/>
          <w:rFonts w:asciiTheme="minorHAnsi" w:eastAsiaTheme="minorEastAsia" w:hAnsiTheme="minorHAnsi" w:cstheme="minorBidi"/>
          <w:smallCaps w:val="0"/>
          <w:noProof/>
          <w:sz w:val="22"/>
          <w:szCs w:val="22"/>
          <w:lang w:val="en-US"/>
        </w:rPr>
      </w:pPr>
      <w:del w:id="867" w:author="D'souza, Nigel [2]" w:date="2020-01-03T14:59:00Z">
        <w:r w:rsidRPr="00236DC2" w:rsidDel="00236DC2">
          <w:rPr>
            <w:rStyle w:val="Hyperlink"/>
            <w:smallCaps w:val="0"/>
          </w:rPr>
          <w:delText>3.5.10.</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Wire Import</w:delText>
        </w:r>
        <w:r w:rsidDel="00236DC2">
          <w:rPr>
            <w:noProof/>
            <w:webHidden/>
          </w:rPr>
          <w:tab/>
          <w:delText>74</w:delText>
        </w:r>
      </w:del>
    </w:p>
    <w:p w14:paraId="79FEE6A8" w14:textId="77777777" w:rsidR="00084432" w:rsidDel="00236DC2" w:rsidRDefault="00084432">
      <w:pPr>
        <w:pStyle w:val="TOC2"/>
        <w:tabs>
          <w:tab w:val="left" w:pos="1000"/>
          <w:tab w:val="right" w:leader="dot" w:pos="9620"/>
        </w:tabs>
        <w:rPr>
          <w:del w:id="868" w:author="D'souza, Nigel [2]" w:date="2020-01-03T14:59:00Z"/>
          <w:rFonts w:asciiTheme="minorHAnsi" w:eastAsiaTheme="minorEastAsia" w:hAnsiTheme="minorHAnsi" w:cstheme="minorBidi"/>
          <w:smallCaps w:val="0"/>
          <w:noProof/>
          <w:sz w:val="22"/>
          <w:szCs w:val="22"/>
          <w:lang w:val="en-US"/>
        </w:rPr>
      </w:pPr>
      <w:del w:id="869" w:author="D'souza, Nigel [2]" w:date="2020-01-03T14:59:00Z">
        <w:r w:rsidRPr="00236DC2" w:rsidDel="00236DC2">
          <w:rPr>
            <w:rStyle w:val="Hyperlink"/>
            <w:smallCaps w:val="0"/>
          </w:rPr>
          <w:delText>3.5.11.</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Detail Import</w:delText>
        </w:r>
        <w:r w:rsidDel="00236DC2">
          <w:rPr>
            <w:noProof/>
            <w:webHidden/>
          </w:rPr>
          <w:tab/>
          <w:delText>74</w:delText>
        </w:r>
      </w:del>
    </w:p>
    <w:p w14:paraId="42E3AE1F" w14:textId="77777777" w:rsidR="00084432" w:rsidDel="00236DC2" w:rsidRDefault="00084432">
      <w:pPr>
        <w:pStyle w:val="TOC2"/>
        <w:tabs>
          <w:tab w:val="left" w:pos="1000"/>
          <w:tab w:val="right" w:leader="dot" w:pos="9620"/>
        </w:tabs>
        <w:rPr>
          <w:del w:id="870" w:author="D'souza, Nigel [2]" w:date="2020-01-03T14:59:00Z"/>
          <w:rFonts w:asciiTheme="minorHAnsi" w:eastAsiaTheme="minorEastAsia" w:hAnsiTheme="minorHAnsi" w:cstheme="minorBidi"/>
          <w:smallCaps w:val="0"/>
          <w:noProof/>
          <w:sz w:val="22"/>
          <w:szCs w:val="22"/>
          <w:lang w:val="en-US"/>
        </w:rPr>
      </w:pPr>
      <w:del w:id="871" w:author="D'souza, Nigel [2]" w:date="2020-01-03T14:59:00Z">
        <w:r w:rsidRPr="00236DC2" w:rsidDel="00236DC2">
          <w:rPr>
            <w:rStyle w:val="Hyperlink"/>
            <w:smallCaps w:val="0"/>
          </w:rPr>
          <w:delText>3.5.12.</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MT101 Formatted Payment Import</w:delText>
        </w:r>
        <w:r w:rsidDel="00236DC2">
          <w:rPr>
            <w:noProof/>
            <w:webHidden/>
          </w:rPr>
          <w:tab/>
          <w:delText>75</w:delText>
        </w:r>
      </w:del>
    </w:p>
    <w:p w14:paraId="339BB51A" w14:textId="77777777" w:rsidR="00084432" w:rsidDel="00236DC2" w:rsidRDefault="00084432">
      <w:pPr>
        <w:pStyle w:val="TOC2"/>
        <w:tabs>
          <w:tab w:val="left" w:pos="1000"/>
          <w:tab w:val="right" w:leader="dot" w:pos="9620"/>
        </w:tabs>
        <w:rPr>
          <w:del w:id="872" w:author="D'souza, Nigel [2]" w:date="2020-01-03T14:59:00Z"/>
          <w:rFonts w:asciiTheme="minorHAnsi" w:eastAsiaTheme="minorEastAsia" w:hAnsiTheme="minorHAnsi" w:cstheme="minorBidi"/>
          <w:smallCaps w:val="0"/>
          <w:noProof/>
          <w:sz w:val="22"/>
          <w:szCs w:val="22"/>
          <w:lang w:val="en-US"/>
        </w:rPr>
      </w:pPr>
      <w:del w:id="873" w:author="D'souza, Nigel [2]" w:date="2020-01-03T14:59:00Z">
        <w:r w:rsidRPr="00236DC2" w:rsidDel="00236DC2">
          <w:rPr>
            <w:rStyle w:val="Hyperlink"/>
            <w:smallCaps w:val="0"/>
          </w:rPr>
          <w:delText>3.5.13.</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CSV Multi-Type Payment Import</w:delText>
        </w:r>
        <w:r w:rsidDel="00236DC2">
          <w:rPr>
            <w:noProof/>
            <w:webHidden/>
          </w:rPr>
          <w:tab/>
          <w:delText>75</w:delText>
        </w:r>
      </w:del>
    </w:p>
    <w:p w14:paraId="777F781D" w14:textId="77777777" w:rsidR="00084432" w:rsidDel="00236DC2" w:rsidRDefault="00084432">
      <w:pPr>
        <w:pStyle w:val="TOC2"/>
        <w:tabs>
          <w:tab w:val="left" w:pos="1000"/>
          <w:tab w:val="right" w:leader="dot" w:pos="9620"/>
        </w:tabs>
        <w:rPr>
          <w:del w:id="874" w:author="D'souza, Nigel [2]" w:date="2020-01-03T14:59:00Z"/>
          <w:rFonts w:asciiTheme="minorHAnsi" w:eastAsiaTheme="minorEastAsia" w:hAnsiTheme="minorHAnsi" w:cstheme="minorBidi"/>
          <w:smallCaps w:val="0"/>
          <w:noProof/>
          <w:sz w:val="22"/>
          <w:szCs w:val="22"/>
          <w:lang w:val="en-US"/>
        </w:rPr>
      </w:pPr>
      <w:del w:id="875" w:author="D'souza, Nigel [2]" w:date="2020-01-03T14:59:00Z">
        <w:r w:rsidRPr="00236DC2" w:rsidDel="00236DC2">
          <w:rPr>
            <w:rStyle w:val="Hyperlink"/>
            <w:smallCaps w:val="0"/>
          </w:rPr>
          <w:delText>3.5.14.</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ISO20022 Payment Import</w:delText>
        </w:r>
        <w:r w:rsidDel="00236DC2">
          <w:rPr>
            <w:noProof/>
            <w:webHidden/>
          </w:rPr>
          <w:tab/>
          <w:delText>75</w:delText>
        </w:r>
      </w:del>
    </w:p>
    <w:p w14:paraId="702FF049" w14:textId="77777777" w:rsidR="00084432" w:rsidDel="00236DC2" w:rsidRDefault="00084432">
      <w:pPr>
        <w:pStyle w:val="TOC2"/>
        <w:tabs>
          <w:tab w:val="left" w:pos="1000"/>
          <w:tab w:val="right" w:leader="dot" w:pos="9620"/>
        </w:tabs>
        <w:rPr>
          <w:del w:id="876" w:author="D'souza, Nigel [2]" w:date="2020-01-03T14:59:00Z"/>
          <w:rFonts w:asciiTheme="minorHAnsi" w:eastAsiaTheme="minorEastAsia" w:hAnsiTheme="minorHAnsi" w:cstheme="minorBidi"/>
          <w:smallCaps w:val="0"/>
          <w:noProof/>
          <w:sz w:val="22"/>
          <w:szCs w:val="22"/>
          <w:lang w:val="en-US"/>
        </w:rPr>
      </w:pPr>
      <w:del w:id="877" w:author="D'souza, Nigel [2]" w:date="2020-01-03T14:59:00Z">
        <w:r w:rsidRPr="00236DC2" w:rsidDel="00236DC2">
          <w:rPr>
            <w:rStyle w:val="Hyperlink"/>
            <w:smallCaps w:val="0"/>
          </w:rPr>
          <w:delText>3.5.15.</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Check Issuance Import</w:delText>
        </w:r>
        <w:r w:rsidDel="00236DC2">
          <w:rPr>
            <w:noProof/>
            <w:webHidden/>
          </w:rPr>
          <w:tab/>
          <w:delText>75</w:delText>
        </w:r>
      </w:del>
    </w:p>
    <w:p w14:paraId="7A22152E" w14:textId="77777777" w:rsidR="00084432" w:rsidDel="00236DC2" w:rsidRDefault="00084432">
      <w:pPr>
        <w:pStyle w:val="TOC2"/>
        <w:tabs>
          <w:tab w:val="left" w:pos="800"/>
          <w:tab w:val="right" w:leader="dot" w:pos="9620"/>
        </w:tabs>
        <w:rPr>
          <w:del w:id="878" w:author="D'souza, Nigel [2]" w:date="2020-01-03T14:59:00Z"/>
          <w:rFonts w:asciiTheme="minorHAnsi" w:eastAsiaTheme="minorEastAsia" w:hAnsiTheme="minorHAnsi" w:cstheme="minorBidi"/>
          <w:smallCaps w:val="0"/>
          <w:noProof/>
          <w:sz w:val="22"/>
          <w:szCs w:val="22"/>
          <w:lang w:val="en-US"/>
        </w:rPr>
      </w:pPr>
      <w:del w:id="879" w:author="D'souza, Nigel [2]" w:date="2020-01-03T14:59:00Z">
        <w:r w:rsidRPr="00236DC2" w:rsidDel="00236DC2">
          <w:rPr>
            <w:rStyle w:val="Hyperlink"/>
            <w:smallCaps w:val="0"/>
          </w:rPr>
          <w:delText>3.6.</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Services to Support Mobile</w:delText>
        </w:r>
        <w:r w:rsidDel="00236DC2">
          <w:rPr>
            <w:noProof/>
            <w:webHidden/>
          </w:rPr>
          <w:tab/>
          <w:delText>76</w:delText>
        </w:r>
      </w:del>
    </w:p>
    <w:p w14:paraId="08937EE0" w14:textId="77777777" w:rsidR="00084432" w:rsidDel="00236DC2" w:rsidRDefault="00084432">
      <w:pPr>
        <w:pStyle w:val="TOC2"/>
        <w:tabs>
          <w:tab w:val="left" w:pos="1000"/>
          <w:tab w:val="right" w:leader="dot" w:pos="9620"/>
        </w:tabs>
        <w:rPr>
          <w:del w:id="880" w:author="D'souza, Nigel [2]" w:date="2020-01-03T14:59:00Z"/>
          <w:rFonts w:asciiTheme="minorHAnsi" w:eastAsiaTheme="minorEastAsia" w:hAnsiTheme="minorHAnsi" w:cstheme="minorBidi"/>
          <w:smallCaps w:val="0"/>
          <w:noProof/>
          <w:sz w:val="22"/>
          <w:szCs w:val="22"/>
          <w:lang w:val="en-US"/>
        </w:rPr>
      </w:pPr>
      <w:del w:id="881" w:author="D'souza, Nigel [2]" w:date="2020-01-03T14:59:00Z">
        <w:r w:rsidRPr="00236DC2" w:rsidDel="00236DC2">
          <w:rPr>
            <w:rStyle w:val="Hyperlink"/>
            <w:smallCaps w:val="0"/>
          </w:rPr>
          <w:delText>3.6.1.</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Mobile Functionality</w:delText>
        </w:r>
        <w:r w:rsidDel="00236DC2">
          <w:rPr>
            <w:noProof/>
            <w:webHidden/>
          </w:rPr>
          <w:tab/>
          <w:delText>76</w:delText>
        </w:r>
      </w:del>
    </w:p>
    <w:p w14:paraId="1D76FFEA" w14:textId="77777777" w:rsidR="00084432" w:rsidDel="00236DC2" w:rsidRDefault="00084432">
      <w:pPr>
        <w:pStyle w:val="TOC2"/>
        <w:tabs>
          <w:tab w:val="left" w:pos="800"/>
          <w:tab w:val="right" w:leader="dot" w:pos="9620"/>
        </w:tabs>
        <w:rPr>
          <w:del w:id="882" w:author="D'souza, Nigel [2]" w:date="2020-01-03T14:59:00Z"/>
          <w:rFonts w:asciiTheme="minorHAnsi" w:eastAsiaTheme="minorEastAsia" w:hAnsiTheme="minorHAnsi" w:cstheme="minorBidi"/>
          <w:smallCaps w:val="0"/>
          <w:noProof/>
          <w:sz w:val="22"/>
          <w:szCs w:val="22"/>
          <w:lang w:val="en-US"/>
        </w:rPr>
      </w:pPr>
      <w:del w:id="883" w:author="D'souza, Nigel [2]" w:date="2020-01-03T14:59:00Z">
        <w:r w:rsidRPr="00236DC2" w:rsidDel="00236DC2">
          <w:rPr>
            <w:rStyle w:val="Hyperlink"/>
            <w:smallCaps w:val="0"/>
          </w:rPr>
          <w:delText>3.7.</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Services to Support Anti-Fraud (approach TBD)</w:delText>
        </w:r>
        <w:r w:rsidDel="00236DC2">
          <w:rPr>
            <w:noProof/>
            <w:webHidden/>
          </w:rPr>
          <w:tab/>
          <w:delText>76</w:delText>
        </w:r>
      </w:del>
    </w:p>
    <w:p w14:paraId="794471BF" w14:textId="77777777" w:rsidR="00084432" w:rsidDel="00236DC2" w:rsidRDefault="00084432">
      <w:pPr>
        <w:pStyle w:val="TOC2"/>
        <w:tabs>
          <w:tab w:val="left" w:pos="1000"/>
          <w:tab w:val="right" w:leader="dot" w:pos="9620"/>
        </w:tabs>
        <w:rPr>
          <w:del w:id="884" w:author="D'souza, Nigel [2]" w:date="2020-01-03T14:59:00Z"/>
          <w:rFonts w:asciiTheme="minorHAnsi" w:eastAsiaTheme="minorEastAsia" w:hAnsiTheme="minorHAnsi" w:cstheme="minorBidi"/>
          <w:smallCaps w:val="0"/>
          <w:noProof/>
          <w:sz w:val="22"/>
          <w:szCs w:val="22"/>
          <w:lang w:val="en-US"/>
        </w:rPr>
      </w:pPr>
      <w:del w:id="885" w:author="D'souza, Nigel [2]" w:date="2020-01-03T14:59:00Z">
        <w:r w:rsidRPr="00236DC2" w:rsidDel="00236DC2">
          <w:rPr>
            <w:rStyle w:val="Hyperlink"/>
            <w:smallCaps w:val="0"/>
          </w:rPr>
          <w:delText>3.7.1.</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Synchronized Fraud Score Request and Response</w:delText>
        </w:r>
        <w:r w:rsidDel="00236DC2">
          <w:rPr>
            <w:noProof/>
            <w:webHidden/>
          </w:rPr>
          <w:tab/>
          <w:delText>77</w:delText>
        </w:r>
      </w:del>
    </w:p>
    <w:p w14:paraId="51CCA000" w14:textId="77777777" w:rsidR="00084432" w:rsidDel="00236DC2" w:rsidRDefault="00084432">
      <w:pPr>
        <w:pStyle w:val="TOC2"/>
        <w:tabs>
          <w:tab w:val="left" w:pos="1000"/>
          <w:tab w:val="right" w:leader="dot" w:pos="9620"/>
        </w:tabs>
        <w:rPr>
          <w:del w:id="886" w:author="D'souza, Nigel [2]" w:date="2020-01-03T14:59:00Z"/>
          <w:rFonts w:asciiTheme="minorHAnsi" w:eastAsiaTheme="minorEastAsia" w:hAnsiTheme="minorHAnsi" w:cstheme="minorBidi"/>
          <w:smallCaps w:val="0"/>
          <w:noProof/>
          <w:sz w:val="22"/>
          <w:szCs w:val="22"/>
          <w:lang w:val="en-US"/>
        </w:rPr>
      </w:pPr>
      <w:del w:id="887" w:author="D'souza, Nigel [2]" w:date="2020-01-03T14:59:00Z">
        <w:r w:rsidRPr="00236DC2" w:rsidDel="00236DC2">
          <w:rPr>
            <w:rStyle w:val="Hyperlink"/>
            <w:smallCaps w:val="0"/>
          </w:rPr>
          <w:delText>3.7.2.</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Asynchronous Fraud Score Request</w:delText>
        </w:r>
        <w:r w:rsidDel="00236DC2">
          <w:rPr>
            <w:noProof/>
            <w:webHidden/>
          </w:rPr>
          <w:tab/>
          <w:delText>77</w:delText>
        </w:r>
      </w:del>
    </w:p>
    <w:p w14:paraId="32230455" w14:textId="77777777" w:rsidR="00084432" w:rsidDel="00236DC2" w:rsidRDefault="00084432">
      <w:pPr>
        <w:pStyle w:val="TOC2"/>
        <w:tabs>
          <w:tab w:val="left" w:pos="1000"/>
          <w:tab w:val="right" w:leader="dot" w:pos="9620"/>
        </w:tabs>
        <w:rPr>
          <w:del w:id="888" w:author="D'souza, Nigel [2]" w:date="2020-01-03T14:59:00Z"/>
          <w:rFonts w:asciiTheme="minorHAnsi" w:eastAsiaTheme="minorEastAsia" w:hAnsiTheme="minorHAnsi" w:cstheme="minorBidi"/>
          <w:smallCaps w:val="0"/>
          <w:noProof/>
          <w:sz w:val="22"/>
          <w:szCs w:val="22"/>
          <w:lang w:val="en-US"/>
        </w:rPr>
      </w:pPr>
      <w:del w:id="889" w:author="D'souza, Nigel [2]" w:date="2020-01-03T14:59:00Z">
        <w:r w:rsidRPr="00236DC2" w:rsidDel="00236DC2">
          <w:rPr>
            <w:rStyle w:val="Hyperlink"/>
            <w:smallCaps w:val="0"/>
          </w:rPr>
          <w:delText>3.7.3.</w:delText>
        </w:r>
        <w:r w:rsidDel="00236DC2">
          <w:rPr>
            <w:rFonts w:asciiTheme="minorHAnsi" w:eastAsiaTheme="minorEastAsia" w:hAnsiTheme="minorHAnsi" w:cstheme="minorBidi"/>
            <w:smallCaps w:val="0"/>
            <w:noProof/>
            <w:sz w:val="22"/>
            <w:szCs w:val="22"/>
            <w:lang w:val="en-US"/>
          </w:rPr>
          <w:tab/>
        </w:r>
        <w:r w:rsidRPr="00236DC2" w:rsidDel="00236DC2">
          <w:rPr>
            <w:rStyle w:val="Hyperlink"/>
            <w:smallCaps w:val="0"/>
          </w:rPr>
          <w:delText>Update Payment based on Asynchronous Fraud Score</w:delText>
        </w:r>
        <w:r w:rsidDel="00236DC2">
          <w:rPr>
            <w:noProof/>
            <w:webHidden/>
          </w:rPr>
          <w:tab/>
          <w:delText>77</w:delText>
        </w:r>
      </w:del>
    </w:p>
    <w:p w14:paraId="0469ECAD" w14:textId="77777777" w:rsidR="00084432" w:rsidDel="00236DC2" w:rsidRDefault="00084432">
      <w:pPr>
        <w:pStyle w:val="TOC1"/>
        <w:tabs>
          <w:tab w:val="left" w:pos="1000"/>
          <w:tab w:val="right" w:leader="dot" w:pos="9620"/>
        </w:tabs>
        <w:rPr>
          <w:del w:id="890" w:author="D'souza, Nigel [2]" w:date="2020-01-03T14:59:00Z"/>
          <w:rFonts w:asciiTheme="minorHAnsi" w:eastAsiaTheme="minorEastAsia" w:hAnsiTheme="minorHAnsi" w:cstheme="minorBidi"/>
          <w:b w:val="0"/>
          <w:bCs w:val="0"/>
          <w:caps w:val="0"/>
          <w:noProof/>
          <w:sz w:val="22"/>
          <w:szCs w:val="22"/>
          <w:lang w:val="en-US"/>
        </w:rPr>
      </w:pPr>
      <w:del w:id="891" w:author="D'souza, Nigel [2]" w:date="2020-01-03T14:59:00Z">
        <w:r w:rsidRPr="00236DC2" w:rsidDel="00236DC2">
          <w:rPr>
            <w:rStyle w:val="Hyperlink"/>
            <w:b w:val="0"/>
            <w:bCs w:val="0"/>
            <w:caps w:val="0"/>
          </w:rPr>
          <w:delText>Part 4.</w:delText>
        </w:r>
        <w:r w:rsidDel="00236DC2">
          <w:rPr>
            <w:rFonts w:asciiTheme="minorHAnsi" w:eastAsiaTheme="minorEastAsia" w:hAnsiTheme="minorHAnsi" w:cstheme="minorBidi"/>
            <w:b w:val="0"/>
            <w:bCs w:val="0"/>
            <w:caps w:val="0"/>
            <w:noProof/>
            <w:sz w:val="22"/>
            <w:szCs w:val="22"/>
            <w:lang w:val="en-US"/>
          </w:rPr>
          <w:tab/>
        </w:r>
        <w:r w:rsidRPr="00236DC2" w:rsidDel="00236DC2">
          <w:rPr>
            <w:rStyle w:val="Hyperlink"/>
            <w:b w:val="0"/>
            <w:bCs w:val="0"/>
            <w:caps w:val="0"/>
          </w:rPr>
          <w:delText>Portal Integrations and SSO</w:delText>
        </w:r>
        <w:r w:rsidDel="00236DC2">
          <w:rPr>
            <w:noProof/>
            <w:webHidden/>
          </w:rPr>
          <w:tab/>
          <w:delText>78</w:delText>
        </w:r>
      </w:del>
    </w:p>
    <w:p w14:paraId="6EA95A5F" w14:textId="77777777" w:rsidR="00084432" w:rsidDel="00236DC2" w:rsidRDefault="00084432">
      <w:pPr>
        <w:pStyle w:val="TOC1"/>
        <w:tabs>
          <w:tab w:val="left" w:pos="600"/>
          <w:tab w:val="right" w:leader="dot" w:pos="9620"/>
        </w:tabs>
        <w:rPr>
          <w:del w:id="892" w:author="D'souza, Nigel [2]" w:date="2020-01-03T14:59:00Z"/>
          <w:rFonts w:asciiTheme="minorHAnsi" w:eastAsiaTheme="minorEastAsia" w:hAnsiTheme="minorHAnsi" w:cstheme="minorBidi"/>
          <w:b w:val="0"/>
          <w:bCs w:val="0"/>
          <w:caps w:val="0"/>
          <w:noProof/>
          <w:sz w:val="22"/>
          <w:szCs w:val="22"/>
          <w:lang w:val="en-US"/>
        </w:rPr>
      </w:pPr>
      <w:del w:id="893" w:author="D'souza, Nigel [2]" w:date="2020-01-03T14:59:00Z">
        <w:r w:rsidRPr="00236DC2" w:rsidDel="00236DC2">
          <w:rPr>
            <w:rStyle w:val="Hyperlink"/>
            <w:b w:val="0"/>
            <w:bCs w:val="0"/>
            <w:caps w:val="0"/>
          </w:rPr>
          <w:delText>4.1.</w:delText>
        </w:r>
        <w:r w:rsidDel="00236DC2">
          <w:rPr>
            <w:rFonts w:asciiTheme="minorHAnsi" w:eastAsiaTheme="minorEastAsia" w:hAnsiTheme="minorHAnsi" w:cstheme="minorBidi"/>
            <w:b w:val="0"/>
            <w:bCs w:val="0"/>
            <w:caps w:val="0"/>
            <w:noProof/>
            <w:sz w:val="22"/>
            <w:szCs w:val="22"/>
            <w:lang w:val="en-US"/>
          </w:rPr>
          <w:tab/>
        </w:r>
        <w:r w:rsidRPr="00236DC2" w:rsidDel="00236DC2">
          <w:rPr>
            <w:rStyle w:val="Hyperlink"/>
            <w:b w:val="0"/>
            <w:bCs w:val="0"/>
            <w:caps w:val="0"/>
          </w:rPr>
          <w:delText>SSO/Financial Center Framework and Topology</w:delText>
        </w:r>
        <w:r w:rsidDel="00236DC2">
          <w:rPr>
            <w:noProof/>
            <w:webHidden/>
          </w:rPr>
          <w:tab/>
          <w:delText>79</w:delText>
        </w:r>
      </w:del>
    </w:p>
    <w:p w14:paraId="71FCF12F" w14:textId="77777777" w:rsidR="00084432" w:rsidDel="00236DC2" w:rsidRDefault="00084432">
      <w:pPr>
        <w:pStyle w:val="TOC1"/>
        <w:tabs>
          <w:tab w:val="left" w:pos="800"/>
          <w:tab w:val="right" w:leader="dot" w:pos="9620"/>
        </w:tabs>
        <w:rPr>
          <w:del w:id="894" w:author="D'souza, Nigel [2]" w:date="2020-01-03T14:59:00Z"/>
          <w:rFonts w:asciiTheme="minorHAnsi" w:eastAsiaTheme="minorEastAsia" w:hAnsiTheme="minorHAnsi" w:cstheme="minorBidi"/>
          <w:b w:val="0"/>
          <w:bCs w:val="0"/>
          <w:caps w:val="0"/>
          <w:noProof/>
          <w:sz w:val="22"/>
          <w:szCs w:val="22"/>
          <w:lang w:val="en-US"/>
        </w:rPr>
      </w:pPr>
      <w:del w:id="895" w:author="D'souza, Nigel [2]" w:date="2020-01-03T14:59:00Z">
        <w:r w:rsidRPr="00236DC2" w:rsidDel="00236DC2">
          <w:rPr>
            <w:rStyle w:val="Hyperlink"/>
            <w:b w:val="0"/>
            <w:bCs w:val="0"/>
            <w:caps w:val="0"/>
          </w:rPr>
          <w:delText>4.1.1.</w:delText>
        </w:r>
        <w:r w:rsidDel="00236DC2">
          <w:rPr>
            <w:rFonts w:asciiTheme="minorHAnsi" w:eastAsiaTheme="minorEastAsia" w:hAnsiTheme="minorHAnsi" w:cstheme="minorBidi"/>
            <w:b w:val="0"/>
            <w:bCs w:val="0"/>
            <w:caps w:val="0"/>
            <w:noProof/>
            <w:sz w:val="22"/>
            <w:szCs w:val="22"/>
            <w:lang w:val="en-US"/>
          </w:rPr>
          <w:tab/>
        </w:r>
        <w:r w:rsidRPr="00236DC2" w:rsidDel="00236DC2">
          <w:rPr>
            <w:rStyle w:val="Hyperlink"/>
            <w:b w:val="0"/>
            <w:bCs w:val="0"/>
            <w:caps w:val="0"/>
          </w:rPr>
          <w:delText>SSO/Financial Center Service Requests (SOAP)</w:delText>
        </w:r>
        <w:r w:rsidDel="00236DC2">
          <w:rPr>
            <w:noProof/>
            <w:webHidden/>
          </w:rPr>
          <w:tab/>
          <w:delText>81</w:delText>
        </w:r>
      </w:del>
    </w:p>
    <w:p w14:paraId="0FBD8FE3" w14:textId="77777777" w:rsidR="00084432" w:rsidDel="00236DC2" w:rsidRDefault="00084432">
      <w:pPr>
        <w:pStyle w:val="TOC1"/>
        <w:tabs>
          <w:tab w:val="left" w:pos="800"/>
          <w:tab w:val="right" w:leader="dot" w:pos="9620"/>
        </w:tabs>
        <w:rPr>
          <w:del w:id="896" w:author="D'souza, Nigel [2]" w:date="2020-01-03T14:59:00Z"/>
          <w:rFonts w:asciiTheme="minorHAnsi" w:eastAsiaTheme="minorEastAsia" w:hAnsiTheme="minorHAnsi" w:cstheme="minorBidi"/>
          <w:b w:val="0"/>
          <w:bCs w:val="0"/>
          <w:caps w:val="0"/>
          <w:noProof/>
          <w:sz w:val="22"/>
          <w:szCs w:val="22"/>
          <w:lang w:val="en-US"/>
        </w:rPr>
      </w:pPr>
      <w:del w:id="897" w:author="D'souza, Nigel [2]" w:date="2020-01-03T14:59:00Z">
        <w:r w:rsidRPr="00236DC2" w:rsidDel="00236DC2">
          <w:rPr>
            <w:rStyle w:val="Hyperlink"/>
            <w:b w:val="0"/>
            <w:bCs w:val="0"/>
            <w:caps w:val="0"/>
          </w:rPr>
          <w:delText>4.1.2.</w:delText>
        </w:r>
        <w:r w:rsidDel="00236DC2">
          <w:rPr>
            <w:rFonts w:asciiTheme="minorHAnsi" w:eastAsiaTheme="minorEastAsia" w:hAnsiTheme="minorHAnsi" w:cstheme="minorBidi"/>
            <w:b w:val="0"/>
            <w:bCs w:val="0"/>
            <w:caps w:val="0"/>
            <w:noProof/>
            <w:sz w:val="22"/>
            <w:szCs w:val="22"/>
            <w:lang w:val="en-US"/>
          </w:rPr>
          <w:tab/>
        </w:r>
        <w:r w:rsidRPr="00236DC2" w:rsidDel="00236DC2">
          <w:rPr>
            <w:rStyle w:val="Hyperlink"/>
            <w:b w:val="0"/>
            <w:bCs w:val="0"/>
            <w:caps w:val="0"/>
          </w:rPr>
          <w:delText>SSO/Financial Center Service Requests (restFul)</w:delText>
        </w:r>
        <w:r w:rsidDel="00236DC2">
          <w:rPr>
            <w:noProof/>
            <w:webHidden/>
          </w:rPr>
          <w:tab/>
          <w:delText>81</w:delText>
        </w:r>
      </w:del>
    </w:p>
    <w:p w14:paraId="7645BC05" w14:textId="77777777" w:rsidR="00084432" w:rsidDel="00236DC2" w:rsidRDefault="00084432">
      <w:pPr>
        <w:pStyle w:val="TOC1"/>
        <w:tabs>
          <w:tab w:val="left" w:pos="1000"/>
          <w:tab w:val="right" w:leader="dot" w:pos="9620"/>
        </w:tabs>
        <w:rPr>
          <w:del w:id="898" w:author="D'souza, Nigel [2]" w:date="2020-01-03T14:59:00Z"/>
          <w:rFonts w:asciiTheme="minorHAnsi" w:eastAsiaTheme="minorEastAsia" w:hAnsiTheme="minorHAnsi" w:cstheme="minorBidi"/>
          <w:b w:val="0"/>
          <w:bCs w:val="0"/>
          <w:caps w:val="0"/>
          <w:noProof/>
          <w:sz w:val="22"/>
          <w:szCs w:val="22"/>
          <w:lang w:val="en-US"/>
        </w:rPr>
      </w:pPr>
      <w:del w:id="899" w:author="D'souza, Nigel [2]" w:date="2020-01-03T14:59:00Z">
        <w:r w:rsidRPr="00236DC2" w:rsidDel="00236DC2">
          <w:rPr>
            <w:rStyle w:val="Hyperlink"/>
            <w:b w:val="0"/>
            <w:bCs w:val="0"/>
            <w:caps w:val="0"/>
          </w:rPr>
          <w:delText>Part 1.</w:delText>
        </w:r>
        <w:r w:rsidDel="00236DC2">
          <w:rPr>
            <w:rFonts w:asciiTheme="minorHAnsi" w:eastAsiaTheme="minorEastAsia" w:hAnsiTheme="minorHAnsi" w:cstheme="minorBidi"/>
            <w:b w:val="0"/>
            <w:bCs w:val="0"/>
            <w:caps w:val="0"/>
            <w:noProof/>
            <w:sz w:val="22"/>
            <w:szCs w:val="22"/>
            <w:lang w:val="en-US"/>
          </w:rPr>
          <w:tab/>
        </w:r>
        <w:r w:rsidRPr="00236DC2" w:rsidDel="00236DC2">
          <w:rPr>
            <w:rStyle w:val="Hyperlink"/>
            <w:b w:val="0"/>
            <w:bCs w:val="0"/>
            <w:caps w:val="0"/>
          </w:rPr>
          <w:delText>Extended Functionality</w:delText>
        </w:r>
        <w:r w:rsidDel="00236DC2">
          <w:rPr>
            <w:noProof/>
            <w:webHidden/>
          </w:rPr>
          <w:tab/>
          <w:delText>82</w:delText>
        </w:r>
      </w:del>
    </w:p>
    <w:p w14:paraId="6C4B13BC" w14:textId="77777777" w:rsidR="00084432" w:rsidDel="00236DC2" w:rsidRDefault="00084432">
      <w:pPr>
        <w:pStyle w:val="TOC1"/>
        <w:tabs>
          <w:tab w:val="left" w:pos="600"/>
          <w:tab w:val="right" w:leader="dot" w:pos="9620"/>
        </w:tabs>
        <w:rPr>
          <w:del w:id="900" w:author="D'souza, Nigel [2]" w:date="2020-01-03T14:59:00Z"/>
          <w:rFonts w:asciiTheme="minorHAnsi" w:eastAsiaTheme="minorEastAsia" w:hAnsiTheme="minorHAnsi" w:cstheme="minorBidi"/>
          <w:b w:val="0"/>
          <w:bCs w:val="0"/>
          <w:caps w:val="0"/>
          <w:noProof/>
          <w:sz w:val="22"/>
          <w:szCs w:val="22"/>
          <w:lang w:val="en-US"/>
        </w:rPr>
      </w:pPr>
      <w:del w:id="901" w:author="D'souza, Nigel [2]" w:date="2020-01-03T14:59:00Z">
        <w:r w:rsidRPr="00236DC2" w:rsidDel="00236DC2">
          <w:rPr>
            <w:rStyle w:val="Hyperlink"/>
            <w:b w:val="0"/>
            <w:bCs w:val="0"/>
            <w:caps w:val="0"/>
          </w:rPr>
          <w:delText>1.1.</w:delText>
        </w:r>
        <w:r w:rsidDel="00236DC2">
          <w:rPr>
            <w:rFonts w:asciiTheme="minorHAnsi" w:eastAsiaTheme="minorEastAsia" w:hAnsiTheme="minorHAnsi" w:cstheme="minorBidi"/>
            <w:b w:val="0"/>
            <w:bCs w:val="0"/>
            <w:caps w:val="0"/>
            <w:noProof/>
            <w:sz w:val="22"/>
            <w:szCs w:val="22"/>
            <w:lang w:val="en-US"/>
          </w:rPr>
          <w:tab/>
        </w:r>
        <w:r w:rsidRPr="00236DC2" w:rsidDel="00236DC2">
          <w:rPr>
            <w:rStyle w:val="Hyperlink"/>
            <w:b w:val="0"/>
            <w:bCs w:val="0"/>
            <w:caps w:val="0"/>
          </w:rPr>
          <w:delText>Advanced Configurations</w:delText>
        </w:r>
        <w:r w:rsidDel="00236DC2">
          <w:rPr>
            <w:noProof/>
            <w:webHidden/>
          </w:rPr>
          <w:tab/>
          <w:delText>82</w:delText>
        </w:r>
      </w:del>
    </w:p>
    <w:p w14:paraId="17410052" w14:textId="77777777" w:rsidR="00084432" w:rsidDel="00236DC2" w:rsidRDefault="00084432">
      <w:pPr>
        <w:pStyle w:val="TOC1"/>
        <w:tabs>
          <w:tab w:val="left" w:pos="1000"/>
          <w:tab w:val="right" w:leader="dot" w:pos="9620"/>
        </w:tabs>
        <w:rPr>
          <w:del w:id="902" w:author="D'souza, Nigel [2]" w:date="2020-01-03T14:59:00Z"/>
          <w:rFonts w:asciiTheme="minorHAnsi" w:eastAsiaTheme="minorEastAsia" w:hAnsiTheme="minorHAnsi" w:cstheme="minorBidi"/>
          <w:b w:val="0"/>
          <w:bCs w:val="0"/>
          <w:caps w:val="0"/>
          <w:noProof/>
          <w:sz w:val="22"/>
          <w:szCs w:val="22"/>
          <w:lang w:val="en-US"/>
        </w:rPr>
      </w:pPr>
      <w:del w:id="903" w:author="D'souza, Nigel [2]" w:date="2020-01-03T14:59:00Z">
        <w:r w:rsidRPr="00236DC2" w:rsidDel="00236DC2">
          <w:rPr>
            <w:rStyle w:val="Hyperlink"/>
            <w:b w:val="0"/>
            <w:bCs w:val="0"/>
            <w:caps w:val="0"/>
          </w:rPr>
          <w:delText>Part 2.</w:delText>
        </w:r>
        <w:r w:rsidDel="00236DC2">
          <w:rPr>
            <w:rFonts w:asciiTheme="minorHAnsi" w:eastAsiaTheme="minorEastAsia" w:hAnsiTheme="minorHAnsi" w:cstheme="minorBidi"/>
            <w:b w:val="0"/>
            <w:bCs w:val="0"/>
            <w:caps w:val="0"/>
            <w:noProof/>
            <w:sz w:val="22"/>
            <w:szCs w:val="22"/>
            <w:lang w:val="en-US"/>
          </w:rPr>
          <w:tab/>
        </w:r>
        <w:r w:rsidRPr="00236DC2" w:rsidDel="00236DC2">
          <w:rPr>
            <w:rStyle w:val="Hyperlink"/>
            <w:b w:val="0"/>
            <w:bCs w:val="0"/>
            <w:caps w:val="0"/>
          </w:rPr>
          <w:delText>Payment Automation</w:delText>
        </w:r>
        <w:r w:rsidDel="00236DC2">
          <w:rPr>
            <w:noProof/>
            <w:webHidden/>
          </w:rPr>
          <w:tab/>
          <w:delText>83</w:delText>
        </w:r>
      </w:del>
    </w:p>
    <w:p w14:paraId="33B6085B" w14:textId="77777777" w:rsidR="00084432" w:rsidDel="00236DC2" w:rsidRDefault="00084432">
      <w:pPr>
        <w:pStyle w:val="TOC1"/>
        <w:tabs>
          <w:tab w:val="left" w:pos="600"/>
          <w:tab w:val="right" w:leader="dot" w:pos="9620"/>
        </w:tabs>
        <w:rPr>
          <w:del w:id="904" w:author="D'souza, Nigel [2]" w:date="2020-01-03T14:59:00Z"/>
          <w:rFonts w:asciiTheme="minorHAnsi" w:eastAsiaTheme="minorEastAsia" w:hAnsiTheme="minorHAnsi" w:cstheme="minorBidi"/>
          <w:b w:val="0"/>
          <w:bCs w:val="0"/>
          <w:caps w:val="0"/>
          <w:noProof/>
          <w:sz w:val="22"/>
          <w:szCs w:val="22"/>
          <w:lang w:val="en-US"/>
        </w:rPr>
      </w:pPr>
      <w:del w:id="905" w:author="D'souza, Nigel [2]" w:date="2020-01-03T14:59:00Z">
        <w:r w:rsidRPr="00236DC2" w:rsidDel="00236DC2">
          <w:rPr>
            <w:rStyle w:val="Hyperlink"/>
            <w:b w:val="0"/>
            <w:bCs w:val="0"/>
            <w:caps w:val="0"/>
          </w:rPr>
          <w:delText>2.1.</w:delText>
        </w:r>
        <w:r w:rsidDel="00236DC2">
          <w:rPr>
            <w:rFonts w:asciiTheme="minorHAnsi" w:eastAsiaTheme="minorEastAsia" w:hAnsiTheme="minorHAnsi" w:cstheme="minorBidi"/>
            <w:b w:val="0"/>
            <w:bCs w:val="0"/>
            <w:caps w:val="0"/>
            <w:noProof/>
            <w:sz w:val="22"/>
            <w:szCs w:val="22"/>
            <w:lang w:val="en-US"/>
          </w:rPr>
          <w:tab/>
        </w:r>
        <w:r w:rsidRPr="00236DC2" w:rsidDel="00236DC2">
          <w:rPr>
            <w:rStyle w:val="Hyperlink"/>
            <w:b w:val="0"/>
            <w:bCs w:val="0"/>
            <w:caps w:val="0"/>
          </w:rPr>
          <w:delText>Solution Overview</w:delText>
        </w:r>
        <w:r w:rsidDel="00236DC2">
          <w:rPr>
            <w:noProof/>
            <w:webHidden/>
          </w:rPr>
          <w:tab/>
          <w:delText>83</w:delText>
        </w:r>
      </w:del>
    </w:p>
    <w:p w14:paraId="696B583C" w14:textId="77777777" w:rsidR="00084432" w:rsidDel="00236DC2" w:rsidRDefault="00084432">
      <w:pPr>
        <w:pStyle w:val="TOC1"/>
        <w:tabs>
          <w:tab w:val="left" w:pos="600"/>
          <w:tab w:val="right" w:leader="dot" w:pos="9620"/>
        </w:tabs>
        <w:rPr>
          <w:del w:id="906" w:author="D'souza, Nigel [2]" w:date="2020-01-03T14:59:00Z"/>
          <w:rFonts w:asciiTheme="minorHAnsi" w:eastAsiaTheme="minorEastAsia" w:hAnsiTheme="minorHAnsi" w:cstheme="minorBidi"/>
          <w:b w:val="0"/>
          <w:bCs w:val="0"/>
          <w:caps w:val="0"/>
          <w:noProof/>
          <w:sz w:val="22"/>
          <w:szCs w:val="22"/>
          <w:lang w:val="en-US"/>
        </w:rPr>
      </w:pPr>
      <w:del w:id="907" w:author="D'souza, Nigel [2]" w:date="2020-01-03T14:59:00Z">
        <w:r w:rsidRPr="00236DC2" w:rsidDel="00236DC2">
          <w:rPr>
            <w:rStyle w:val="Hyperlink"/>
            <w:b w:val="0"/>
            <w:bCs w:val="0"/>
            <w:caps w:val="0"/>
          </w:rPr>
          <w:delText>2.2.</w:delText>
        </w:r>
        <w:r w:rsidDel="00236DC2">
          <w:rPr>
            <w:rFonts w:asciiTheme="minorHAnsi" w:eastAsiaTheme="minorEastAsia" w:hAnsiTheme="minorHAnsi" w:cstheme="minorBidi"/>
            <w:b w:val="0"/>
            <w:bCs w:val="0"/>
            <w:caps w:val="0"/>
            <w:noProof/>
            <w:sz w:val="22"/>
            <w:szCs w:val="22"/>
            <w:lang w:val="en-US"/>
          </w:rPr>
          <w:tab/>
        </w:r>
        <w:r w:rsidRPr="00236DC2" w:rsidDel="00236DC2">
          <w:rPr>
            <w:rStyle w:val="Hyperlink"/>
            <w:b w:val="0"/>
            <w:bCs w:val="0"/>
            <w:caps w:val="0"/>
          </w:rPr>
          <w:delText>In-Scope Payment Automation Formats</w:delText>
        </w:r>
        <w:r w:rsidDel="00236DC2">
          <w:rPr>
            <w:noProof/>
            <w:webHidden/>
          </w:rPr>
          <w:tab/>
          <w:delText>84</w:delText>
        </w:r>
      </w:del>
    </w:p>
    <w:p w14:paraId="5624D315" w14:textId="77777777" w:rsidR="00084432" w:rsidDel="00236DC2" w:rsidRDefault="00084432">
      <w:pPr>
        <w:pStyle w:val="TOC1"/>
        <w:tabs>
          <w:tab w:val="left" w:pos="800"/>
          <w:tab w:val="right" w:leader="dot" w:pos="9620"/>
        </w:tabs>
        <w:rPr>
          <w:del w:id="908" w:author="D'souza, Nigel [2]" w:date="2020-01-03T14:59:00Z"/>
          <w:rFonts w:asciiTheme="minorHAnsi" w:eastAsiaTheme="minorEastAsia" w:hAnsiTheme="minorHAnsi" w:cstheme="minorBidi"/>
          <w:b w:val="0"/>
          <w:bCs w:val="0"/>
          <w:caps w:val="0"/>
          <w:noProof/>
          <w:sz w:val="22"/>
          <w:szCs w:val="22"/>
          <w:lang w:val="en-US"/>
        </w:rPr>
      </w:pPr>
      <w:del w:id="909" w:author="D'souza, Nigel [2]" w:date="2020-01-03T14:59:00Z">
        <w:r w:rsidRPr="00236DC2" w:rsidDel="00236DC2">
          <w:rPr>
            <w:rStyle w:val="Hyperlink"/>
            <w:b w:val="0"/>
            <w:bCs w:val="0"/>
            <w:caps w:val="0"/>
          </w:rPr>
          <w:delText>2.2.1.</w:delText>
        </w:r>
        <w:r w:rsidDel="00236DC2">
          <w:rPr>
            <w:rFonts w:asciiTheme="minorHAnsi" w:eastAsiaTheme="minorEastAsia" w:hAnsiTheme="minorHAnsi" w:cstheme="minorBidi"/>
            <w:b w:val="0"/>
            <w:bCs w:val="0"/>
            <w:caps w:val="0"/>
            <w:noProof/>
            <w:sz w:val="22"/>
            <w:szCs w:val="22"/>
            <w:lang w:val="en-US"/>
          </w:rPr>
          <w:tab/>
        </w:r>
        <w:r w:rsidRPr="00236DC2" w:rsidDel="00236DC2">
          <w:rPr>
            <w:rStyle w:val="Hyperlink"/>
            <w:b w:val="0"/>
            <w:bCs w:val="0"/>
            <w:caps w:val="0"/>
          </w:rPr>
          <w:delText>Payment Files</w:delText>
        </w:r>
        <w:r w:rsidDel="00236DC2">
          <w:rPr>
            <w:noProof/>
            <w:webHidden/>
          </w:rPr>
          <w:tab/>
          <w:delText>84</w:delText>
        </w:r>
      </w:del>
    </w:p>
    <w:p w14:paraId="5DC2ABF0" w14:textId="77777777" w:rsidR="00084432" w:rsidDel="00236DC2" w:rsidRDefault="00084432">
      <w:pPr>
        <w:pStyle w:val="TOC1"/>
        <w:tabs>
          <w:tab w:val="left" w:pos="800"/>
          <w:tab w:val="right" w:leader="dot" w:pos="9620"/>
        </w:tabs>
        <w:rPr>
          <w:del w:id="910" w:author="D'souza, Nigel [2]" w:date="2020-01-03T14:59:00Z"/>
          <w:rFonts w:asciiTheme="minorHAnsi" w:eastAsiaTheme="minorEastAsia" w:hAnsiTheme="minorHAnsi" w:cstheme="minorBidi"/>
          <w:b w:val="0"/>
          <w:bCs w:val="0"/>
          <w:caps w:val="0"/>
          <w:noProof/>
          <w:sz w:val="22"/>
          <w:szCs w:val="22"/>
          <w:lang w:val="en-US"/>
        </w:rPr>
      </w:pPr>
      <w:del w:id="911" w:author="D'souza, Nigel [2]" w:date="2020-01-03T14:59:00Z">
        <w:r w:rsidRPr="00236DC2" w:rsidDel="00236DC2">
          <w:rPr>
            <w:rStyle w:val="Hyperlink"/>
            <w:b w:val="0"/>
            <w:bCs w:val="0"/>
            <w:caps w:val="0"/>
          </w:rPr>
          <w:delText>2.2.2.</w:delText>
        </w:r>
        <w:r w:rsidDel="00236DC2">
          <w:rPr>
            <w:rFonts w:asciiTheme="minorHAnsi" w:eastAsiaTheme="minorEastAsia" w:hAnsiTheme="minorHAnsi" w:cstheme="minorBidi"/>
            <w:b w:val="0"/>
            <w:bCs w:val="0"/>
            <w:caps w:val="0"/>
            <w:noProof/>
            <w:sz w:val="22"/>
            <w:szCs w:val="22"/>
            <w:lang w:val="en-US"/>
          </w:rPr>
          <w:tab/>
        </w:r>
        <w:r w:rsidRPr="00236DC2" w:rsidDel="00236DC2">
          <w:rPr>
            <w:rStyle w:val="Hyperlink"/>
            <w:b w:val="0"/>
            <w:bCs w:val="0"/>
            <w:caps w:val="0"/>
          </w:rPr>
          <w:delText>Reporting Files</w:delText>
        </w:r>
        <w:r w:rsidDel="00236DC2">
          <w:rPr>
            <w:noProof/>
            <w:webHidden/>
          </w:rPr>
          <w:tab/>
          <w:delText>84</w:delText>
        </w:r>
      </w:del>
    </w:p>
    <w:p w14:paraId="104AF1D4" w14:textId="77777777" w:rsidR="007567A6" w:rsidDel="00236DC2" w:rsidRDefault="007567A6">
      <w:pPr>
        <w:pStyle w:val="TOC1"/>
        <w:tabs>
          <w:tab w:val="left" w:pos="1000"/>
          <w:tab w:val="right" w:leader="dot" w:pos="9620"/>
        </w:tabs>
        <w:rPr>
          <w:del w:id="912" w:author="D'souza, Nigel [2]" w:date="2020-01-03T14:59:00Z"/>
          <w:rFonts w:asciiTheme="minorHAnsi" w:eastAsiaTheme="minorEastAsia" w:hAnsiTheme="minorHAnsi" w:cstheme="minorBidi"/>
          <w:b w:val="0"/>
          <w:bCs w:val="0"/>
          <w:caps w:val="0"/>
          <w:noProof/>
          <w:sz w:val="22"/>
          <w:szCs w:val="22"/>
          <w:lang w:val="en-US"/>
        </w:rPr>
      </w:pPr>
      <w:del w:id="913" w:author="D'souza, Nigel [2]" w:date="2020-01-03T14:59:00Z">
        <w:r w:rsidRPr="00CA495A" w:rsidDel="00236DC2">
          <w:rPr>
            <w:rStyle w:val="Hyperlink"/>
          </w:rPr>
          <w:delText>Part 1.</w:delText>
        </w:r>
        <w:r w:rsidDel="00236DC2">
          <w:rPr>
            <w:rFonts w:asciiTheme="minorHAnsi" w:eastAsiaTheme="minorEastAsia" w:hAnsiTheme="minorHAnsi" w:cstheme="minorBidi"/>
            <w:b w:val="0"/>
            <w:bCs w:val="0"/>
            <w:caps w:val="0"/>
            <w:noProof/>
            <w:sz w:val="22"/>
            <w:szCs w:val="22"/>
            <w:lang w:val="en-US"/>
          </w:rPr>
          <w:tab/>
        </w:r>
        <w:r w:rsidRPr="00CA495A" w:rsidDel="00236DC2">
          <w:rPr>
            <w:rStyle w:val="Hyperlink"/>
          </w:rPr>
          <w:delText>Introduction</w:delText>
        </w:r>
        <w:r w:rsidDel="00236DC2">
          <w:rPr>
            <w:noProof/>
            <w:webHidden/>
          </w:rPr>
          <w:tab/>
          <w:delText>5</w:delText>
        </w:r>
      </w:del>
    </w:p>
    <w:p w14:paraId="262C0B1D" w14:textId="77777777" w:rsidR="007567A6" w:rsidDel="00236DC2" w:rsidRDefault="007567A6">
      <w:pPr>
        <w:pStyle w:val="TOC2"/>
        <w:tabs>
          <w:tab w:val="left" w:pos="800"/>
          <w:tab w:val="right" w:leader="dot" w:pos="9620"/>
        </w:tabs>
        <w:rPr>
          <w:del w:id="914" w:author="D'souza, Nigel [2]" w:date="2020-01-03T14:59:00Z"/>
          <w:rFonts w:asciiTheme="minorHAnsi" w:eastAsiaTheme="minorEastAsia" w:hAnsiTheme="minorHAnsi" w:cstheme="minorBidi"/>
          <w:smallCaps w:val="0"/>
          <w:noProof/>
          <w:sz w:val="22"/>
          <w:szCs w:val="22"/>
          <w:lang w:val="en-US"/>
        </w:rPr>
      </w:pPr>
      <w:del w:id="915" w:author="D'souza, Nigel [2]" w:date="2020-01-03T14:59:00Z">
        <w:r w:rsidRPr="00CA495A" w:rsidDel="00236DC2">
          <w:rPr>
            <w:rStyle w:val="Hyperlink"/>
          </w:rPr>
          <w:delText>1.1.</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Purpose</w:delText>
        </w:r>
        <w:r w:rsidDel="00236DC2">
          <w:rPr>
            <w:noProof/>
            <w:webHidden/>
          </w:rPr>
          <w:tab/>
          <w:delText>5</w:delText>
        </w:r>
      </w:del>
    </w:p>
    <w:p w14:paraId="02B31AC0" w14:textId="77777777" w:rsidR="007567A6" w:rsidDel="00236DC2" w:rsidRDefault="007567A6">
      <w:pPr>
        <w:pStyle w:val="TOC2"/>
        <w:tabs>
          <w:tab w:val="left" w:pos="800"/>
          <w:tab w:val="right" w:leader="dot" w:pos="9620"/>
        </w:tabs>
        <w:rPr>
          <w:del w:id="916" w:author="D'souza, Nigel [2]" w:date="2020-01-03T14:59:00Z"/>
          <w:rFonts w:asciiTheme="minorHAnsi" w:eastAsiaTheme="minorEastAsia" w:hAnsiTheme="minorHAnsi" w:cstheme="minorBidi"/>
          <w:smallCaps w:val="0"/>
          <w:noProof/>
          <w:sz w:val="22"/>
          <w:szCs w:val="22"/>
          <w:lang w:val="en-US"/>
        </w:rPr>
      </w:pPr>
      <w:del w:id="917" w:author="D'souza, Nigel [2]" w:date="2020-01-03T14:59:00Z">
        <w:r w:rsidRPr="00CA495A" w:rsidDel="00236DC2">
          <w:rPr>
            <w:rStyle w:val="Hyperlink"/>
          </w:rPr>
          <w:delText>1.2.</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Document Scope</w:delText>
        </w:r>
        <w:r w:rsidDel="00236DC2">
          <w:rPr>
            <w:noProof/>
            <w:webHidden/>
          </w:rPr>
          <w:tab/>
          <w:delText>5</w:delText>
        </w:r>
      </w:del>
    </w:p>
    <w:p w14:paraId="2C15E89B" w14:textId="77777777" w:rsidR="007567A6" w:rsidDel="00236DC2" w:rsidRDefault="007567A6">
      <w:pPr>
        <w:pStyle w:val="TOC2"/>
        <w:tabs>
          <w:tab w:val="left" w:pos="800"/>
          <w:tab w:val="right" w:leader="dot" w:pos="9620"/>
        </w:tabs>
        <w:rPr>
          <w:del w:id="918" w:author="D'souza, Nigel [2]" w:date="2020-01-03T14:59:00Z"/>
          <w:rFonts w:asciiTheme="minorHAnsi" w:eastAsiaTheme="minorEastAsia" w:hAnsiTheme="minorHAnsi" w:cstheme="minorBidi"/>
          <w:smallCaps w:val="0"/>
          <w:noProof/>
          <w:sz w:val="22"/>
          <w:szCs w:val="22"/>
          <w:lang w:val="en-US"/>
        </w:rPr>
      </w:pPr>
      <w:del w:id="919" w:author="D'souza, Nigel [2]" w:date="2020-01-03T14:59:00Z">
        <w:r w:rsidRPr="00CA495A" w:rsidDel="00236DC2">
          <w:rPr>
            <w:rStyle w:val="Hyperlink"/>
            <w:lang w:val="en-US"/>
          </w:rPr>
          <w:delText>1.3.</w:delText>
        </w:r>
        <w:r w:rsidDel="00236DC2">
          <w:rPr>
            <w:rFonts w:asciiTheme="minorHAnsi" w:eastAsiaTheme="minorEastAsia" w:hAnsiTheme="minorHAnsi" w:cstheme="minorBidi"/>
            <w:smallCaps w:val="0"/>
            <w:noProof/>
            <w:sz w:val="22"/>
            <w:szCs w:val="22"/>
            <w:lang w:val="en-US"/>
          </w:rPr>
          <w:tab/>
        </w:r>
        <w:r w:rsidRPr="00CA495A" w:rsidDel="00236DC2">
          <w:rPr>
            <w:rStyle w:val="Hyperlink"/>
            <w:lang w:val="en-US"/>
          </w:rPr>
          <w:delText>Target Audience</w:delText>
        </w:r>
        <w:r w:rsidDel="00236DC2">
          <w:rPr>
            <w:noProof/>
            <w:webHidden/>
          </w:rPr>
          <w:tab/>
          <w:delText>5</w:delText>
        </w:r>
      </w:del>
    </w:p>
    <w:p w14:paraId="5F894645" w14:textId="77777777" w:rsidR="007567A6" w:rsidDel="00236DC2" w:rsidRDefault="007567A6">
      <w:pPr>
        <w:pStyle w:val="TOC2"/>
        <w:tabs>
          <w:tab w:val="left" w:pos="800"/>
          <w:tab w:val="right" w:leader="dot" w:pos="9620"/>
        </w:tabs>
        <w:rPr>
          <w:del w:id="920" w:author="D'souza, Nigel [2]" w:date="2020-01-03T14:59:00Z"/>
          <w:rFonts w:asciiTheme="minorHAnsi" w:eastAsiaTheme="minorEastAsia" w:hAnsiTheme="minorHAnsi" w:cstheme="minorBidi"/>
          <w:smallCaps w:val="0"/>
          <w:noProof/>
          <w:sz w:val="22"/>
          <w:szCs w:val="22"/>
          <w:lang w:val="en-US"/>
        </w:rPr>
      </w:pPr>
      <w:del w:id="921" w:author="D'souza, Nigel [2]" w:date="2020-01-03T14:59:00Z">
        <w:r w:rsidRPr="00CA495A" w:rsidDel="00236DC2">
          <w:rPr>
            <w:rStyle w:val="Hyperlink"/>
            <w:lang w:val="en-US"/>
          </w:rPr>
          <w:delText>1.4.</w:delText>
        </w:r>
        <w:r w:rsidDel="00236DC2">
          <w:rPr>
            <w:rFonts w:asciiTheme="minorHAnsi" w:eastAsiaTheme="minorEastAsia" w:hAnsiTheme="minorHAnsi" w:cstheme="minorBidi"/>
            <w:smallCaps w:val="0"/>
            <w:noProof/>
            <w:sz w:val="22"/>
            <w:szCs w:val="22"/>
            <w:lang w:val="en-US"/>
          </w:rPr>
          <w:tab/>
        </w:r>
        <w:r w:rsidRPr="00CA495A" w:rsidDel="00236DC2">
          <w:rPr>
            <w:rStyle w:val="Hyperlink"/>
            <w:lang w:val="en-US"/>
          </w:rPr>
          <w:delText>Reviewers</w:delText>
        </w:r>
        <w:r w:rsidDel="00236DC2">
          <w:rPr>
            <w:noProof/>
            <w:webHidden/>
          </w:rPr>
          <w:tab/>
          <w:delText>6</w:delText>
        </w:r>
      </w:del>
    </w:p>
    <w:p w14:paraId="3059AC3E" w14:textId="77777777" w:rsidR="007567A6" w:rsidDel="00236DC2" w:rsidRDefault="007567A6">
      <w:pPr>
        <w:pStyle w:val="TOC2"/>
        <w:tabs>
          <w:tab w:val="left" w:pos="800"/>
          <w:tab w:val="right" w:leader="dot" w:pos="9620"/>
        </w:tabs>
        <w:rPr>
          <w:del w:id="922" w:author="D'souza, Nigel [2]" w:date="2020-01-03T14:59:00Z"/>
          <w:rFonts w:asciiTheme="minorHAnsi" w:eastAsiaTheme="minorEastAsia" w:hAnsiTheme="minorHAnsi" w:cstheme="minorBidi"/>
          <w:smallCaps w:val="0"/>
          <w:noProof/>
          <w:sz w:val="22"/>
          <w:szCs w:val="22"/>
          <w:lang w:val="en-US"/>
        </w:rPr>
      </w:pPr>
      <w:del w:id="923" w:author="D'souza, Nigel [2]" w:date="2020-01-03T14:59:00Z">
        <w:r w:rsidRPr="00CA495A" w:rsidDel="00236DC2">
          <w:rPr>
            <w:rStyle w:val="Hyperlink"/>
            <w:lang w:val="en-US"/>
          </w:rPr>
          <w:delText>1.5.</w:delText>
        </w:r>
        <w:r w:rsidDel="00236DC2">
          <w:rPr>
            <w:rFonts w:asciiTheme="minorHAnsi" w:eastAsiaTheme="minorEastAsia" w:hAnsiTheme="minorHAnsi" w:cstheme="minorBidi"/>
            <w:smallCaps w:val="0"/>
            <w:noProof/>
            <w:sz w:val="22"/>
            <w:szCs w:val="22"/>
            <w:lang w:val="en-US"/>
          </w:rPr>
          <w:tab/>
        </w:r>
        <w:r w:rsidRPr="00CA495A" w:rsidDel="00236DC2">
          <w:rPr>
            <w:rStyle w:val="Hyperlink"/>
            <w:lang w:val="en-US"/>
          </w:rPr>
          <w:delText>Approvers (Sign Off)</w:delText>
        </w:r>
        <w:r w:rsidDel="00236DC2">
          <w:rPr>
            <w:noProof/>
            <w:webHidden/>
          </w:rPr>
          <w:tab/>
          <w:delText>6</w:delText>
        </w:r>
      </w:del>
    </w:p>
    <w:p w14:paraId="7B31A4EE" w14:textId="77777777" w:rsidR="007567A6" w:rsidDel="00236DC2" w:rsidRDefault="007567A6">
      <w:pPr>
        <w:pStyle w:val="TOC2"/>
        <w:tabs>
          <w:tab w:val="left" w:pos="800"/>
          <w:tab w:val="right" w:leader="dot" w:pos="9620"/>
        </w:tabs>
        <w:rPr>
          <w:del w:id="924" w:author="D'souza, Nigel [2]" w:date="2020-01-03T14:59:00Z"/>
          <w:rFonts w:asciiTheme="minorHAnsi" w:eastAsiaTheme="minorEastAsia" w:hAnsiTheme="minorHAnsi" w:cstheme="minorBidi"/>
          <w:smallCaps w:val="0"/>
          <w:noProof/>
          <w:sz w:val="22"/>
          <w:szCs w:val="22"/>
          <w:lang w:val="en-US"/>
        </w:rPr>
      </w:pPr>
      <w:del w:id="925" w:author="D'souza, Nigel [2]" w:date="2020-01-03T14:59:00Z">
        <w:r w:rsidRPr="00CA495A" w:rsidDel="00236DC2">
          <w:rPr>
            <w:rStyle w:val="Hyperlink"/>
            <w:lang w:val="en-US"/>
          </w:rPr>
          <w:delText>1.6.</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Document</w:delText>
        </w:r>
        <w:r w:rsidRPr="00CA495A" w:rsidDel="00236DC2">
          <w:rPr>
            <w:rStyle w:val="Hyperlink"/>
            <w:lang w:val="en-US"/>
          </w:rPr>
          <w:delText xml:space="preserve"> History</w:delText>
        </w:r>
        <w:r w:rsidDel="00236DC2">
          <w:rPr>
            <w:noProof/>
            <w:webHidden/>
          </w:rPr>
          <w:tab/>
          <w:delText>7</w:delText>
        </w:r>
      </w:del>
    </w:p>
    <w:p w14:paraId="3A913992" w14:textId="77777777" w:rsidR="007567A6" w:rsidDel="00236DC2" w:rsidRDefault="007567A6">
      <w:pPr>
        <w:pStyle w:val="TOC2"/>
        <w:tabs>
          <w:tab w:val="left" w:pos="800"/>
          <w:tab w:val="right" w:leader="dot" w:pos="9620"/>
        </w:tabs>
        <w:rPr>
          <w:del w:id="926" w:author="D'souza, Nigel [2]" w:date="2020-01-03T14:59:00Z"/>
          <w:rFonts w:asciiTheme="minorHAnsi" w:eastAsiaTheme="minorEastAsia" w:hAnsiTheme="minorHAnsi" w:cstheme="minorBidi"/>
          <w:smallCaps w:val="0"/>
          <w:noProof/>
          <w:sz w:val="22"/>
          <w:szCs w:val="22"/>
          <w:lang w:val="en-US"/>
        </w:rPr>
      </w:pPr>
      <w:del w:id="927" w:author="D'souza, Nigel [2]" w:date="2020-01-03T14:59:00Z">
        <w:r w:rsidRPr="00CA495A" w:rsidDel="00236DC2">
          <w:rPr>
            <w:rStyle w:val="Hyperlink"/>
          </w:rPr>
          <w:delText>1.7.</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Document References</w:delText>
        </w:r>
        <w:r w:rsidDel="00236DC2">
          <w:rPr>
            <w:noProof/>
            <w:webHidden/>
          </w:rPr>
          <w:tab/>
          <w:delText>7</w:delText>
        </w:r>
      </w:del>
    </w:p>
    <w:p w14:paraId="705A5A4C" w14:textId="77777777" w:rsidR="007567A6" w:rsidDel="00236DC2" w:rsidRDefault="007567A6">
      <w:pPr>
        <w:pStyle w:val="TOC2"/>
        <w:tabs>
          <w:tab w:val="left" w:pos="800"/>
          <w:tab w:val="right" w:leader="dot" w:pos="9620"/>
        </w:tabs>
        <w:rPr>
          <w:del w:id="928" w:author="D'souza, Nigel [2]" w:date="2020-01-03T14:59:00Z"/>
          <w:rFonts w:asciiTheme="minorHAnsi" w:eastAsiaTheme="minorEastAsia" w:hAnsiTheme="minorHAnsi" w:cstheme="minorBidi"/>
          <w:smallCaps w:val="0"/>
          <w:noProof/>
          <w:sz w:val="22"/>
          <w:szCs w:val="22"/>
          <w:lang w:val="en-US"/>
        </w:rPr>
      </w:pPr>
      <w:del w:id="929" w:author="D'souza, Nigel [2]" w:date="2020-01-03T14:59:00Z">
        <w:r w:rsidRPr="00CA495A" w:rsidDel="00236DC2">
          <w:rPr>
            <w:rStyle w:val="Hyperlink"/>
          </w:rPr>
          <w:delText>1.8.</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Risks and Issues</w:delText>
        </w:r>
        <w:r w:rsidDel="00236DC2">
          <w:rPr>
            <w:noProof/>
            <w:webHidden/>
          </w:rPr>
          <w:tab/>
          <w:delText>8</w:delText>
        </w:r>
      </w:del>
    </w:p>
    <w:p w14:paraId="554701A8" w14:textId="77777777" w:rsidR="007567A6" w:rsidDel="00236DC2" w:rsidRDefault="007567A6">
      <w:pPr>
        <w:pStyle w:val="TOC2"/>
        <w:tabs>
          <w:tab w:val="left" w:pos="800"/>
          <w:tab w:val="right" w:leader="dot" w:pos="9620"/>
        </w:tabs>
        <w:rPr>
          <w:del w:id="930" w:author="D'souza, Nigel [2]" w:date="2020-01-03T14:59:00Z"/>
          <w:rFonts w:asciiTheme="minorHAnsi" w:eastAsiaTheme="minorEastAsia" w:hAnsiTheme="minorHAnsi" w:cstheme="minorBidi"/>
          <w:smallCaps w:val="0"/>
          <w:noProof/>
          <w:sz w:val="22"/>
          <w:szCs w:val="22"/>
          <w:lang w:val="en-US"/>
        </w:rPr>
      </w:pPr>
      <w:del w:id="931" w:author="D'souza, Nigel [2]" w:date="2020-01-03T14:59:00Z">
        <w:r w:rsidRPr="00CA495A" w:rsidDel="00236DC2">
          <w:rPr>
            <w:rStyle w:val="Hyperlink"/>
          </w:rPr>
          <w:delText>1.9.</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Glossary of Terms</w:delText>
        </w:r>
        <w:r w:rsidDel="00236DC2">
          <w:rPr>
            <w:noProof/>
            <w:webHidden/>
          </w:rPr>
          <w:tab/>
          <w:delText>9</w:delText>
        </w:r>
      </w:del>
    </w:p>
    <w:p w14:paraId="2017612D" w14:textId="77777777" w:rsidR="007567A6" w:rsidDel="00236DC2" w:rsidRDefault="007567A6">
      <w:pPr>
        <w:pStyle w:val="TOC1"/>
        <w:tabs>
          <w:tab w:val="left" w:pos="1000"/>
          <w:tab w:val="right" w:leader="dot" w:pos="9620"/>
        </w:tabs>
        <w:rPr>
          <w:del w:id="932" w:author="D'souza, Nigel [2]" w:date="2020-01-03T14:59:00Z"/>
          <w:rFonts w:asciiTheme="minorHAnsi" w:eastAsiaTheme="minorEastAsia" w:hAnsiTheme="minorHAnsi" w:cstheme="minorBidi"/>
          <w:b w:val="0"/>
          <w:bCs w:val="0"/>
          <w:caps w:val="0"/>
          <w:noProof/>
          <w:sz w:val="22"/>
          <w:szCs w:val="22"/>
          <w:lang w:val="en-US"/>
        </w:rPr>
      </w:pPr>
      <w:del w:id="933" w:author="D'souza, Nigel [2]" w:date="2020-01-03T14:59:00Z">
        <w:r w:rsidRPr="00CA495A" w:rsidDel="00236DC2">
          <w:rPr>
            <w:rStyle w:val="Hyperlink"/>
            <w:lang w:val="en-US"/>
          </w:rPr>
          <w:delText>Part 2.</w:delText>
        </w:r>
        <w:r w:rsidDel="00236DC2">
          <w:rPr>
            <w:rFonts w:asciiTheme="minorHAnsi" w:eastAsiaTheme="minorEastAsia" w:hAnsiTheme="minorHAnsi" w:cstheme="minorBidi"/>
            <w:b w:val="0"/>
            <w:bCs w:val="0"/>
            <w:caps w:val="0"/>
            <w:noProof/>
            <w:sz w:val="22"/>
            <w:szCs w:val="22"/>
            <w:lang w:val="en-US"/>
          </w:rPr>
          <w:tab/>
        </w:r>
        <w:r w:rsidRPr="00CA495A" w:rsidDel="00236DC2">
          <w:rPr>
            <w:rStyle w:val="Hyperlink"/>
            <w:lang w:val="en-US"/>
          </w:rPr>
          <w:delText>Solution Architecture Overview</w:delText>
        </w:r>
        <w:r w:rsidDel="00236DC2">
          <w:rPr>
            <w:noProof/>
            <w:webHidden/>
          </w:rPr>
          <w:tab/>
          <w:delText>10</w:delText>
        </w:r>
      </w:del>
    </w:p>
    <w:p w14:paraId="3BF7B857" w14:textId="77777777" w:rsidR="007567A6" w:rsidDel="00236DC2" w:rsidRDefault="007567A6">
      <w:pPr>
        <w:pStyle w:val="TOC2"/>
        <w:tabs>
          <w:tab w:val="left" w:pos="800"/>
          <w:tab w:val="right" w:leader="dot" w:pos="9620"/>
        </w:tabs>
        <w:rPr>
          <w:del w:id="934" w:author="D'souza, Nigel [2]" w:date="2020-01-03T14:59:00Z"/>
          <w:rFonts w:asciiTheme="minorHAnsi" w:eastAsiaTheme="minorEastAsia" w:hAnsiTheme="minorHAnsi" w:cstheme="minorBidi"/>
          <w:smallCaps w:val="0"/>
          <w:noProof/>
          <w:sz w:val="22"/>
          <w:szCs w:val="22"/>
          <w:lang w:val="en-US"/>
        </w:rPr>
      </w:pPr>
      <w:del w:id="935" w:author="D'souza, Nigel [2]" w:date="2020-01-03T14:59:00Z">
        <w:r w:rsidRPr="00CA495A" w:rsidDel="00236DC2">
          <w:rPr>
            <w:rStyle w:val="Hyperlink"/>
          </w:rPr>
          <w:delText>2.1.</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Inventory of Systems Integrations</w:delText>
        </w:r>
        <w:r w:rsidDel="00236DC2">
          <w:rPr>
            <w:noProof/>
            <w:webHidden/>
          </w:rPr>
          <w:tab/>
          <w:delText>10</w:delText>
        </w:r>
      </w:del>
    </w:p>
    <w:p w14:paraId="2967B5E7" w14:textId="77777777" w:rsidR="007567A6" w:rsidDel="00236DC2" w:rsidRDefault="007567A6">
      <w:pPr>
        <w:pStyle w:val="TOC2"/>
        <w:tabs>
          <w:tab w:val="left" w:pos="800"/>
          <w:tab w:val="right" w:leader="dot" w:pos="9620"/>
        </w:tabs>
        <w:rPr>
          <w:del w:id="936" w:author="D'souza, Nigel [2]" w:date="2020-01-03T14:59:00Z"/>
          <w:rFonts w:asciiTheme="minorHAnsi" w:eastAsiaTheme="minorEastAsia" w:hAnsiTheme="minorHAnsi" w:cstheme="minorBidi"/>
          <w:smallCaps w:val="0"/>
          <w:noProof/>
          <w:sz w:val="22"/>
          <w:szCs w:val="22"/>
          <w:lang w:val="en-US"/>
        </w:rPr>
      </w:pPr>
      <w:del w:id="937" w:author="D'souza, Nigel [2]" w:date="2020-01-03T14:59:00Z">
        <w:r w:rsidRPr="00CA495A" w:rsidDel="00236DC2">
          <w:rPr>
            <w:rStyle w:val="Hyperlink"/>
          </w:rPr>
          <w:delText>2.2.</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Networking</w:delText>
        </w:r>
        <w:r w:rsidDel="00236DC2">
          <w:rPr>
            <w:noProof/>
            <w:webHidden/>
          </w:rPr>
          <w:tab/>
          <w:delText>14</w:delText>
        </w:r>
      </w:del>
    </w:p>
    <w:p w14:paraId="0ABA1FA9" w14:textId="77777777" w:rsidR="007567A6" w:rsidDel="00236DC2" w:rsidRDefault="007567A6">
      <w:pPr>
        <w:pStyle w:val="TOC1"/>
        <w:tabs>
          <w:tab w:val="left" w:pos="1000"/>
          <w:tab w:val="right" w:leader="dot" w:pos="9620"/>
        </w:tabs>
        <w:rPr>
          <w:del w:id="938" w:author="D'souza, Nigel [2]" w:date="2020-01-03T14:59:00Z"/>
          <w:rFonts w:asciiTheme="minorHAnsi" w:eastAsiaTheme="minorEastAsia" w:hAnsiTheme="minorHAnsi" w:cstheme="minorBidi"/>
          <w:b w:val="0"/>
          <w:bCs w:val="0"/>
          <w:caps w:val="0"/>
          <w:noProof/>
          <w:sz w:val="22"/>
          <w:szCs w:val="22"/>
          <w:lang w:val="en-US"/>
        </w:rPr>
      </w:pPr>
      <w:del w:id="939" w:author="D'souza, Nigel [2]" w:date="2020-01-03T14:59:00Z">
        <w:r w:rsidRPr="00CA495A" w:rsidDel="00236DC2">
          <w:rPr>
            <w:rStyle w:val="Hyperlink"/>
            <w:lang w:val="en-US"/>
          </w:rPr>
          <w:delText>Part 3.</w:delText>
        </w:r>
        <w:r w:rsidDel="00236DC2">
          <w:rPr>
            <w:rFonts w:asciiTheme="minorHAnsi" w:eastAsiaTheme="minorEastAsia" w:hAnsiTheme="minorHAnsi" w:cstheme="minorBidi"/>
            <w:b w:val="0"/>
            <w:bCs w:val="0"/>
            <w:caps w:val="0"/>
            <w:noProof/>
            <w:sz w:val="22"/>
            <w:szCs w:val="22"/>
            <w:lang w:val="en-US"/>
          </w:rPr>
          <w:tab/>
        </w:r>
        <w:r w:rsidRPr="00CA495A" w:rsidDel="00236DC2">
          <w:rPr>
            <w:rStyle w:val="Hyperlink"/>
            <w:lang w:val="en-US"/>
          </w:rPr>
          <w:delText>System Integrations</w:delText>
        </w:r>
        <w:r w:rsidDel="00236DC2">
          <w:rPr>
            <w:noProof/>
            <w:webHidden/>
          </w:rPr>
          <w:tab/>
          <w:delText>16</w:delText>
        </w:r>
      </w:del>
    </w:p>
    <w:p w14:paraId="215D477A" w14:textId="77777777" w:rsidR="007567A6" w:rsidDel="00236DC2" w:rsidRDefault="007567A6">
      <w:pPr>
        <w:pStyle w:val="TOC2"/>
        <w:tabs>
          <w:tab w:val="left" w:pos="800"/>
          <w:tab w:val="right" w:leader="dot" w:pos="9620"/>
        </w:tabs>
        <w:rPr>
          <w:del w:id="940" w:author="D'souza, Nigel [2]" w:date="2020-01-03T14:59:00Z"/>
          <w:rFonts w:asciiTheme="minorHAnsi" w:eastAsiaTheme="minorEastAsia" w:hAnsiTheme="minorHAnsi" w:cstheme="minorBidi"/>
          <w:smallCaps w:val="0"/>
          <w:noProof/>
          <w:sz w:val="22"/>
          <w:szCs w:val="22"/>
          <w:lang w:val="en-US"/>
        </w:rPr>
      </w:pPr>
      <w:del w:id="941" w:author="D'souza, Nigel [2]" w:date="2020-01-03T14:59:00Z">
        <w:r w:rsidRPr="00CA495A" w:rsidDel="00236DC2">
          <w:rPr>
            <w:rStyle w:val="Hyperlink"/>
          </w:rPr>
          <w:delText>3.1.</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File-Based Interfaces</w:delText>
        </w:r>
        <w:r w:rsidDel="00236DC2">
          <w:rPr>
            <w:noProof/>
            <w:webHidden/>
          </w:rPr>
          <w:tab/>
          <w:delText>16</w:delText>
        </w:r>
      </w:del>
    </w:p>
    <w:p w14:paraId="128BC5D3" w14:textId="77777777" w:rsidR="007567A6" w:rsidDel="00236DC2" w:rsidRDefault="007567A6">
      <w:pPr>
        <w:pStyle w:val="TOC2"/>
        <w:tabs>
          <w:tab w:val="left" w:pos="1000"/>
          <w:tab w:val="right" w:leader="dot" w:pos="9620"/>
        </w:tabs>
        <w:rPr>
          <w:del w:id="942" w:author="D'souza, Nigel [2]" w:date="2020-01-03T14:59:00Z"/>
          <w:rFonts w:asciiTheme="minorHAnsi" w:eastAsiaTheme="minorEastAsia" w:hAnsiTheme="minorHAnsi" w:cstheme="minorBidi"/>
          <w:smallCaps w:val="0"/>
          <w:noProof/>
          <w:sz w:val="22"/>
          <w:szCs w:val="22"/>
          <w:lang w:val="en-US"/>
        </w:rPr>
      </w:pPr>
      <w:del w:id="943" w:author="D'souza, Nigel [2]" w:date="2020-01-03T14:59:00Z">
        <w:r w:rsidRPr="00CA495A" w:rsidDel="00236DC2">
          <w:rPr>
            <w:rStyle w:val="Hyperlink"/>
          </w:rPr>
          <w:delText>3.1.1.</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ACH Payment Instructions to the Back-Office</w:delText>
        </w:r>
        <w:r w:rsidDel="00236DC2">
          <w:rPr>
            <w:noProof/>
            <w:webHidden/>
          </w:rPr>
          <w:tab/>
          <w:delText>17</w:delText>
        </w:r>
      </w:del>
    </w:p>
    <w:p w14:paraId="1730F377" w14:textId="77777777" w:rsidR="007567A6" w:rsidDel="00236DC2" w:rsidRDefault="007567A6">
      <w:pPr>
        <w:pStyle w:val="TOC2"/>
        <w:tabs>
          <w:tab w:val="left" w:pos="1000"/>
          <w:tab w:val="right" w:leader="dot" w:pos="9620"/>
        </w:tabs>
        <w:rPr>
          <w:del w:id="944" w:author="D'souza, Nigel [2]" w:date="2020-01-03T14:59:00Z"/>
          <w:rFonts w:asciiTheme="minorHAnsi" w:eastAsiaTheme="minorEastAsia" w:hAnsiTheme="minorHAnsi" w:cstheme="minorBidi"/>
          <w:smallCaps w:val="0"/>
          <w:noProof/>
          <w:sz w:val="22"/>
          <w:szCs w:val="22"/>
          <w:lang w:val="en-US"/>
        </w:rPr>
      </w:pPr>
      <w:del w:id="945" w:author="D'souza, Nigel [2]" w:date="2020-01-03T14:59:00Z">
        <w:r w:rsidRPr="00CA495A" w:rsidDel="00236DC2">
          <w:rPr>
            <w:rStyle w:val="Hyperlink"/>
          </w:rPr>
          <w:delText>3.1.2.</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Reference Data Loads</w:delText>
        </w:r>
        <w:r w:rsidDel="00236DC2">
          <w:rPr>
            <w:noProof/>
            <w:webHidden/>
          </w:rPr>
          <w:tab/>
          <w:delText>19</w:delText>
        </w:r>
      </w:del>
    </w:p>
    <w:p w14:paraId="4BF8DE77" w14:textId="77777777" w:rsidR="007567A6" w:rsidDel="00236DC2" w:rsidRDefault="007567A6">
      <w:pPr>
        <w:pStyle w:val="TOC2"/>
        <w:tabs>
          <w:tab w:val="left" w:pos="1000"/>
          <w:tab w:val="right" w:leader="dot" w:pos="9620"/>
        </w:tabs>
        <w:rPr>
          <w:del w:id="946" w:author="D'souza, Nigel [2]" w:date="2020-01-03T14:59:00Z"/>
          <w:rFonts w:asciiTheme="minorHAnsi" w:eastAsiaTheme="minorEastAsia" w:hAnsiTheme="minorHAnsi" w:cstheme="minorBidi"/>
          <w:smallCaps w:val="0"/>
          <w:noProof/>
          <w:sz w:val="22"/>
          <w:szCs w:val="22"/>
          <w:lang w:val="en-US"/>
        </w:rPr>
      </w:pPr>
      <w:del w:id="947" w:author="D'souza, Nigel [2]" w:date="2020-01-03T14:59:00Z">
        <w:r w:rsidRPr="00CA495A" w:rsidDel="00236DC2">
          <w:rPr>
            <w:rStyle w:val="Hyperlink"/>
          </w:rPr>
          <w:delText>3.1.3.</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Prior-Day and Current Day BAI Loads</w:delText>
        </w:r>
        <w:r w:rsidDel="00236DC2">
          <w:rPr>
            <w:noProof/>
            <w:webHidden/>
          </w:rPr>
          <w:tab/>
          <w:delText>20</w:delText>
        </w:r>
      </w:del>
    </w:p>
    <w:p w14:paraId="257B6AF3" w14:textId="77777777" w:rsidR="007567A6" w:rsidDel="00236DC2" w:rsidRDefault="007567A6">
      <w:pPr>
        <w:pStyle w:val="TOC2"/>
        <w:tabs>
          <w:tab w:val="left" w:pos="1200"/>
          <w:tab w:val="right" w:leader="dot" w:pos="9620"/>
        </w:tabs>
        <w:rPr>
          <w:del w:id="948" w:author="D'souza, Nigel [2]" w:date="2020-01-03T14:59:00Z"/>
          <w:rFonts w:asciiTheme="minorHAnsi" w:eastAsiaTheme="minorEastAsia" w:hAnsiTheme="minorHAnsi" w:cstheme="minorBidi"/>
          <w:smallCaps w:val="0"/>
          <w:noProof/>
          <w:sz w:val="22"/>
          <w:szCs w:val="22"/>
          <w:lang w:val="en-US"/>
        </w:rPr>
      </w:pPr>
      <w:del w:id="949" w:author="D'souza, Nigel [2]" w:date="2020-01-03T14:59:00Z">
        <w:r w:rsidRPr="00CA495A" w:rsidDel="00236DC2">
          <w:rPr>
            <w:rStyle w:val="Hyperlink"/>
          </w:rPr>
          <w:delText>3.1.3.1.</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Prior Day Bank DDA to CMS</w:delText>
        </w:r>
        <w:r w:rsidDel="00236DC2">
          <w:rPr>
            <w:noProof/>
            <w:webHidden/>
          </w:rPr>
          <w:tab/>
          <w:delText>21</w:delText>
        </w:r>
      </w:del>
    </w:p>
    <w:p w14:paraId="0AC2BF74" w14:textId="77777777" w:rsidR="007567A6" w:rsidDel="00236DC2" w:rsidRDefault="007567A6">
      <w:pPr>
        <w:pStyle w:val="TOC2"/>
        <w:tabs>
          <w:tab w:val="left" w:pos="1200"/>
          <w:tab w:val="right" w:leader="dot" w:pos="9620"/>
        </w:tabs>
        <w:rPr>
          <w:del w:id="950" w:author="D'souza, Nigel [2]" w:date="2020-01-03T14:59:00Z"/>
          <w:rFonts w:asciiTheme="minorHAnsi" w:eastAsiaTheme="minorEastAsia" w:hAnsiTheme="minorHAnsi" w:cstheme="minorBidi"/>
          <w:smallCaps w:val="0"/>
          <w:noProof/>
          <w:sz w:val="22"/>
          <w:szCs w:val="22"/>
          <w:lang w:val="en-US"/>
        </w:rPr>
      </w:pPr>
      <w:del w:id="951" w:author="D'souza, Nigel [2]" w:date="2020-01-03T14:59:00Z">
        <w:r w:rsidRPr="00CA495A" w:rsidDel="00236DC2">
          <w:rPr>
            <w:rStyle w:val="Hyperlink"/>
          </w:rPr>
          <w:delText>3.1.3.2.</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Prior Day Branch OVS</w:delText>
        </w:r>
        <w:r w:rsidDel="00236DC2">
          <w:rPr>
            <w:noProof/>
            <w:webHidden/>
          </w:rPr>
          <w:tab/>
          <w:delText>22</w:delText>
        </w:r>
      </w:del>
    </w:p>
    <w:p w14:paraId="6C376A14" w14:textId="77777777" w:rsidR="007567A6" w:rsidDel="00236DC2" w:rsidRDefault="007567A6">
      <w:pPr>
        <w:pStyle w:val="TOC2"/>
        <w:tabs>
          <w:tab w:val="left" w:pos="1200"/>
          <w:tab w:val="right" w:leader="dot" w:pos="9620"/>
        </w:tabs>
        <w:rPr>
          <w:del w:id="952" w:author="D'souza, Nigel [2]" w:date="2020-01-03T14:59:00Z"/>
          <w:rFonts w:asciiTheme="minorHAnsi" w:eastAsiaTheme="minorEastAsia" w:hAnsiTheme="minorHAnsi" w:cstheme="minorBidi"/>
          <w:smallCaps w:val="0"/>
          <w:noProof/>
          <w:sz w:val="22"/>
          <w:szCs w:val="22"/>
          <w:lang w:val="en-US"/>
        </w:rPr>
      </w:pPr>
      <w:del w:id="953" w:author="D'souza, Nigel [2]" w:date="2020-01-03T14:59:00Z">
        <w:r w:rsidRPr="00CA495A" w:rsidDel="00236DC2">
          <w:rPr>
            <w:rStyle w:val="Hyperlink"/>
          </w:rPr>
          <w:delText>3.1.3.3.</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Prior Day Branch Multi-Bank Reporting</w:delText>
        </w:r>
        <w:r w:rsidDel="00236DC2">
          <w:rPr>
            <w:noProof/>
            <w:webHidden/>
          </w:rPr>
          <w:tab/>
          <w:delText>23</w:delText>
        </w:r>
      </w:del>
    </w:p>
    <w:p w14:paraId="24ED7029" w14:textId="77777777" w:rsidR="007567A6" w:rsidDel="00236DC2" w:rsidRDefault="007567A6">
      <w:pPr>
        <w:pStyle w:val="TOC2"/>
        <w:tabs>
          <w:tab w:val="left" w:pos="1200"/>
          <w:tab w:val="right" w:leader="dot" w:pos="9620"/>
        </w:tabs>
        <w:rPr>
          <w:del w:id="954" w:author="D'souza, Nigel [2]" w:date="2020-01-03T14:59:00Z"/>
          <w:rFonts w:asciiTheme="minorHAnsi" w:eastAsiaTheme="minorEastAsia" w:hAnsiTheme="minorHAnsi" w:cstheme="minorBidi"/>
          <w:smallCaps w:val="0"/>
          <w:noProof/>
          <w:sz w:val="22"/>
          <w:szCs w:val="22"/>
          <w:lang w:val="en-US"/>
        </w:rPr>
      </w:pPr>
      <w:del w:id="955" w:author="D'souza, Nigel [2]" w:date="2020-01-03T14:59:00Z">
        <w:r w:rsidRPr="00CA495A" w:rsidDel="00236DC2">
          <w:rPr>
            <w:rStyle w:val="Hyperlink"/>
          </w:rPr>
          <w:delText>3.1.3.4.</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Current Day Bank DDA to CMS</w:delText>
        </w:r>
        <w:r w:rsidDel="00236DC2">
          <w:rPr>
            <w:noProof/>
            <w:webHidden/>
          </w:rPr>
          <w:tab/>
          <w:delText>24</w:delText>
        </w:r>
      </w:del>
    </w:p>
    <w:p w14:paraId="43F4A824" w14:textId="77777777" w:rsidR="007567A6" w:rsidDel="00236DC2" w:rsidRDefault="007567A6">
      <w:pPr>
        <w:pStyle w:val="TOC2"/>
        <w:tabs>
          <w:tab w:val="left" w:pos="1200"/>
          <w:tab w:val="right" w:leader="dot" w:pos="9620"/>
        </w:tabs>
        <w:rPr>
          <w:del w:id="956" w:author="D'souza, Nigel [2]" w:date="2020-01-03T14:59:00Z"/>
          <w:rFonts w:asciiTheme="minorHAnsi" w:eastAsiaTheme="minorEastAsia" w:hAnsiTheme="minorHAnsi" w:cstheme="minorBidi"/>
          <w:smallCaps w:val="0"/>
          <w:noProof/>
          <w:sz w:val="22"/>
          <w:szCs w:val="22"/>
          <w:lang w:val="en-US"/>
        </w:rPr>
      </w:pPr>
      <w:del w:id="957" w:author="D'souza, Nigel [2]" w:date="2020-01-03T14:59:00Z">
        <w:r w:rsidRPr="00CA495A" w:rsidDel="00236DC2">
          <w:rPr>
            <w:rStyle w:val="Hyperlink"/>
          </w:rPr>
          <w:delText>3.1.3.5.</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Current Day Branch OVS</w:delText>
        </w:r>
        <w:r w:rsidDel="00236DC2">
          <w:rPr>
            <w:noProof/>
            <w:webHidden/>
          </w:rPr>
          <w:tab/>
          <w:delText>25</w:delText>
        </w:r>
      </w:del>
    </w:p>
    <w:p w14:paraId="1BE33F5A" w14:textId="77777777" w:rsidR="007567A6" w:rsidDel="00236DC2" w:rsidRDefault="007567A6">
      <w:pPr>
        <w:pStyle w:val="TOC2"/>
        <w:tabs>
          <w:tab w:val="left" w:pos="1000"/>
          <w:tab w:val="right" w:leader="dot" w:pos="9620"/>
        </w:tabs>
        <w:rPr>
          <w:del w:id="958" w:author="D'souza, Nigel [2]" w:date="2020-01-03T14:59:00Z"/>
          <w:rFonts w:asciiTheme="minorHAnsi" w:eastAsiaTheme="minorEastAsia" w:hAnsiTheme="minorHAnsi" w:cstheme="minorBidi"/>
          <w:smallCaps w:val="0"/>
          <w:noProof/>
          <w:sz w:val="22"/>
          <w:szCs w:val="22"/>
          <w:lang w:val="en-US"/>
        </w:rPr>
      </w:pPr>
      <w:del w:id="959" w:author="D'souza, Nigel [2]" w:date="2020-01-03T14:59:00Z">
        <w:r w:rsidRPr="00CA495A" w:rsidDel="00236DC2">
          <w:rPr>
            <w:rStyle w:val="Hyperlink"/>
          </w:rPr>
          <w:delText>3.1.4.</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Loan Balances and Transactions (P3)</w:delText>
        </w:r>
        <w:r w:rsidDel="00236DC2">
          <w:rPr>
            <w:noProof/>
            <w:webHidden/>
          </w:rPr>
          <w:tab/>
          <w:delText>26</w:delText>
        </w:r>
      </w:del>
    </w:p>
    <w:p w14:paraId="7802241A" w14:textId="77777777" w:rsidR="007567A6" w:rsidDel="00236DC2" w:rsidRDefault="007567A6">
      <w:pPr>
        <w:pStyle w:val="TOC2"/>
        <w:tabs>
          <w:tab w:val="left" w:pos="1200"/>
          <w:tab w:val="right" w:leader="dot" w:pos="9620"/>
        </w:tabs>
        <w:rPr>
          <w:del w:id="960" w:author="D'souza, Nigel [2]" w:date="2020-01-03T14:59:00Z"/>
          <w:rFonts w:asciiTheme="minorHAnsi" w:eastAsiaTheme="minorEastAsia" w:hAnsiTheme="minorHAnsi" w:cstheme="minorBidi"/>
          <w:smallCaps w:val="0"/>
          <w:noProof/>
          <w:sz w:val="22"/>
          <w:szCs w:val="22"/>
          <w:lang w:val="en-US"/>
        </w:rPr>
      </w:pPr>
      <w:del w:id="961" w:author="D'souza, Nigel [2]" w:date="2020-01-03T14:59:00Z">
        <w:r w:rsidRPr="00CA495A" w:rsidDel="00236DC2">
          <w:rPr>
            <w:rStyle w:val="Hyperlink"/>
          </w:rPr>
          <w:delText>3.1.4.1.</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LIBOR Rates Feed</w:delText>
        </w:r>
        <w:r w:rsidDel="00236DC2">
          <w:rPr>
            <w:noProof/>
            <w:webHidden/>
          </w:rPr>
          <w:tab/>
          <w:delText>26</w:delText>
        </w:r>
      </w:del>
    </w:p>
    <w:p w14:paraId="052FF36F" w14:textId="77777777" w:rsidR="007567A6" w:rsidDel="00236DC2" w:rsidRDefault="007567A6">
      <w:pPr>
        <w:pStyle w:val="TOC2"/>
        <w:tabs>
          <w:tab w:val="left" w:pos="1200"/>
          <w:tab w:val="right" w:leader="dot" w:pos="9620"/>
        </w:tabs>
        <w:rPr>
          <w:del w:id="962" w:author="D'souza, Nigel [2]" w:date="2020-01-03T14:59:00Z"/>
          <w:rFonts w:asciiTheme="minorHAnsi" w:eastAsiaTheme="minorEastAsia" w:hAnsiTheme="minorHAnsi" w:cstheme="minorBidi"/>
          <w:smallCaps w:val="0"/>
          <w:noProof/>
          <w:sz w:val="22"/>
          <w:szCs w:val="22"/>
          <w:lang w:val="en-US"/>
        </w:rPr>
      </w:pPr>
      <w:del w:id="963" w:author="D'souza, Nigel [2]" w:date="2020-01-03T14:59:00Z">
        <w:r w:rsidRPr="00CA495A" w:rsidDel="00236DC2">
          <w:rPr>
            <w:rStyle w:val="Hyperlink"/>
          </w:rPr>
          <w:delText>3.1.4.2.</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Loan 1098 Tax Form Reporting</w:delText>
        </w:r>
        <w:r w:rsidDel="00236DC2">
          <w:rPr>
            <w:noProof/>
            <w:webHidden/>
          </w:rPr>
          <w:tab/>
          <w:delText>27</w:delText>
        </w:r>
      </w:del>
    </w:p>
    <w:p w14:paraId="1B9A91B7" w14:textId="77777777" w:rsidR="007567A6" w:rsidDel="00236DC2" w:rsidRDefault="007567A6">
      <w:pPr>
        <w:pStyle w:val="TOC2"/>
        <w:tabs>
          <w:tab w:val="left" w:pos="1000"/>
          <w:tab w:val="right" w:leader="dot" w:pos="9620"/>
        </w:tabs>
        <w:rPr>
          <w:del w:id="964" w:author="D'souza, Nigel [2]" w:date="2020-01-03T14:59:00Z"/>
          <w:rFonts w:asciiTheme="minorHAnsi" w:eastAsiaTheme="minorEastAsia" w:hAnsiTheme="minorHAnsi" w:cstheme="minorBidi"/>
          <w:smallCaps w:val="0"/>
          <w:noProof/>
          <w:sz w:val="22"/>
          <w:szCs w:val="22"/>
          <w:lang w:val="en-US"/>
        </w:rPr>
      </w:pPr>
      <w:del w:id="965" w:author="D'souza, Nigel [2]" w:date="2020-01-03T14:59:00Z">
        <w:r w:rsidRPr="00CA495A" w:rsidDel="00236DC2">
          <w:rPr>
            <w:rStyle w:val="Hyperlink"/>
          </w:rPr>
          <w:delText>3.1.5.</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Lockbox Reporting</w:delText>
        </w:r>
        <w:r w:rsidDel="00236DC2">
          <w:rPr>
            <w:noProof/>
            <w:webHidden/>
          </w:rPr>
          <w:tab/>
          <w:delText>28</w:delText>
        </w:r>
      </w:del>
    </w:p>
    <w:p w14:paraId="13D4C94A" w14:textId="77777777" w:rsidR="007567A6" w:rsidDel="00236DC2" w:rsidRDefault="007567A6">
      <w:pPr>
        <w:pStyle w:val="TOC2"/>
        <w:tabs>
          <w:tab w:val="left" w:pos="1000"/>
          <w:tab w:val="right" w:leader="dot" w:pos="9620"/>
        </w:tabs>
        <w:rPr>
          <w:del w:id="966" w:author="D'souza, Nigel [2]" w:date="2020-01-03T14:59:00Z"/>
          <w:rFonts w:asciiTheme="minorHAnsi" w:eastAsiaTheme="minorEastAsia" w:hAnsiTheme="minorHAnsi" w:cstheme="minorBidi"/>
          <w:smallCaps w:val="0"/>
          <w:noProof/>
          <w:sz w:val="22"/>
          <w:szCs w:val="22"/>
          <w:lang w:val="en-US"/>
        </w:rPr>
      </w:pPr>
      <w:del w:id="967" w:author="D'souza, Nigel [2]" w:date="2020-01-03T14:59:00Z">
        <w:r w:rsidRPr="00CA495A" w:rsidDel="00236DC2">
          <w:rPr>
            <w:rStyle w:val="Hyperlink"/>
          </w:rPr>
          <w:delText>3.1.6.</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Legacy Reporting</w:delText>
        </w:r>
        <w:r w:rsidDel="00236DC2">
          <w:rPr>
            <w:noProof/>
            <w:webHidden/>
          </w:rPr>
          <w:tab/>
          <w:delText>28</w:delText>
        </w:r>
      </w:del>
    </w:p>
    <w:p w14:paraId="653ACB03" w14:textId="77777777" w:rsidR="007567A6" w:rsidDel="00236DC2" w:rsidRDefault="007567A6">
      <w:pPr>
        <w:pStyle w:val="TOC2"/>
        <w:tabs>
          <w:tab w:val="left" w:pos="1000"/>
          <w:tab w:val="right" w:leader="dot" w:pos="9620"/>
        </w:tabs>
        <w:rPr>
          <w:del w:id="968" w:author="D'souza, Nigel [2]" w:date="2020-01-03T14:59:00Z"/>
          <w:rFonts w:asciiTheme="minorHAnsi" w:eastAsiaTheme="minorEastAsia" w:hAnsiTheme="minorHAnsi" w:cstheme="minorBidi"/>
          <w:smallCaps w:val="0"/>
          <w:noProof/>
          <w:sz w:val="22"/>
          <w:szCs w:val="22"/>
          <w:lang w:val="en-US"/>
        </w:rPr>
      </w:pPr>
      <w:del w:id="969" w:author="D'souza, Nigel [2]" w:date="2020-01-03T14:59:00Z">
        <w:r w:rsidRPr="00CA495A" w:rsidDel="00236DC2">
          <w:rPr>
            <w:rStyle w:val="Hyperlink"/>
          </w:rPr>
          <w:delText>3.1.7.</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Check Issuance Extract (P3)</w:delText>
        </w:r>
        <w:r w:rsidDel="00236DC2">
          <w:rPr>
            <w:noProof/>
            <w:webHidden/>
          </w:rPr>
          <w:tab/>
          <w:delText>29</w:delText>
        </w:r>
      </w:del>
    </w:p>
    <w:p w14:paraId="1B8B1599" w14:textId="77777777" w:rsidR="007567A6" w:rsidDel="00236DC2" w:rsidRDefault="007567A6">
      <w:pPr>
        <w:pStyle w:val="TOC2"/>
        <w:tabs>
          <w:tab w:val="left" w:pos="1000"/>
          <w:tab w:val="right" w:leader="dot" w:pos="9620"/>
        </w:tabs>
        <w:rPr>
          <w:del w:id="970" w:author="D'souza, Nigel [2]" w:date="2020-01-03T14:59:00Z"/>
          <w:rFonts w:asciiTheme="minorHAnsi" w:eastAsiaTheme="minorEastAsia" w:hAnsiTheme="minorHAnsi" w:cstheme="minorBidi"/>
          <w:smallCaps w:val="0"/>
          <w:noProof/>
          <w:sz w:val="22"/>
          <w:szCs w:val="22"/>
          <w:lang w:val="en-US"/>
        </w:rPr>
      </w:pPr>
      <w:del w:id="971" w:author="D'souza, Nigel [2]" w:date="2020-01-03T14:59:00Z">
        <w:r w:rsidRPr="00CA495A" w:rsidDel="00236DC2">
          <w:rPr>
            <w:rStyle w:val="Hyperlink"/>
          </w:rPr>
          <w:delText>3.1.8.</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Positive Pay Exception Loader (P3)</w:delText>
        </w:r>
        <w:r w:rsidDel="00236DC2">
          <w:rPr>
            <w:noProof/>
            <w:webHidden/>
          </w:rPr>
          <w:tab/>
          <w:delText>30</w:delText>
        </w:r>
      </w:del>
    </w:p>
    <w:p w14:paraId="41C84A73" w14:textId="77777777" w:rsidR="007567A6" w:rsidDel="00236DC2" w:rsidRDefault="007567A6">
      <w:pPr>
        <w:pStyle w:val="TOC2"/>
        <w:tabs>
          <w:tab w:val="left" w:pos="1000"/>
          <w:tab w:val="right" w:leader="dot" w:pos="9620"/>
        </w:tabs>
        <w:rPr>
          <w:del w:id="972" w:author="D'souza, Nigel [2]" w:date="2020-01-03T14:59:00Z"/>
          <w:rFonts w:asciiTheme="minorHAnsi" w:eastAsiaTheme="minorEastAsia" w:hAnsiTheme="minorHAnsi" w:cstheme="minorBidi"/>
          <w:smallCaps w:val="0"/>
          <w:noProof/>
          <w:sz w:val="22"/>
          <w:szCs w:val="22"/>
          <w:lang w:val="en-US"/>
        </w:rPr>
      </w:pPr>
      <w:del w:id="973" w:author="D'souza, Nigel [2]" w:date="2020-01-03T14:59:00Z">
        <w:r w:rsidRPr="00CA495A" w:rsidDel="00236DC2">
          <w:rPr>
            <w:rStyle w:val="Hyperlink"/>
          </w:rPr>
          <w:delText>3.1.9.</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Positive Pay Decision Extractor (P3)</w:delText>
        </w:r>
        <w:r w:rsidDel="00236DC2">
          <w:rPr>
            <w:noProof/>
            <w:webHidden/>
          </w:rPr>
          <w:tab/>
          <w:delText>31</w:delText>
        </w:r>
      </w:del>
    </w:p>
    <w:p w14:paraId="3BDCFCA3" w14:textId="77777777" w:rsidR="007567A6" w:rsidDel="00236DC2" w:rsidRDefault="007567A6">
      <w:pPr>
        <w:pStyle w:val="TOC2"/>
        <w:tabs>
          <w:tab w:val="left" w:pos="1000"/>
          <w:tab w:val="right" w:leader="dot" w:pos="9620"/>
        </w:tabs>
        <w:rPr>
          <w:del w:id="974" w:author="D'souza, Nigel [2]" w:date="2020-01-03T14:59:00Z"/>
          <w:rFonts w:asciiTheme="minorHAnsi" w:eastAsiaTheme="minorEastAsia" w:hAnsiTheme="minorHAnsi" w:cstheme="minorBidi"/>
          <w:smallCaps w:val="0"/>
          <w:noProof/>
          <w:sz w:val="22"/>
          <w:szCs w:val="22"/>
          <w:lang w:val="en-US"/>
        </w:rPr>
      </w:pPr>
      <w:del w:id="975" w:author="D'souza, Nigel [2]" w:date="2020-01-03T14:59:00Z">
        <w:r w:rsidRPr="00CA495A" w:rsidDel="00236DC2">
          <w:rPr>
            <w:rStyle w:val="Hyperlink"/>
          </w:rPr>
          <w:delText>3.1.10.</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Reverse Positive Pay Exception Loader (P3)</w:delText>
        </w:r>
        <w:r w:rsidDel="00236DC2">
          <w:rPr>
            <w:noProof/>
            <w:webHidden/>
          </w:rPr>
          <w:tab/>
          <w:delText>32</w:delText>
        </w:r>
      </w:del>
    </w:p>
    <w:p w14:paraId="27D4D168" w14:textId="77777777" w:rsidR="007567A6" w:rsidDel="00236DC2" w:rsidRDefault="007567A6">
      <w:pPr>
        <w:pStyle w:val="TOC2"/>
        <w:tabs>
          <w:tab w:val="left" w:pos="1000"/>
          <w:tab w:val="right" w:leader="dot" w:pos="9620"/>
        </w:tabs>
        <w:rPr>
          <w:del w:id="976" w:author="D'souza, Nigel [2]" w:date="2020-01-03T14:59:00Z"/>
          <w:rFonts w:asciiTheme="minorHAnsi" w:eastAsiaTheme="minorEastAsia" w:hAnsiTheme="minorHAnsi" w:cstheme="minorBidi"/>
          <w:smallCaps w:val="0"/>
          <w:noProof/>
          <w:sz w:val="22"/>
          <w:szCs w:val="22"/>
          <w:lang w:val="en-US"/>
        </w:rPr>
      </w:pPr>
      <w:del w:id="977" w:author="D'souza, Nigel [2]" w:date="2020-01-03T14:59:00Z">
        <w:r w:rsidRPr="00CA495A" w:rsidDel="00236DC2">
          <w:rPr>
            <w:rStyle w:val="Hyperlink"/>
          </w:rPr>
          <w:delText>3.1.11.</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Reverse Positive Pay Decision Extractor (P3)</w:delText>
        </w:r>
        <w:r w:rsidDel="00236DC2">
          <w:rPr>
            <w:noProof/>
            <w:webHidden/>
          </w:rPr>
          <w:tab/>
          <w:delText>33</w:delText>
        </w:r>
      </w:del>
    </w:p>
    <w:p w14:paraId="2A72549B" w14:textId="77777777" w:rsidR="007567A6" w:rsidDel="00236DC2" w:rsidRDefault="007567A6">
      <w:pPr>
        <w:pStyle w:val="TOC2"/>
        <w:tabs>
          <w:tab w:val="left" w:pos="1000"/>
          <w:tab w:val="right" w:leader="dot" w:pos="9620"/>
        </w:tabs>
        <w:rPr>
          <w:del w:id="978" w:author="D'souza, Nigel [2]" w:date="2020-01-03T14:59:00Z"/>
          <w:rFonts w:asciiTheme="minorHAnsi" w:eastAsiaTheme="minorEastAsia" w:hAnsiTheme="minorHAnsi" w:cstheme="minorBidi"/>
          <w:smallCaps w:val="0"/>
          <w:noProof/>
          <w:sz w:val="22"/>
          <w:szCs w:val="22"/>
          <w:lang w:val="en-US"/>
        </w:rPr>
      </w:pPr>
      <w:del w:id="979" w:author="D'souza, Nigel [2]" w:date="2020-01-03T14:59:00Z">
        <w:r w:rsidRPr="00CA495A" w:rsidDel="00236DC2">
          <w:rPr>
            <w:rStyle w:val="Hyperlink"/>
          </w:rPr>
          <w:delText>3.1.12.</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Billing Extract</w:delText>
        </w:r>
        <w:r w:rsidDel="00236DC2">
          <w:rPr>
            <w:noProof/>
            <w:webHidden/>
          </w:rPr>
          <w:tab/>
          <w:delText>34</w:delText>
        </w:r>
      </w:del>
    </w:p>
    <w:p w14:paraId="7F247F45" w14:textId="77777777" w:rsidR="007567A6" w:rsidDel="00236DC2" w:rsidRDefault="007567A6">
      <w:pPr>
        <w:pStyle w:val="TOC2"/>
        <w:tabs>
          <w:tab w:val="left" w:pos="1000"/>
          <w:tab w:val="right" w:leader="dot" w:pos="9620"/>
        </w:tabs>
        <w:rPr>
          <w:del w:id="980" w:author="D'souza, Nigel [2]" w:date="2020-01-03T14:59:00Z"/>
          <w:rFonts w:asciiTheme="minorHAnsi" w:eastAsiaTheme="minorEastAsia" w:hAnsiTheme="minorHAnsi" w:cstheme="minorBidi"/>
          <w:smallCaps w:val="0"/>
          <w:noProof/>
          <w:sz w:val="22"/>
          <w:szCs w:val="22"/>
          <w:lang w:val="en-US"/>
        </w:rPr>
      </w:pPr>
      <w:del w:id="981" w:author="D'souza, Nigel [2]" w:date="2020-01-03T14:59:00Z">
        <w:r w:rsidRPr="00CA495A" w:rsidDel="00236DC2">
          <w:rPr>
            <w:rStyle w:val="Hyperlink"/>
          </w:rPr>
          <w:delText>3.1.13.</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Audit and Customer/User Detail Extract</w:delText>
        </w:r>
        <w:r w:rsidDel="00236DC2">
          <w:rPr>
            <w:noProof/>
            <w:webHidden/>
          </w:rPr>
          <w:tab/>
          <w:delText>35</w:delText>
        </w:r>
      </w:del>
    </w:p>
    <w:p w14:paraId="3633666A" w14:textId="77777777" w:rsidR="007567A6" w:rsidDel="00236DC2" w:rsidRDefault="007567A6">
      <w:pPr>
        <w:pStyle w:val="TOC2"/>
        <w:tabs>
          <w:tab w:val="left" w:pos="1000"/>
          <w:tab w:val="right" w:leader="dot" w:pos="9620"/>
        </w:tabs>
        <w:rPr>
          <w:del w:id="982" w:author="D'souza, Nigel [2]" w:date="2020-01-03T14:59:00Z"/>
          <w:rFonts w:asciiTheme="minorHAnsi" w:eastAsiaTheme="minorEastAsia" w:hAnsiTheme="minorHAnsi" w:cstheme="minorBidi"/>
          <w:smallCaps w:val="0"/>
          <w:noProof/>
          <w:sz w:val="22"/>
          <w:szCs w:val="22"/>
          <w:lang w:val="en-US"/>
        </w:rPr>
      </w:pPr>
      <w:del w:id="983" w:author="D'souza, Nigel [2]" w:date="2020-01-03T14:59:00Z">
        <w:r w:rsidRPr="00CA495A" w:rsidDel="00236DC2">
          <w:rPr>
            <w:rStyle w:val="Hyperlink"/>
          </w:rPr>
          <w:delText>3.1.14.</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Holiday Reference Data Load</w:delText>
        </w:r>
        <w:r w:rsidDel="00236DC2">
          <w:rPr>
            <w:noProof/>
            <w:webHidden/>
          </w:rPr>
          <w:tab/>
          <w:delText>36</w:delText>
        </w:r>
      </w:del>
    </w:p>
    <w:p w14:paraId="6CECBD28" w14:textId="77777777" w:rsidR="007567A6" w:rsidDel="00236DC2" w:rsidRDefault="007567A6">
      <w:pPr>
        <w:pStyle w:val="TOC2"/>
        <w:tabs>
          <w:tab w:val="left" w:pos="1000"/>
          <w:tab w:val="right" w:leader="dot" w:pos="9620"/>
        </w:tabs>
        <w:rPr>
          <w:del w:id="984" w:author="D'souza, Nigel [2]" w:date="2020-01-03T14:59:00Z"/>
          <w:rFonts w:asciiTheme="minorHAnsi" w:eastAsiaTheme="minorEastAsia" w:hAnsiTheme="minorHAnsi" w:cstheme="minorBidi"/>
          <w:smallCaps w:val="0"/>
          <w:noProof/>
          <w:sz w:val="22"/>
          <w:szCs w:val="22"/>
          <w:lang w:val="en-US"/>
        </w:rPr>
      </w:pPr>
      <w:del w:id="985" w:author="D'souza, Nigel [2]" w:date="2020-01-03T14:59:00Z">
        <w:r w:rsidRPr="00CA495A" w:rsidDel="00236DC2">
          <w:rPr>
            <w:rStyle w:val="Hyperlink"/>
          </w:rPr>
          <w:delText>3.1.15.</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ACH Positive Pay Exception Loader (Not in Scope)</w:delText>
        </w:r>
        <w:r w:rsidDel="00236DC2">
          <w:rPr>
            <w:noProof/>
            <w:webHidden/>
          </w:rPr>
          <w:tab/>
          <w:delText>37</w:delText>
        </w:r>
      </w:del>
    </w:p>
    <w:p w14:paraId="5121A0C4" w14:textId="77777777" w:rsidR="007567A6" w:rsidDel="00236DC2" w:rsidRDefault="007567A6">
      <w:pPr>
        <w:pStyle w:val="TOC2"/>
        <w:tabs>
          <w:tab w:val="left" w:pos="1000"/>
          <w:tab w:val="right" w:leader="dot" w:pos="9620"/>
        </w:tabs>
        <w:rPr>
          <w:del w:id="986" w:author="D'souza, Nigel [2]" w:date="2020-01-03T14:59:00Z"/>
          <w:rFonts w:asciiTheme="minorHAnsi" w:eastAsiaTheme="minorEastAsia" w:hAnsiTheme="minorHAnsi" w:cstheme="minorBidi"/>
          <w:smallCaps w:val="0"/>
          <w:noProof/>
          <w:sz w:val="22"/>
          <w:szCs w:val="22"/>
          <w:lang w:val="en-US"/>
        </w:rPr>
      </w:pPr>
      <w:del w:id="987" w:author="D'souza, Nigel [2]" w:date="2020-01-03T14:59:00Z">
        <w:r w:rsidRPr="00CA495A" w:rsidDel="00236DC2">
          <w:rPr>
            <w:rStyle w:val="Hyperlink"/>
          </w:rPr>
          <w:delText>3.1.16.</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ACH Positive Pay Decision Extractor</w:delText>
        </w:r>
        <w:r w:rsidDel="00236DC2">
          <w:rPr>
            <w:noProof/>
            <w:webHidden/>
          </w:rPr>
          <w:tab/>
          <w:delText>37</w:delText>
        </w:r>
      </w:del>
    </w:p>
    <w:p w14:paraId="12215526" w14:textId="77777777" w:rsidR="007567A6" w:rsidDel="00236DC2" w:rsidRDefault="007567A6">
      <w:pPr>
        <w:pStyle w:val="TOC2"/>
        <w:tabs>
          <w:tab w:val="left" w:pos="800"/>
          <w:tab w:val="right" w:leader="dot" w:pos="9620"/>
        </w:tabs>
        <w:rPr>
          <w:del w:id="988" w:author="D'souza, Nigel [2]" w:date="2020-01-03T14:59:00Z"/>
          <w:rFonts w:asciiTheme="minorHAnsi" w:eastAsiaTheme="minorEastAsia" w:hAnsiTheme="minorHAnsi" w:cstheme="minorBidi"/>
          <w:smallCaps w:val="0"/>
          <w:noProof/>
          <w:sz w:val="22"/>
          <w:szCs w:val="22"/>
          <w:lang w:val="en-US"/>
        </w:rPr>
      </w:pPr>
      <w:del w:id="989" w:author="D'souza, Nigel [2]" w:date="2020-01-03T14:59:00Z">
        <w:r w:rsidRPr="00CA495A" w:rsidDel="00236DC2">
          <w:rPr>
            <w:rStyle w:val="Hyperlink"/>
          </w:rPr>
          <w:delText>3.2.</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Real-Time Synchronous Interfaces</w:delText>
        </w:r>
        <w:r w:rsidDel="00236DC2">
          <w:rPr>
            <w:noProof/>
            <w:webHidden/>
          </w:rPr>
          <w:tab/>
          <w:delText>38</w:delText>
        </w:r>
      </w:del>
    </w:p>
    <w:p w14:paraId="23CC5365" w14:textId="77777777" w:rsidR="007567A6" w:rsidDel="00236DC2" w:rsidRDefault="007567A6">
      <w:pPr>
        <w:pStyle w:val="TOC2"/>
        <w:tabs>
          <w:tab w:val="left" w:pos="1000"/>
          <w:tab w:val="right" w:leader="dot" w:pos="9620"/>
        </w:tabs>
        <w:rPr>
          <w:del w:id="990" w:author="D'souza, Nigel [2]" w:date="2020-01-03T14:59:00Z"/>
          <w:rFonts w:asciiTheme="minorHAnsi" w:eastAsiaTheme="minorEastAsia" w:hAnsiTheme="minorHAnsi" w:cstheme="minorBidi"/>
          <w:smallCaps w:val="0"/>
          <w:noProof/>
          <w:sz w:val="22"/>
          <w:szCs w:val="22"/>
          <w:lang w:val="en-US"/>
        </w:rPr>
      </w:pPr>
      <w:del w:id="991" w:author="D'souza, Nigel [2]" w:date="2020-01-03T14:59:00Z">
        <w:r w:rsidRPr="00CA495A" w:rsidDel="00236DC2">
          <w:rPr>
            <w:rStyle w:val="Hyperlink"/>
          </w:rPr>
          <w:delText>3.2.1.</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Error Messages and Host Response Code Handling</w:delText>
        </w:r>
        <w:r w:rsidDel="00236DC2">
          <w:rPr>
            <w:noProof/>
            <w:webHidden/>
          </w:rPr>
          <w:tab/>
          <w:delText>38</w:delText>
        </w:r>
      </w:del>
    </w:p>
    <w:p w14:paraId="70A81332" w14:textId="77777777" w:rsidR="007567A6" w:rsidDel="00236DC2" w:rsidRDefault="007567A6">
      <w:pPr>
        <w:pStyle w:val="TOC2"/>
        <w:tabs>
          <w:tab w:val="left" w:pos="1000"/>
          <w:tab w:val="right" w:leader="dot" w:pos="9620"/>
        </w:tabs>
        <w:rPr>
          <w:del w:id="992" w:author="D'souza, Nigel [2]" w:date="2020-01-03T14:59:00Z"/>
          <w:rFonts w:asciiTheme="minorHAnsi" w:eastAsiaTheme="minorEastAsia" w:hAnsiTheme="minorHAnsi" w:cstheme="minorBidi"/>
          <w:smallCaps w:val="0"/>
          <w:noProof/>
          <w:sz w:val="22"/>
          <w:szCs w:val="22"/>
          <w:lang w:val="en-US"/>
        </w:rPr>
      </w:pPr>
      <w:del w:id="993" w:author="D'souza, Nigel [2]" w:date="2020-01-03T14:59:00Z">
        <w:r w:rsidRPr="00CA495A" w:rsidDel="00236DC2">
          <w:rPr>
            <w:rStyle w:val="Hyperlink"/>
          </w:rPr>
          <w:delText>3.2.2.</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Check Inquiry</w:delText>
        </w:r>
        <w:r w:rsidDel="00236DC2">
          <w:rPr>
            <w:noProof/>
            <w:webHidden/>
          </w:rPr>
          <w:tab/>
          <w:delText>39</w:delText>
        </w:r>
      </w:del>
    </w:p>
    <w:p w14:paraId="7AF54645" w14:textId="77777777" w:rsidR="007567A6" w:rsidDel="00236DC2" w:rsidRDefault="007567A6">
      <w:pPr>
        <w:pStyle w:val="TOC2"/>
        <w:tabs>
          <w:tab w:val="left" w:pos="1000"/>
          <w:tab w:val="right" w:leader="dot" w:pos="9620"/>
        </w:tabs>
        <w:rPr>
          <w:del w:id="994" w:author="D'souza, Nigel [2]" w:date="2020-01-03T14:59:00Z"/>
          <w:rFonts w:asciiTheme="minorHAnsi" w:eastAsiaTheme="minorEastAsia" w:hAnsiTheme="minorHAnsi" w:cstheme="minorBidi"/>
          <w:smallCaps w:val="0"/>
          <w:noProof/>
          <w:sz w:val="22"/>
          <w:szCs w:val="22"/>
          <w:lang w:val="en-US"/>
        </w:rPr>
      </w:pPr>
      <w:del w:id="995" w:author="D'souza, Nigel [2]" w:date="2020-01-03T14:59:00Z">
        <w:r w:rsidRPr="00CA495A" w:rsidDel="00236DC2">
          <w:rPr>
            <w:rStyle w:val="Hyperlink"/>
          </w:rPr>
          <w:delText>3.2.3.</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Check Inquiry - Stopped Checks (not in scope – handled by check inquiry)</w:delText>
        </w:r>
        <w:r w:rsidDel="00236DC2">
          <w:rPr>
            <w:noProof/>
            <w:webHidden/>
          </w:rPr>
          <w:tab/>
          <w:delText>40</w:delText>
        </w:r>
      </w:del>
    </w:p>
    <w:p w14:paraId="2E95AE7E" w14:textId="77777777" w:rsidR="007567A6" w:rsidDel="00236DC2" w:rsidRDefault="007567A6">
      <w:pPr>
        <w:pStyle w:val="TOC2"/>
        <w:tabs>
          <w:tab w:val="left" w:pos="1000"/>
          <w:tab w:val="right" w:leader="dot" w:pos="9620"/>
        </w:tabs>
        <w:rPr>
          <w:del w:id="996" w:author="D'souza, Nigel [2]" w:date="2020-01-03T14:59:00Z"/>
          <w:rFonts w:asciiTheme="minorHAnsi" w:eastAsiaTheme="minorEastAsia" w:hAnsiTheme="minorHAnsi" w:cstheme="minorBidi"/>
          <w:smallCaps w:val="0"/>
          <w:noProof/>
          <w:sz w:val="22"/>
          <w:szCs w:val="22"/>
          <w:lang w:val="en-US"/>
        </w:rPr>
      </w:pPr>
      <w:del w:id="997" w:author="D'souza, Nigel [2]" w:date="2020-01-03T14:59:00Z">
        <w:r w:rsidRPr="00CA495A" w:rsidDel="00236DC2">
          <w:rPr>
            <w:rStyle w:val="Hyperlink"/>
          </w:rPr>
          <w:delText>3.2.4.</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Check Inquiry - Paid Items (not in scope – handled by check inquiry)</w:delText>
        </w:r>
        <w:r w:rsidDel="00236DC2">
          <w:rPr>
            <w:noProof/>
            <w:webHidden/>
          </w:rPr>
          <w:tab/>
          <w:delText>40</w:delText>
        </w:r>
      </w:del>
    </w:p>
    <w:p w14:paraId="3F53E121" w14:textId="77777777" w:rsidR="007567A6" w:rsidDel="00236DC2" w:rsidRDefault="007567A6">
      <w:pPr>
        <w:pStyle w:val="TOC2"/>
        <w:tabs>
          <w:tab w:val="left" w:pos="1000"/>
          <w:tab w:val="right" w:leader="dot" w:pos="9620"/>
        </w:tabs>
        <w:rPr>
          <w:del w:id="998" w:author="D'souza, Nigel [2]" w:date="2020-01-03T14:59:00Z"/>
          <w:rFonts w:asciiTheme="minorHAnsi" w:eastAsiaTheme="minorEastAsia" w:hAnsiTheme="minorHAnsi" w:cstheme="minorBidi"/>
          <w:smallCaps w:val="0"/>
          <w:noProof/>
          <w:sz w:val="22"/>
          <w:szCs w:val="22"/>
          <w:lang w:val="en-US"/>
        </w:rPr>
      </w:pPr>
      <w:del w:id="999" w:author="D'souza, Nigel [2]" w:date="2020-01-03T14:59:00Z">
        <w:r w:rsidRPr="00CA495A" w:rsidDel="00236DC2">
          <w:rPr>
            <w:rStyle w:val="Hyperlink"/>
          </w:rPr>
          <w:delText>3.2.5.</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Cancel Stop Check -Single Item</w:delText>
        </w:r>
        <w:r w:rsidDel="00236DC2">
          <w:rPr>
            <w:noProof/>
            <w:webHidden/>
          </w:rPr>
          <w:tab/>
          <w:delText>41</w:delText>
        </w:r>
      </w:del>
    </w:p>
    <w:p w14:paraId="0FF08229" w14:textId="77777777" w:rsidR="007567A6" w:rsidDel="00236DC2" w:rsidRDefault="007567A6">
      <w:pPr>
        <w:pStyle w:val="TOC2"/>
        <w:tabs>
          <w:tab w:val="left" w:pos="1000"/>
          <w:tab w:val="right" w:leader="dot" w:pos="9620"/>
        </w:tabs>
        <w:rPr>
          <w:del w:id="1000" w:author="D'souza, Nigel [2]" w:date="2020-01-03T14:59:00Z"/>
          <w:rFonts w:asciiTheme="minorHAnsi" w:eastAsiaTheme="minorEastAsia" w:hAnsiTheme="minorHAnsi" w:cstheme="minorBidi"/>
          <w:smallCaps w:val="0"/>
          <w:noProof/>
          <w:sz w:val="22"/>
          <w:szCs w:val="22"/>
          <w:lang w:val="en-US"/>
        </w:rPr>
      </w:pPr>
      <w:del w:id="1001" w:author="D'souza, Nigel [2]" w:date="2020-01-03T14:59:00Z">
        <w:r w:rsidRPr="00CA495A" w:rsidDel="00236DC2">
          <w:rPr>
            <w:rStyle w:val="Hyperlink"/>
          </w:rPr>
          <w:delText>3.2.6.</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Stop Check (Range or Single)</w:delText>
        </w:r>
        <w:r w:rsidDel="00236DC2">
          <w:rPr>
            <w:noProof/>
            <w:webHidden/>
          </w:rPr>
          <w:tab/>
          <w:delText>42</w:delText>
        </w:r>
      </w:del>
    </w:p>
    <w:p w14:paraId="18BE2A33" w14:textId="77777777" w:rsidR="007567A6" w:rsidDel="00236DC2" w:rsidRDefault="007567A6">
      <w:pPr>
        <w:pStyle w:val="TOC2"/>
        <w:tabs>
          <w:tab w:val="left" w:pos="1000"/>
          <w:tab w:val="right" w:leader="dot" w:pos="9620"/>
        </w:tabs>
        <w:rPr>
          <w:del w:id="1002" w:author="D'souza, Nigel [2]" w:date="2020-01-03T14:59:00Z"/>
          <w:rFonts w:asciiTheme="minorHAnsi" w:eastAsiaTheme="minorEastAsia" w:hAnsiTheme="minorHAnsi" w:cstheme="minorBidi"/>
          <w:smallCaps w:val="0"/>
          <w:noProof/>
          <w:sz w:val="22"/>
          <w:szCs w:val="22"/>
          <w:lang w:val="en-US"/>
        </w:rPr>
      </w:pPr>
      <w:del w:id="1003" w:author="D'souza, Nigel [2]" w:date="2020-01-03T14:59:00Z">
        <w:r w:rsidRPr="00CA495A" w:rsidDel="00236DC2">
          <w:rPr>
            <w:rStyle w:val="Hyperlink"/>
          </w:rPr>
          <w:delText>3.2.7.</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Deposit Ticket Item List Retrieval (Not in Scope)</w:delText>
        </w:r>
        <w:r w:rsidDel="00236DC2">
          <w:rPr>
            <w:noProof/>
            <w:webHidden/>
          </w:rPr>
          <w:tab/>
          <w:delText>43</w:delText>
        </w:r>
      </w:del>
    </w:p>
    <w:p w14:paraId="5265AF0F" w14:textId="77777777" w:rsidR="007567A6" w:rsidDel="00236DC2" w:rsidRDefault="007567A6">
      <w:pPr>
        <w:pStyle w:val="TOC2"/>
        <w:tabs>
          <w:tab w:val="left" w:pos="1000"/>
          <w:tab w:val="right" w:leader="dot" w:pos="9620"/>
        </w:tabs>
        <w:rPr>
          <w:del w:id="1004" w:author="D'souza, Nigel [2]" w:date="2020-01-03T14:59:00Z"/>
          <w:rFonts w:asciiTheme="minorHAnsi" w:eastAsiaTheme="minorEastAsia" w:hAnsiTheme="minorHAnsi" w:cstheme="minorBidi"/>
          <w:smallCaps w:val="0"/>
          <w:noProof/>
          <w:sz w:val="22"/>
          <w:szCs w:val="22"/>
          <w:lang w:val="en-US"/>
        </w:rPr>
      </w:pPr>
      <w:del w:id="1005" w:author="D'souza, Nigel [2]" w:date="2020-01-03T14:59:00Z">
        <w:r w:rsidRPr="00CA495A" w:rsidDel="00236DC2">
          <w:rPr>
            <w:rStyle w:val="Hyperlink"/>
          </w:rPr>
          <w:delText>3.2.8.</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Real-Time Account Balance Retrieval (Not in Scope)</w:delText>
        </w:r>
        <w:r w:rsidDel="00236DC2">
          <w:rPr>
            <w:noProof/>
            <w:webHidden/>
          </w:rPr>
          <w:tab/>
          <w:delText>44</w:delText>
        </w:r>
      </w:del>
    </w:p>
    <w:p w14:paraId="21F9A5B2" w14:textId="77777777" w:rsidR="007567A6" w:rsidDel="00236DC2" w:rsidRDefault="007567A6">
      <w:pPr>
        <w:pStyle w:val="TOC2"/>
        <w:tabs>
          <w:tab w:val="left" w:pos="1000"/>
          <w:tab w:val="right" w:leader="dot" w:pos="9620"/>
        </w:tabs>
        <w:rPr>
          <w:del w:id="1006" w:author="D'souza, Nigel [2]" w:date="2020-01-03T14:59:00Z"/>
          <w:rFonts w:asciiTheme="minorHAnsi" w:eastAsiaTheme="minorEastAsia" w:hAnsiTheme="minorHAnsi" w:cstheme="minorBidi"/>
          <w:smallCaps w:val="0"/>
          <w:noProof/>
          <w:sz w:val="22"/>
          <w:szCs w:val="22"/>
          <w:lang w:val="en-US"/>
        </w:rPr>
      </w:pPr>
      <w:del w:id="1007" w:author="D'souza, Nigel [2]" w:date="2020-01-03T14:59:00Z">
        <w:r w:rsidRPr="00CA495A" w:rsidDel="00236DC2">
          <w:rPr>
            <w:rStyle w:val="Hyperlink"/>
          </w:rPr>
          <w:delText>3.2.9.</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Real-Time Account Transaction Retrieval (Not in Scope)</w:delText>
        </w:r>
        <w:r w:rsidDel="00236DC2">
          <w:rPr>
            <w:noProof/>
            <w:webHidden/>
          </w:rPr>
          <w:tab/>
          <w:delText>44</w:delText>
        </w:r>
      </w:del>
    </w:p>
    <w:p w14:paraId="01566FF1" w14:textId="77777777" w:rsidR="007567A6" w:rsidDel="00236DC2" w:rsidRDefault="007567A6">
      <w:pPr>
        <w:pStyle w:val="TOC2"/>
        <w:tabs>
          <w:tab w:val="left" w:pos="1000"/>
          <w:tab w:val="right" w:leader="dot" w:pos="9620"/>
        </w:tabs>
        <w:rPr>
          <w:del w:id="1008" w:author="D'souza, Nigel [2]" w:date="2020-01-03T14:59:00Z"/>
          <w:rFonts w:asciiTheme="minorHAnsi" w:eastAsiaTheme="minorEastAsia" w:hAnsiTheme="minorHAnsi" w:cstheme="minorBidi"/>
          <w:smallCaps w:val="0"/>
          <w:noProof/>
          <w:sz w:val="22"/>
          <w:szCs w:val="22"/>
          <w:lang w:val="en-US"/>
        </w:rPr>
      </w:pPr>
      <w:del w:id="1009" w:author="D'souza, Nigel [2]" w:date="2020-01-03T14:59:00Z">
        <w:r w:rsidRPr="00CA495A" w:rsidDel="00236DC2">
          <w:rPr>
            <w:rStyle w:val="Hyperlink"/>
          </w:rPr>
          <w:delText>3.2.10.</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Deposit Ticket Image Retrieval (Not in Scope)</w:delText>
        </w:r>
        <w:r w:rsidDel="00236DC2">
          <w:rPr>
            <w:noProof/>
            <w:webHidden/>
          </w:rPr>
          <w:tab/>
          <w:delText>44</w:delText>
        </w:r>
      </w:del>
    </w:p>
    <w:p w14:paraId="6C110E98" w14:textId="77777777" w:rsidR="007567A6" w:rsidDel="00236DC2" w:rsidRDefault="007567A6">
      <w:pPr>
        <w:pStyle w:val="TOC2"/>
        <w:tabs>
          <w:tab w:val="left" w:pos="1000"/>
          <w:tab w:val="right" w:leader="dot" w:pos="9620"/>
        </w:tabs>
        <w:rPr>
          <w:del w:id="1010" w:author="D'souza, Nigel [2]" w:date="2020-01-03T14:59:00Z"/>
          <w:rFonts w:asciiTheme="minorHAnsi" w:eastAsiaTheme="minorEastAsia" w:hAnsiTheme="minorHAnsi" w:cstheme="minorBidi"/>
          <w:smallCaps w:val="0"/>
          <w:noProof/>
          <w:sz w:val="22"/>
          <w:szCs w:val="22"/>
          <w:lang w:val="en-US"/>
        </w:rPr>
      </w:pPr>
      <w:del w:id="1011" w:author="D'souza, Nigel [2]" w:date="2020-01-03T14:59:00Z">
        <w:r w:rsidRPr="00CA495A" w:rsidDel="00236DC2">
          <w:rPr>
            <w:rStyle w:val="Hyperlink"/>
          </w:rPr>
          <w:delText>3.2.11.</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Image Search (Not in Scope)</w:delText>
        </w:r>
        <w:r w:rsidDel="00236DC2">
          <w:rPr>
            <w:noProof/>
            <w:webHidden/>
          </w:rPr>
          <w:tab/>
          <w:delText>45</w:delText>
        </w:r>
      </w:del>
    </w:p>
    <w:p w14:paraId="6569D734" w14:textId="77777777" w:rsidR="007567A6" w:rsidDel="00236DC2" w:rsidRDefault="007567A6">
      <w:pPr>
        <w:pStyle w:val="TOC2"/>
        <w:tabs>
          <w:tab w:val="left" w:pos="1000"/>
          <w:tab w:val="right" w:leader="dot" w:pos="9620"/>
        </w:tabs>
        <w:rPr>
          <w:del w:id="1012" w:author="D'souza, Nigel [2]" w:date="2020-01-03T14:59:00Z"/>
          <w:rFonts w:asciiTheme="minorHAnsi" w:eastAsiaTheme="minorEastAsia" w:hAnsiTheme="minorHAnsi" w:cstheme="minorBidi"/>
          <w:smallCaps w:val="0"/>
          <w:noProof/>
          <w:sz w:val="22"/>
          <w:szCs w:val="22"/>
          <w:lang w:val="en-US"/>
        </w:rPr>
      </w:pPr>
      <w:del w:id="1013" w:author="D'souza, Nigel [2]" w:date="2020-01-03T14:59:00Z">
        <w:r w:rsidRPr="00CA495A" w:rsidDel="00236DC2">
          <w:rPr>
            <w:rStyle w:val="Hyperlink"/>
          </w:rPr>
          <w:delText>3.2.12.</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Deposit Ticket Detail Item Image Retrieval (Not in Scope)</w:delText>
        </w:r>
        <w:r w:rsidDel="00236DC2">
          <w:rPr>
            <w:noProof/>
            <w:webHidden/>
          </w:rPr>
          <w:tab/>
          <w:delText>45</w:delText>
        </w:r>
      </w:del>
    </w:p>
    <w:p w14:paraId="2871C02E" w14:textId="77777777" w:rsidR="007567A6" w:rsidDel="00236DC2" w:rsidRDefault="007567A6">
      <w:pPr>
        <w:pStyle w:val="TOC2"/>
        <w:tabs>
          <w:tab w:val="left" w:pos="1000"/>
          <w:tab w:val="right" w:leader="dot" w:pos="9620"/>
        </w:tabs>
        <w:rPr>
          <w:del w:id="1014" w:author="D'souza, Nigel [2]" w:date="2020-01-03T14:59:00Z"/>
          <w:rFonts w:asciiTheme="minorHAnsi" w:eastAsiaTheme="minorEastAsia" w:hAnsiTheme="minorHAnsi" w:cstheme="minorBidi"/>
          <w:smallCaps w:val="0"/>
          <w:noProof/>
          <w:sz w:val="22"/>
          <w:szCs w:val="22"/>
          <w:lang w:val="en-US"/>
        </w:rPr>
      </w:pPr>
      <w:del w:id="1015" w:author="D'souza, Nigel [2]" w:date="2020-01-03T14:59:00Z">
        <w:r w:rsidRPr="00CA495A" w:rsidDel="00236DC2">
          <w:rPr>
            <w:rStyle w:val="Hyperlink"/>
          </w:rPr>
          <w:delText>3.2.13.</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Deposit Ticket Return Item Image Retrieval (Not in Scope)</w:delText>
        </w:r>
        <w:r w:rsidDel="00236DC2">
          <w:rPr>
            <w:noProof/>
            <w:webHidden/>
          </w:rPr>
          <w:tab/>
          <w:delText>45</w:delText>
        </w:r>
      </w:del>
    </w:p>
    <w:p w14:paraId="2EE679D5" w14:textId="77777777" w:rsidR="007567A6" w:rsidDel="00236DC2" w:rsidRDefault="007567A6">
      <w:pPr>
        <w:pStyle w:val="TOC2"/>
        <w:tabs>
          <w:tab w:val="left" w:pos="1000"/>
          <w:tab w:val="right" w:leader="dot" w:pos="9620"/>
        </w:tabs>
        <w:rPr>
          <w:del w:id="1016" w:author="D'souza, Nigel [2]" w:date="2020-01-03T14:59:00Z"/>
          <w:rFonts w:asciiTheme="minorHAnsi" w:eastAsiaTheme="minorEastAsia" w:hAnsiTheme="minorHAnsi" w:cstheme="minorBidi"/>
          <w:smallCaps w:val="0"/>
          <w:noProof/>
          <w:sz w:val="22"/>
          <w:szCs w:val="22"/>
          <w:lang w:val="en-US"/>
        </w:rPr>
      </w:pPr>
      <w:del w:id="1017" w:author="D'souza, Nigel [2]" w:date="2020-01-03T14:59:00Z">
        <w:r w:rsidRPr="00CA495A" w:rsidDel="00236DC2">
          <w:rPr>
            <w:rStyle w:val="Hyperlink"/>
          </w:rPr>
          <w:delText>3.2.14.</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Check Image Retrieval</w:delText>
        </w:r>
        <w:r w:rsidDel="00236DC2">
          <w:rPr>
            <w:noProof/>
            <w:webHidden/>
          </w:rPr>
          <w:tab/>
          <w:delText>46</w:delText>
        </w:r>
      </w:del>
    </w:p>
    <w:p w14:paraId="5ADCA10A" w14:textId="77777777" w:rsidR="007567A6" w:rsidDel="00236DC2" w:rsidRDefault="007567A6">
      <w:pPr>
        <w:pStyle w:val="TOC2"/>
        <w:tabs>
          <w:tab w:val="left" w:pos="1000"/>
          <w:tab w:val="right" w:leader="dot" w:pos="9620"/>
        </w:tabs>
        <w:rPr>
          <w:del w:id="1018" w:author="D'souza, Nigel [2]" w:date="2020-01-03T14:59:00Z"/>
          <w:rFonts w:asciiTheme="minorHAnsi" w:eastAsiaTheme="minorEastAsia" w:hAnsiTheme="minorHAnsi" w:cstheme="minorBidi"/>
          <w:smallCaps w:val="0"/>
          <w:noProof/>
          <w:sz w:val="22"/>
          <w:szCs w:val="22"/>
          <w:lang w:val="en-US"/>
        </w:rPr>
      </w:pPr>
      <w:del w:id="1019" w:author="D'souza, Nigel [2]" w:date="2020-01-03T14:59:00Z">
        <w:r w:rsidRPr="00CA495A" w:rsidDel="00236DC2">
          <w:rPr>
            <w:rStyle w:val="Hyperlink"/>
          </w:rPr>
          <w:delText>3.2.15.</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Get eStatement List</w:delText>
        </w:r>
        <w:r w:rsidDel="00236DC2">
          <w:rPr>
            <w:noProof/>
            <w:webHidden/>
          </w:rPr>
          <w:tab/>
          <w:delText>47</w:delText>
        </w:r>
      </w:del>
    </w:p>
    <w:p w14:paraId="5D1AF378" w14:textId="77777777" w:rsidR="007567A6" w:rsidDel="00236DC2" w:rsidRDefault="007567A6">
      <w:pPr>
        <w:pStyle w:val="TOC2"/>
        <w:tabs>
          <w:tab w:val="left" w:pos="1000"/>
          <w:tab w:val="right" w:leader="dot" w:pos="9620"/>
        </w:tabs>
        <w:rPr>
          <w:del w:id="1020" w:author="D'souza, Nigel [2]" w:date="2020-01-03T14:59:00Z"/>
          <w:rFonts w:asciiTheme="minorHAnsi" w:eastAsiaTheme="minorEastAsia" w:hAnsiTheme="minorHAnsi" w:cstheme="minorBidi"/>
          <w:smallCaps w:val="0"/>
          <w:noProof/>
          <w:sz w:val="22"/>
          <w:szCs w:val="22"/>
          <w:lang w:val="en-US"/>
        </w:rPr>
      </w:pPr>
      <w:del w:id="1021" w:author="D'souza, Nigel [2]" w:date="2020-01-03T14:59:00Z">
        <w:r w:rsidRPr="00CA495A" w:rsidDel="00236DC2">
          <w:rPr>
            <w:rStyle w:val="Hyperlink"/>
          </w:rPr>
          <w:delText>3.2.16.</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eStatement Retrieval</w:delText>
        </w:r>
        <w:r w:rsidDel="00236DC2">
          <w:rPr>
            <w:noProof/>
            <w:webHidden/>
          </w:rPr>
          <w:tab/>
          <w:delText>48</w:delText>
        </w:r>
      </w:del>
    </w:p>
    <w:p w14:paraId="6DFB1F94" w14:textId="77777777" w:rsidR="007567A6" w:rsidDel="00236DC2" w:rsidRDefault="007567A6">
      <w:pPr>
        <w:pStyle w:val="TOC2"/>
        <w:tabs>
          <w:tab w:val="left" w:pos="1000"/>
          <w:tab w:val="right" w:leader="dot" w:pos="9620"/>
        </w:tabs>
        <w:rPr>
          <w:del w:id="1022" w:author="D'souza, Nigel [2]" w:date="2020-01-03T14:59:00Z"/>
          <w:rFonts w:asciiTheme="minorHAnsi" w:eastAsiaTheme="minorEastAsia" w:hAnsiTheme="minorHAnsi" w:cstheme="minorBidi"/>
          <w:smallCaps w:val="0"/>
          <w:noProof/>
          <w:sz w:val="22"/>
          <w:szCs w:val="22"/>
          <w:lang w:val="en-US"/>
        </w:rPr>
      </w:pPr>
      <w:del w:id="1023" w:author="D'souza, Nigel [2]" w:date="2020-01-03T14:59:00Z">
        <w:r w:rsidRPr="00CA495A" w:rsidDel="00236DC2">
          <w:rPr>
            <w:rStyle w:val="Hyperlink"/>
          </w:rPr>
          <w:delText>3.2.17.</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Real Time Loan Reporting (P3)</w:delText>
        </w:r>
        <w:r w:rsidDel="00236DC2">
          <w:rPr>
            <w:noProof/>
            <w:webHidden/>
          </w:rPr>
          <w:tab/>
          <w:delText>49</w:delText>
        </w:r>
      </w:del>
    </w:p>
    <w:p w14:paraId="55F75A90" w14:textId="77777777" w:rsidR="007567A6" w:rsidDel="00236DC2" w:rsidRDefault="007567A6">
      <w:pPr>
        <w:pStyle w:val="TOC2"/>
        <w:tabs>
          <w:tab w:val="left" w:pos="1000"/>
          <w:tab w:val="right" w:leader="dot" w:pos="9620"/>
        </w:tabs>
        <w:rPr>
          <w:del w:id="1024" w:author="D'souza, Nigel [2]" w:date="2020-01-03T14:59:00Z"/>
          <w:rFonts w:asciiTheme="minorHAnsi" w:eastAsiaTheme="minorEastAsia" w:hAnsiTheme="minorHAnsi" w:cstheme="minorBidi"/>
          <w:smallCaps w:val="0"/>
          <w:noProof/>
          <w:sz w:val="22"/>
          <w:szCs w:val="22"/>
          <w:lang w:val="en-US"/>
        </w:rPr>
      </w:pPr>
      <w:del w:id="1025" w:author="D'souza, Nigel [2]" w:date="2020-01-03T14:59:00Z">
        <w:r w:rsidRPr="00CA495A" w:rsidDel="00236DC2">
          <w:rPr>
            <w:rStyle w:val="Hyperlink"/>
          </w:rPr>
          <w:delText>3.2.18.</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Loan Payment and Draws (P3) ??</w:delText>
        </w:r>
        <w:r w:rsidDel="00236DC2">
          <w:rPr>
            <w:noProof/>
            <w:webHidden/>
          </w:rPr>
          <w:tab/>
          <w:delText>51</w:delText>
        </w:r>
      </w:del>
    </w:p>
    <w:p w14:paraId="0D5A3270" w14:textId="77777777" w:rsidR="007567A6" w:rsidDel="00236DC2" w:rsidRDefault="007567A6">
      <w:pPr>
        <w:pStyle w:val="TOC2"/>
        <w:tabs>
          <w:tab w:val="left" w:pos="1000"/>
          <w:tab w:val="right" w:leader="dot" w:pos="9620"/>
        </w:tabs>
        <w:rPr>
          <w:del w:id="1026" w:author="D'souza, Nigel [2]" w:date="2020-01-03T14:59:00Z"/>
          <w:rFonts w:asciiTheme="minorHAnsi" w:eastAsiaTheme="minorEastAsia" w:hAnsiTheme="minorHAnsi" w:cstheme="minorBidi"/>
          <w:smallCaps w:val="0"/>
          <w:noProof/>
          <w:sz w:val="22"/>
          <w:szCs w:val="22"/>
          <w:lang w:val="en-US"/>
        </w:rPr>
      </w:pPr>
      <w:del w:id="1027" w:author="D'souza, Nigel [2]" w:date="2020-01-03T14:59:00Z">
        <w:r w:rsidRPr="00CA495A" w:rsidDel="00236DC2">
          <w:rPr>
            <w:rStyle w:val="Hyperlink"/>
          </w:rPr>
          <w:delText>3.2.19.</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Real-Time Transfers</w:delText>
        </w:r>
        <w:r w:rsidDel="00236DC2">
          <w:rPr>
            <w:noProof/>
            <w:webHidden/>
          </w:rPr>
          <w:tab/>
          <w:delText>52</w:delText>
        </w:r>
      </w:del>
    </w:p>
    <w:p w14:paraId="584DAA48" w14:textId="77777777" w:rsidR="007567A6" w:rsidDel="00236DC2" w:rsidRDefault="007567A6">
      <w:pPr>
        <w:pStyle w:val="TOC2"/>
        <w:tabs>
          <w:tab w:val="left" w:pos="1000"/>
          <w:tab w:val="right" w:leader="dot" w:pos="9620"/>
        </w:tabs>
        <w:rPr>
          <w:del w:id="1028" w:author="D'souza, Nigel [2]" w:date="2020-01-03T14:59:00Z"/>
          <w:rFonts w:asciiTheme="minorHAnsi" w:eastAsiaTheme="minorEastAsia" w:hAnsiTheme="minorHAnsi" w:cstheme="minorBidi"/>
          <w:smallCaps w:val="0"/>
          <w:noProof/>
          <w:sz w:val="22"/>
          <w:szCs w:val="22"/>
          <w:lang w:val="en-US"/>
        </w:rPr>
      </w:pPr>
      <w:del w:id="1029" w:author="D'souza, Nigel [2]" w:date="2020-01-03T14:59:00Z">
        <w:r w:rsidRPr="00CA495A" w:rsidDel="00236DC2">
          <w:rPr>
            <w:rStyle w:val="Hyperlink"/>
          </w:rPr>
          <w:delText>3.2.20.</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MFA Approval</w:delText>
        </w:r>
        <w:r w:rsidDel="00236DC2">
          <w:rPr>
            <w:noProof/>
            <w:webHidden/>
          </w:rPr>
          <w:tab/>
          <w:delText>53</w:delText>
        </w:r>
      </w:del>
    </w:p>
    <w:p w14:paraId="368A83D1" w14:textId="77777777" w:rsidR="007567A6" w:rsidDel="00236DC2" w:rsidRDefault="007567A6">
      <w:pPr>
        <w:pStyle w:val="TOC2"/>
        <w:tabs>
          <w:tab w:val="left" w:pos="1000"/>
          <w:tab w:val="right" w:leader="dot" w:pos="9620"/>
        </w:tabs>
        <w:rPr>
          <w:del w:id="1030" w:author="D'souza, Nigel [2]" w:date="2020-01-03T14:59:00Z"/>
          <w:rFonts w:asciiTheme="minorHAnsi" w:eastAsiaTheme="minorEastAsia" w:hAnsiTheme="minorHAnsi" w:cstheme="minorBidi"/>
          <w:smallCaps w:val="0"/>
          <w:noProof/>
          <w:sz w:val="22"/>
          <w:szCs w:val="22"/>
          <w:lang w:val="en-US"/>
        </w:rPr>
      </w:pPr>
      <w:del w:id="1031" w:author="D'souza, Nigel [2]" w:date="2020-01-03T14:59:00Z">
        <w:r w:rsidRPr="00CA495A" w:rsidDel="00236DC2">
          <w:rPr>
            <w:rStyle w:val="Hyperlink"/>
          </w:rPr>
          <w:delText>3.2.21.</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Customer Setup and User Approval (approach TBD)</w:delText>
        </w:r>
        <w:r w:rsidDel="00236DC2">
          <w:rPr>
            <w:noProof/>
            <w:webHidden/>
          </w:rPr>
          <w:tab/>
          <w:delText>54</w:delText>
        </w:r>
      </w:del>
    </w:p>
    <w:p w14:paraId="7AEFC5D5" w14:textId="77777777" w:rsidR="007567A6" w:rsidDel="00236DC2" w:rsidRDefault="007567A6">
      <w:pPr>
        <w:pStyle w:val="TOC2"/>
        <w:tabs>
          <w:tab w:val="left" w:pos="1000"/>
          <w:tab w:val="right" w:leader="dot" w:pos="9620"/>
        </w:tabs>
        <w:rPr>
          <w:del w:id="1032" w:author="D'souza, Nigel [2]" w:date="2020-01-03T14:59:00Z"/>
          <w:rFonts w:asciiTheme="minorHAnsi" w:eastAsiaTheme="minorEastAsia" w:hAnsiTheme="minorHAnsi" w:cstheme="minorBidi"/>
          <w:smallCaps w:val="0"/>
          <w:noProof/>
          <w:sz w:val="22"/>
          <w:szCs w:val="22"/>
          <w:lang w:val="en-US"/>
        </w:rPr>
      </w:pPr>
      <w:del w:id="1033" w:author="D'souza, Nigel [2]" w:date="2020-01-03T14:59:00Z">
        <w:r w:rsidRPr="00CA495A" w:rsidDel="00236DC2">
          <w:rPr>
            <w:rStyle w:val="Hyperlink"/>
          </w:rPr>
          <w:delText>3.2.22.</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Alerts Extract (not in scope)</w:delText>
        </w:r>
        <w:r w:rsidDel="00236DC2">
          <w:rPr>
            <w:noProof/>
            <w:webHidden/>
          </w:rPr>
          <w:tab/>
          <w:delText>54</w:delText>
        </w:r>
      </w:del>
    </w:p>
    <w:p w14:paraId="5B858592" w14:textId="77777777" w:rsidR="007567A6" w:rsidDel="00236DC2" w:rsidRDefault="007567A6">
      <w:pPr>
        <w:pStyle w:val="TOC2"/>
        <w:tabs>
          <w:tab w:val="left" w:pos="1000"/>
          <w:tab w:val="right" w:leader="dot" w:pos="9620"/>
        </w:tabs>
        <w:rPr>
          <w:del w:id="1034" w:author="D'souza, Nigel [2]" w:date="2020-01-03T14:59:00Z"/>
          <w:rFonts w:asciiTheme="minorHAnsi" w:eastAsiaTheme="minorEastAsia" w:hAnsiTheme="minorHAnsi" w:cstheme="minorBidi"/>
          <w:smallCaps w:val="0"/>
          <w:noProof/>
          <w:sz w:val="22"/>
          <w:szCs w:val="22"/>
          <w:lang w:val="en-US"/>
        </w:rPr>
      </w:pPr>
      <w:del w:id="1035" w:author="D'souza, Nigel [2]" w:date="2020-01-03T14:59:00Z">
        <w:r w:rsidRPr="00CA495A" w:rsidDel="00236DC2">
          <w:rPr>
            <w:rStyle w:val="Hyperlink"/>
          </w:rPr>
          <w:delText>3.2.23.</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Balance Retrieval for One Account</w:delText>
        </w:r>
        <w:r w:rsidDel="00236DC2">
          <w:rPr>
            <w:noProof/>
            <w:webHidden/>
          </w:rPr>
          <w:tab/>
          <w:delText>55</w:delText>
        </w:r>
      </w:del>
    </w:p>
    <w:p w14:paraId="2C62225C" w14:textId="77777777" w:rsidR="007567A6" w:rsidDel="00236DC2" w:rsidRDefault="007567A6">
      <w:pPr>
        <w:pStyle w:val="TOC2"/>
        <w:tabs>
          <w:tab w:val="left" w:pos="1000"/>
          <w:tab w:val="right" w:leader="dot" w:pos="9620"/>
        </w:tabs>
        <w:rPr>
          <w:del w:id="1036" w:author="D'souza, Nigel [2]" w:date="2020-01-03T14:59:00Z"/>
          <w:rFonts w:asciiTheme="minorHAnsi" w:eastAsiaTheme="minorEastAsia" w:hAnsiTheme="minorHAnsi" w:cstheme="minorBidi"/>
          <w:smallCaps w:val="0"/>
          <w:noProof/>
          <w:sz w:val="22"/>
          <w:szCs w:val="22"/>
          <w:lang w:val="en-US"/>
        </w:rPr>
      </w:pPr>
      <w:del w:id="1037" w:author="D'souza, Nigel [2]" w:date="2020-01-03T14:59:00Z">
        <w:r w:rsidRPr="00CA495A" w:rsidDel="00236DC2">
          <w:rPr>
            <w:rStyle w:val="Hyperlink"/>
          </w:rPr>
          <w:delText>3.2.24.</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Balance Check for One Account (not in scope)</w:delText>
        </w:r>
        <w:r w:rsidDel="00236DC2">
          <w:rPr>
            <w:noProof/>
            <w:webHidden/>
          </w:rPr>
          <w:tab/>
          <w:delText>56</w:delText>
        </w:r>
      </w:del>
    </w:p>
    <w:p w14:paraId="4BCCE19D" w14:textId="77777777" w:rsidR="007567A6" w:rsidDel="00236DC2" w:rsidRDefault="007567A6">
      <w:pPr>
        <w:pStyle w:val="TOC2"/>
        <w:tabs>
          <w:tab w:val="left" w:pos="1000"/>
          <w:tab w:val="right" w:leader="dot" w:pos="9620"/>
        </w:tabs>
        <w:rPr>
          <w:del w:id="1038" w:author="D'souza, Nigel [2]" w:date="2020-01-03T14:59:00Z"/>
          <w:rFonts w:asciiTheme="minorHAnsi" w:eastAsiaTheme="minorEastAsia" w:hAnsiTheme="minorHAnsi" w:cstheme="minorBidi"/>
          <w:smallCaps w:val="0"/>
          <w:noProof/>
          <w:sz w:val="22"/>
          <w:szCs w:val="22"/>
          <w:lang w:val="en-US"/>
        </w:rPr>
      </w:pPr>
      <w:del w:id="1039" w:author="D'souza, Nigel [2]" w:date="2020-01-03T14:59:00Z">
        <w:r w:rsidRPr="00CA495A" w:rsidDel="00236DC2">
          <w:rPr>
            <w:rStyle w:val="Hyperlink"/>
          </w:rPr>
          <w:delText>3.2.25.</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Pre-funding Check</w:delText>
        </w:r>
        <w:r w:rsidDel="00236DC2">
          <w:rPr>
            <w:noProof/>
            <w:webHidden/>
          </w:rPr>
          <w:tab/>
          <w:delText>56</w:delText>
        </w:r>
      </w:del>
    </w:p>
    <w:p w14:paraId="0DF814BC" w14:textId="77777777" w:rsidR="007567A6" w:rsidDel="00236DC2" w:rsidRDefault="007567A6">
      <w:pPr>
        <w:pStyle w:val="TOC2"/>
        <w:tabs>
          <w:tab w:val="left" w:pos="1000"/>
          <w:tab w:val="right" w:leader="dot" w:pos="9620"/>
        </w:tabs>
        <w:rPr>
          <w:del w:id="1040" w:author="D'souza, Nigel [2]" w:date="2020-01-03T14:59:00Z"/>
          <w:rFonts w:asciiTheme="minorHAnsi" w:eastAsiaTheme="minorEastAsia" w:hAnsiTheme="minorHAnsi" w:cstheme="minorBidi"/>
          <w:smallCaps w:val="0"/>
          <w:noProof/>
          <w:sz w:val="22"/>
          <w:szCs w:val="22"/>
          <w:lang w:val="en-US"/>
        </w:rPr>
      </w:pPr>
      <w:del w:id="1041" w:author="D'souza, Nigel [2]" w:date="2020-01-03T14:59:00Z">
        <w:r w:rsidRPr="00CA495A" w:rsidDel="00236DC2">
          <w:rPr>
            <w:rStyle w:val="Hyperlink"/>
          </w:rPr>
          <w:delText>3.2.26.</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Get Real-Time Rate</w:delText>
        </w:r>
        <w:r w:rsidDel="00236DC2">
          <w:rPr>
            <w:noProof/>
            <w:webHidden/>
          </w:rPr>
          <w:tab/>
          <w:delText>57</w:delText>
        </w:r>
      </w:del>
    </w:p>
    <w:p w14:paraId="01403BD4" w14:textId="77777777" w:rsidR="007567A6" w:rsidDel="00236DC2" w:rsidRDefault="007567A6">
      <w:pPr>
        <w:pStyle w:val="TOC2"/>
        <w:tabs>
          <w:tab w:val="left" w:pos="1000"/>
          <w:tab w:val="right" w:leader="dot" w:pos="9620"/>
        </w:tabs>
        <w:rPr>
          <w:del w:id="1042" w:author="D'souza, Nigel [2]" w:date="2020-01-03T14:59:00Z"/>
          <w:rFonts w:asciiTheme="minorHAnsi" w:eastAsiaTheme="minorEastAsia" w:hAnsiTheme="minorHAnsi" w:cstheme="minorBidi"/>
          <w:smallCaps w:val="0"/>
          <w:noProof/>
          <w:sz w:val="22"/>
          <w:szCs w:val="22"/>
          <w:lang w:val="en-US"/>
        </w:rPr>
      </w:pPr>
      <w:del w:id="1043" w:author="D'souza, Nigel [2]" w:date="2020-01-03T14:59:00Z">
        <w:r w:rsidRPr="00CA495A" w:rsidDel="00236DC2">
          <w:rPr>
            <w:rStyle w:val="Hyperlink"/>
          </w:rPr>
          <w:delText>3.2.27.</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Perform FX Trade</w:delText>
        </w:r>
        <w:r w:rsidDel="00236DC2">
          <w:rPr>
            <w:noProof/>
            <w:webHidden/>
          </w:rPr>
          <w:tab/>
          <w:delText>57</w:delText>
        </w:r>
      </w:del>
    </w:p>
    <w:p w14:paraId="1843EB17" w14:textId="77777777" w:rsidR="007567A6" w:rsidDel="00236DC2" w:rsidRDefault="007567A6">
      <w:pPr>
        <w:pStyle w:val="TOC2"/>
        <w:tabs>
          <w:tab w:val="left" w:pos="1000"/>
          <w:tab w:val="right" w:leader="dot" w:pos="9620"/>
        </w:tabs>
        <w:rPr>
          <w:del w:id="1044" w:author="D'souza, Nigel [2]" w:date="2020-01-03T14:59:00Z"/>
          <w:rFonts w:asciiTheme="minorHAnsi" w:eastAsiaTheme="minorEastAsia" w:hAnsiTheme="minorHAnsi" w:cstheme="minorBidi"/>
          <w:smallCaps w:val="0"/>
          <w:noProof/>
          <w:sz w:val="22"/>
          <w:szCs w:val="22"/>
          <w:lang w:val="en-US"/>
        </w:rPr>
      </w:pPr>
      <w:del w:id="1045" w:author="D'souza, Nigel [2]" w:date="2020-01-03T14:59:00Z">
        <w:r w:rsidRPr="00CA495A" w:rsidDel="00236DC2">
          <w:rPr>
            <w:rStyle w:val="Hyperlink"/>
          </w:rPr>
          <w:delText>3.2.28.</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Validate Contract</w:delText>
        </w:r>
        <w:r w:rsidDel="00236DC2">
          <w:rPr>
            <w:noProof/>
            <w:webHidden/>
          </w:rPr>
          <w:tab/>
          <w:delText>57</w:delText>
        </w:r>
      </w:del>
    </w:p>
    <w:p w14:paraId="009E983E" w14:textId="77777777" w:rsidR="007567A6" w:rsidDel="00236DC2" w:rsidRDefault="007567A6">
      <w:pPr>
        <w:pStyle w:val="TOC2"/>
        <w:tabs>
          <w:tab w:val="left" w:pos="1000"/>
          <w:tab w:val="right" w:leader="dot" w:pos="9620"/>
        </w:tabs>
        <w:rPr>
          <w:del w:id="1046" w:author="D'souza, Nigel [2]" w:date="2020-01-03T14:59:00Z"/>
          <w:rFonts w:asciiTheme="minorHAnsi" w:eastAsiaTheme="minorEastAsia" w:hAnsiTheme="minorHAnsi" w:cstheme="minorBidi"/>
          <w:smallCaps w:val="0"/>
          <w:noProof/>
          <w:sz w:val="22"/>
          <w:szCs w:val="22"/>
          <w:lang w:val="en-US"/>
        </w:rPr>
      </w:pPr>
      <w:del w:id="1047" w:author="D'souza, Nigel [2]" w:date="2020-01-03T14:59:00Z">
        <w:r w:rsidRPr="00CA495A" w:rsidDel="00236DC2">
          <w:rPr>
            <w:rStyle w:val="Hyperlink"/>
          </w:rPr>
          <w:delText>3.2.29.</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Set Customer Setup and Entitlements</w:delText>
        </w:r>
        <w:r w:rsidDel="00236DC2">
          <w:rPr>
            <w:noProof/>
            <w:webHidden/>
          </w:rPr>
          <w:tab/>
          <w:delText>58</w:delText>
        </w:r>
      </w:del>
    </w:p>
    <w:p w14:paraId="5F433B0E" w14:textId="77777777" w:rsidR="007567A6" w:rsidDel="00236DC2" w:rsidRDefault="007567A6">
      <w:pPr>
        <w:pStyle w:val="TOC2"/>
        <w:tabs>
          <w:tab w:val="left" w:pos="1000"/>
          <w:tab w:val="right" w:leader="dot" w:pos="9620"/>
        </w:tabs>
        <w:rPr>
          <w:del w:id="1048" w:author="D'souza, Nigel [2]" w:date="2020-01-03T14:59:00Z"/>
          <w:rFonts w:asciiTheme="minorHAnsi" w:eastAsiaTheme="minorEastAsia" w:hAnsiTheme="minorHAnsi" w:cstheme="minorBidi"/>
          <w:smallCaps w:val="0"/>
          <w:noProof/>
          <w:sz w:val="22"/>
          <w:szCs w:val="22"/>
          <w:lang w:val="en-US"/>
        </w:rPr>
      </w:pPr>
      <w:del w:id="1049" w:author="D'souza, Nigel [2]" w:date="2020-01-03T14:59:00Z">
        <w:r w:rsidRPr="00CA495A" w:rsidDel="00236DC2">
          <w:rPr>
            <w:rStyle w:val="Hyperlink"/>
          </w:rPr>
          <w:delText>3.2.30.</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Get Customer Setup and Entitlements (Requirements TBD)</w:delText>
        </w:r>
        <w:r w:rsidDel="00236DC2">
          <w:rPr>
            <w:noProof/>
            <w:webHidden/>
          </w:rPr>
          <w:tab/>
          <w:delText>59</w:delText>
        </w:r>
      </w:del>
    </w:p>
    <w:p w14:paraId="313D76F2" w14:textId="77777777" w:rsidR="007567A6" w:rsidDel="00236DC2" w:rsidRDefault="007567A6">
      <w:pPr>
        <w:pStyle w:val="TOC2"/>
        <w:tabs>
          <w:tab w:val="left" w:pos="1000"/>
          <w:tab w:val="right" w:leader="dot" w:pos="9620"/>
        </w:tabs>
        <w:rPr>
          <w:del w:id="1050" w:author="D'souza, Nigel [2]" w:date="2020-01-03T14:59:00Z"/>
          <w:rFonts w:asciiTheme="minorHAnsi" w:eastAsiaTheme="minorEastAsia" w:hAnsiTheme="minorHAnsi" w:cstheme="minorBidi"/>
          <w:smallCaps w:val="0"/>
          <w:noProof/>
          <w:sz w:val="22"/>
          <w:szCs w:val="22"/>
          <w:lang w:val="en-US"/>
        </w:rPr>
      </w:pPr>
      <w:del w:id="1051" w:author="D'souza, Nigel [2]" w:date="2020-01-03T14:59:00Z">
        <w:r w:rsidRPr="00CA495A" w:rsidDel="00236DC2">
          <w:rPr>
            <w:rStyle w:val="Hyperlink"/>
          </w:rPr>
          <w:delText>3.2.31.</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Set User Setup and Entitlements</w:delText>
        </w:r>
        <w:r w:rsidDel="00236DC2">
          <w:rPr>
            <w:noProof/>
            <w:webHidden/>
          </w:rPr>
          <w:tab/>
          <w:delText>60</w:delText>
        </w:r>
      </w:del>
    </w:p>
    <w:p w14:paraId="1E08E9FF" w14:textId="77777777" w:rsidR="007567A6" w:rsidDel="00236DC2" w:rsidRDefault="007567A6">
      <w:pPr>
        <w:pStyle w:val="TOC2"/>
        <w:tabs>
          <w:tab w:val="left" w:pos="1000"/>
          <w:tab w:val="right" w:leader="dot" w:pos="9620"/>
        </w:tabs>
        <w:rPr>
          <w:del w:id="1052" w:author="D'souza, Nigel [2]" w:date="2020-01-03T14:59:00Z"/>
          <w:rFonts w:asciiTheme="minorHAnsi" w:eastAsiaTheme="minorEastAsia" w:hAnsiTheme="minorHAnsi" w:cstheme="minorBidi"/>
          <w:smallCaps w:val="0"/>
          <w:noProof/>
          <w:sz w:val="22"/>
          <w:szCs w:val="22"/>
          <w:lang w:val="en-US"/>
        </w:rPr>
      </w:pPr>
      <w:del w:id="1053" w:author="D'souza, Nigel [2]" w:date="2020-01-03T14:59:00Z">
        <w:r w:rsidRPr="00CA495A" w:rsidDel="00236DC2">
          <w:rPr>
            <w:rStyle w:val="Hyperlink"/>
          </w:rPr>
          <w:delText>3.2.32.</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Get User Setup and Entitlements (Requirements TBD)</w:delText>
        </w:r>
        <w:r w:rsidDel="00236DC2">
          <w:rPr>
            <w:noProof/>
            <w:webHidden/>
          </w:rPr>
          <w:tab/>
          <w:delText>61</w:delText>
        </w:r>
      </w:del>
    </w:p>
    <w:p w14:paraId="5705AB6F" w14:textId="77777777" w:rsidR="007567A6" w:rsidDel="00236DC2" w:rsidRDefault="007567A6">
      <w:pPr>
        <w:pStyle w:val="TOC2"/>
        <w:tabs>
          <w:tab w:val="left" w:pos="1000"/>
          <w:tab w:val="right" w:leader="dot" w:pos="9620"/>
        </w:tabs>
        <w:rPr>
          <w:del w:id="1054" w:author="D'souza, Nigel [2]" w:date="2020-01-03T14:59:00Z"/>
          <w:rFonts w:asciiTheme="minorHAnsi" w:eastAsiaTheme="minorEastAsia" w:hAnsiTheme="minorHAnsi" w:cstheme="minorBidi"/>
          <w:smallCaps w:val="0"/>
          <w:noProof/>
          <w:sz w:val="22"/>
          <w:szCs w:val="22"/>
          <w:lang w:val="en-US"/>
        </w:rPr>
      </w:pPr>
      <w:del w:id="1055" w:author="D'souza, Nigel [2]" w:date="2020-01-03T14:59:00Z">
        <w:r w:rsidRPr="00CA495A" w:rsidDel="00236DC2">
          <w:rPr>
            <w:rStyle w:val="Hyperlink"/>
          </w:rPr>
          <w:delText>3.2.33.</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Get Obligation per Obligators (P3)</w:delText>
        </w:r>
        <w:r w:rsidDel="00236DC2">
          <w:rPr>
            <w:noProof/>
            <w:webHidden/>
          </w:rPr>
          <w:tab/>
          <w:delText>61</w:delText>
        </w:r>
      </w:del>
    </w:p>
    <w:p w14:paraId="0F8EAC53" w14:textId="77777777" w:rsidR="007567A6" w:rsidDel="00236DC2" w:rsidRDefault="007567A6">
      <w:pPr>
        <w:pStyle w:val="TOC2"/>
        <w:tabs>
          <w:tab w:val="left" w:pos="800"/>
          <w:tab w:val="right" w:leader="dot" w:pos="9620"/>
        </w:tabs>
        <w:rPr>
          <w:del w:id="1056" w:author="D'souza, Nigel [2]" w:date="2020-01-03T14:59:00Z"/>
          <w:rFonts w:asciiTheme="minorHAnsi" w:eastAsiaTheme="minorEastAsia" w:hAnsiTheme="minorHAnsi" w:cstheme="minorBidi"/>
          <w:smallCaps w:val="0"/>
          <w:noProof/>
          <w:sz w:val="22"/>
          <w:szCs w:val="22"/>
          <w:lang w:val="en-US"/>
        </w:rPr>
      </w:pPr>
      <w:del w:id="1057" w:author="D'souza, Nigel [2]" w:date="2020-01-03T14:59:00Z">
        <w:r w:rsidRPr="00CA495A" w:rsidDel="00236DC2">
          <w:rPr>
            <w:rStyle w:val="Hyperlink"/>
          </w:rPr>
          <w:delText>3.3.</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Asynchronous Message Interfaces</w:delText>
        </w:r>
        <w:r w:rsidDel="00236DC2">
          <w:rPr>
            <w:noProof/>
            <w:webHidden/>
          </w:rPr>
          <w:tab/>
          <w:delText>62</w:delText>
        </w:r>
      </w:del>
    </w:p>
    <w:p w14:paraId="6F75AE50" w14:textId="77777777" w:rsidR="007567A6" w:rsidDel="00236DC2" w:rsidRDefault="007567A6">
      <w:pPr>
        <w:pStyle w:val="TOC2"/>
        <w:tabs>
          <w:tab w:val="left" w:pos="1000"/>
          <w:tab w:val="right" w:leader="dot" w:pos="9620"/>
        </w:tabs>
        <w:rPr>
          <w:del w:id="1058" w:author="D'souza, Nigel [2]" w:date="2020-01-03T14:59:00Z"/>
          <w:rFonts w:asciiTheme="minorHAnsi" w:eastAsiaTheme="minorEastAsia" w:hAnsiTheme="minorHAnsi" w:cstheme="minorBidi"/>
          <w:smallCaps w:val="0"/>
          <w:noProof/>
          <w:sz w:val="22"/>
          <w:szCs w:val="22"/>
          <w:lang w:val="en-US"/>
        </w:rPr>
      </w:pPr>
      <w:del w:id="1059" w:author="D'souza, Nigel [2]" w:date="2020-01-03T14:59:00Z">
        <w:r w:rsidRPr="00CA495A" w:rsidDel="00236DC2">
          <w:rPr>
            <w:rStyle w:val="Hyperlink"/>
          </w:rPr>
          <w:delText>3.3.1.</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Wire Initiation and Confirmation</w:delText>
        </w:r>
        <w:r w:rsidDel="00236DC2">
          <w:rPr>
            <w:noProof/>
            <w:webHidden/>
          </w:rPr>
          <w:tab/>
          <w:delText>63</w:delText>
        </w:r>
      </w:del>
    </w:p>
    <w:p w14:paraId="10AD1BD1" w14:textId="77777777" w:rsidR="007567A6" w:rsidDel="00236DC2" w:rsidRDefault="007567A6">
      <w:pPr>
        <w:pStyle w:val="TOC2"/>
        <w:tabs>
          <w:tab w:val="left" w:pos="1000"/>
          <w:tab w:val="right" w:leader="dot" w:pos="9620"/>
        </w:tabs>
        <w:rPr>
          <w:del w:id="1060" w:author="D'souza, Nigel [2]" w:date="2020-01-03T14:59:00Z"/>
          <w:rFonts w:asciiTheme="minorHAnsi" w:eastAsiaTheme="minorEastAsia" w:hAnsiTheme="minorHAnsi" w:cstheme="minorBidi"/>
          <w:smallCaps w:val="0"/>
          <w:noProof/>
          <w:sz w:val="22"/>
          <w:szCs w:val="22"/>
          <w:lang w:val="en-US"/>
        </w:rPr>
      </w:pPr>
      <w:del w:id="1061" w:author="D'souza, Nigel [2]" w:date="2020-01-03T14:59:00Z">
        <w:r w:rsidRPr="00CA495A" w:rsidDel="00236DC2">
          <w:rPr>
            <w:rStyle w:val="Hyperlink"/>
          </w:rPr>
          <w:delText>3.3.2.</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Customer Provisioning – Receive (approach TBD)</w:delText>
        </w:r>
        <w:r w:rsidDel="00236DC2">
          <w:rPr>
            <w:noProof/>
            <w:webHidden/>
          </w:rPr>
          <w:tab/>
          <w:delText>64</w:delText>
        </w:r>
      </w:del>
    </w:p>
    <w:p w14:paraId="5C10D201" w14:textId="77777777" w:rsidR="007567A6" w:rsidDel="00236DC2" w:rsidRDefault="007567A6">
      <w:pPr>
        <w:pStyle w:val="TOC2"/>
        <w:tabs>
          <w:tab w:val="left" w:pos="1000"/>
          <w:tab w:val="right" w:leader="dot" w:pos="9620"/>
        </w:tabs>
        <w:rPr>
          <w:del w:id="1062" w:author="D'souza, Nigel [2]" w:date="2020-01-03T14:59:00Z"/>
          <w:rFonts w:asciiTheme="minorHAnsi" w:eastAsiaTheme="minorEastAsia" w:hAnsiTheme="minorHAnsi" w:cstheme="minorBidi"/>
          <w:smallCaps w:val="0"/>
          <w:noProof/>
          <w:sz w:val="22"/>
          <w:szCs w:val="22"/>
          <w:lang w:val="en-US"/>
        </w:rPr>
      </w:pPr>
      <w:del w:id="1063" w:author="D'souza, Nigel [2]" w:date="2020-01-03T14:59:00Z">
        <w:r w:rsidRPr="00CA495A" w:rsidDel="00236DC2">
          <w:rPr>
            <w:rStyle w:val="Hyperlink"/>
          </w:rPr>
          <w:delText>3.3.3.</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Customer Provisioning – Send (approach TBD)</w:delText>
        </w:r>
        <w:r w:rsidDel="00236DC2">
          <w:rPr>
            <w:noProof/>
            <w:webHidden/>
          </w:rPr>
          <w:tab/>
          <w:delText>65</w:delText>
        </w:r>
      </w:del>
    </w:p>
    <w:p w14:paraId="0C55493B" w14:textId="77777777" w:rsidR="007567A6" w:rsidDel="00236DC2" w:rsidRDefault="007567A6">
      <w:pPr>
        <w:pStyle w:val="TOC2"/>
        <w:tabs>
          <w:tab w:val="left" w:pos="1000"/>
          <w:tab w:val="right" w:leader="dot" w:pos="9620"/>
        </w:tabs>
        <w:rPr>
          <w:del w:id="1064" w:author="D'souza, Nigel [2]" w:date="2020-01-03T14:59:00Z"/>
          <w:rFonts w:asciiTheme="minorHAnsi" w:eastAsiaTheme="minorEastAsia" w:hAnsiTheme="minorHAnsi" w:cstheme="minorBidi"/>
          <w:smallCaps w:val="0"/>
          <w:noProof/>
          <w:sz w:val="22"/>
          <w:szCs w:val="22"/>
          <w:lang w:val="en-US"/>
        </w:rPr>
      </w:pPr>
      <w:del w:id="1065" w:author="D'souza, Nigel [2]" w:date="2020-01-03T14:59:00Z">
        <w:r w:rsidRPr="00CA495A" w:rsidDel="00236DC2">
          <w:rPr>
            <w:rStyle w:val="Hyperlink"/>
          </w:rPr>
          <w:delText>3.3.4.</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User Provisioning and Entitlements – Receive (approach TBD)</w:delText>
        </w:r>
        <w:r w:rsidDel="00236DC2">
          <w:rPr>
            <w:noProof/>
            <w:webHidden/>
          </w:rPr>
          <w:tab/>
          <w:delText>66</w:delText>
        </w:r>
      </w:del>
    </w:p>
    <w:p w14:paraId="3EE7203E" w14:textId="77777777" w:rsidR="007567A6" w:rsidDel="00236DC2" w:rsidRDefault="007567A6">
      <w:pPr>
        <w:pStyle w:val="TOC2"/>
        <w:tabs>
          <w:tab w:val="left" w:pos="1000"/>
          <w:tab w:val="right" w:leader="dot" w:pos="9620"/>
        </w:tabs>
        <w:rPr>
          <w:del w:id="1066" w:author="D'souza, Nigel [2]" w:date="2020-01-03T14:59:00Z"/>
          <w:rFonts w:asciiTheme="minorHAnsi" w:eastAsiaTheme="minorEastAsia" w:hAnsiTheme="minorHAnsi" w:cstheme="minorBidi"/>
          <w:smallCaps w:val="0"/>
          <w:noProof/>
          <w:sz w:val="22"/>
          <w:szCs w:val="22"/>
          <w:lang w:val="en-US"/>
        </w:rPr>
      </w:pPr>
      <w:del w:id="1067" w:author="D'souza, Nigel [2]" w:date="2020-01-03T14:59:00Z">
        <w:r w:rsidRPr="00CA495A" w:rsidDel="00236DC2">
          <w:rPr>
            <w:rStyle w:val="Hyperlink"/>
          </w:rPr>
          <w:delText>3.3.5.</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User Provisioning and Entitlements – Send (approach TBD)</w:delText>
        </w:r>
        <w:r w:rsidDel="00236DC2">
          <w:rPr>
            <w:noProof/>
            <w:webHidden/>
          </w:rPr>
          <w:tab/>
          <w:delText>67</w:delText>
        </w:r>
      </w:del>
    </w:p>
    <w:p w14:paraId="43CCD320" w14:textId="77777777" w:rsidR="007567A6" w:rsidDel="00236DC2" w:rsidRDefault="007567A6">
      <w:pPr>
        <w:pStyle w:val="TOC2"/>
        <w:tabs>
          <w:tab w:val="left" w:pos="1000"/>
          <w:tab w:val="right" w:leader="dot" w:pos="9620"/>
        </w:tabs>
        <w:rPr>
          <w:del w:id="1068" w:author="D'souza, Nigel [2]" w:date="2020-01-03T14:59:00Z"/>
          <w:rFonts w:asciiTheme="minorHAnsi" w:eastAsiaTheme="minorEastAsia" w:hAnsiTheme="minorHAnsi" w:cstheme="minorBidi"/>
          <w:smallCaps w:val="0"/>
          <w:noProof/>
          <w:sz w:val="22"/>
          <w:szCs w:val="22"/>
          <w:lang w:val="en-US"/>
        </w:rPr>
      </w:pPr>
      <w:del w:id="1069" w:author="D'souza, Nigel [2]" w:date="2020-01-03T14:59:00Z">
        <w:r w:rsidRPr="00CA495A" w:rsidDel="00236DC2">
          <w:rPr>
            <w:rStyle w:val="Hyperlink"/>
          </w:rPr>
          <w:delText>3.3.6.</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ISO20022 Payments Extract (covered elsewhere)</w:delText>
        </w:r>
        <w:r w:rsidDel="00236DC2">
          <w:rPr>
            <w:noProof/>
            <w:webHidden/>
          </w:rPr>
          <w:tab/>
          <w:delText>67</w:delText>
        </w:r>
      </w:del>
    </w:p>
    <w:p w14:paraId="23CC3BFB" w14:textId="77777777" w:rsidR="007567A6" w:rsidDel="00236DC2" w:rsidRDefault="007567A6">
      <w:pPr>
        <w:pStyle w:val="TOC2"/>
        <w:tabs>
          <w:tab w:val="left" w:pos="1000"/>
          <w:tab w:val="right" w:leader="dot" w:pos="9620"/>
        </w:tabs>
        <w:rPr>
          <w:del w:id="1070" w:author="D'souza, Nigel [2]" w:date="2020-01-03T14:59:00Z"/>
          <w:rFonts w:asciiTheme="minorHAnsi" w:eastAsiaTheme="minorEastAsia" w:hAnsiTheme="minorHAnsi" w:cstheme="minorBidi"/>
          <w:smallCaps w:val="0"/>
          <w:noProof/>
          <w:sz w:val="22"/>
          <w:szCs w:val="22"/>
          <w:lang w:val="en-US"/>
        </w:rPr>
      </w:pPr>
      <w:del w:id="1071" w:author="D'souza, Nigel [2]" w:date="2020-01-03T14:59:00Z">
        <w:r w:rsidRPr="00CA495A" w:rsidDel="00236DC2">
          <w:rPr>
            <w:rStyle w:val="Hyperlink"/>
          </w:rPr>
          <w:delText>3.3.7.</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Multi-Bank Extract</w:delText>
        </w:r>
        <w:r w:rsidDel="00236DC2">
          <w:rPr>
            <w:noProof/>
            <w:webHidden/>
          </w:rPr>
          <w:tab/>
          <w:delText>68</w:delText>
        </w:r>
      </w:del>
    </w:p>
    <w:p w14:paraId="6D25DF5A" w14:textId="77777777" w:rsidR="007567A6" w:rsidDel="00236DC2" w:rsidRDefault="007567A6">
      <w:pPr>
        <w:pStyle w:val="TOC2"/>
        <w:tabs>
          <w:tab w:val="left" w:pos="1000"/>
          <w:tab w:val="right" w:leader="dot" w:pos="9620"/>
        </w:tabs>
        <w:rPr>
          <w:del w:id="1072" w:author="D'souza, Nigel [2]" w:date="2020-01-03T14:59:00Z"/>
          <w:rFonts w:asciiTheme="minorHAnsi" w:eastAsiaTheme="minorEastAsia" w:hAnsiTheme="minorHAnsi" w:cstheme="minorBidi"/>
          <w:smallCaps w:val="0"/>
          <w:noProof/>
          <w:sz w:val="22"/>
          <w:szCs w:val="22"/>
          <w:lang w:val="en-US"/>
        </w:rPr>
      </w:pPr>
      <w:del w:id="1073" w:author="D'souza, Nigel [2]" w:date="2020-01-03T14:59:00Z">
        <w:r w:rsidRPr="00CA495A" w:rsidDel="00236DC2">
          <w:rPr>
            <w:rStyle w:val="Hyperlink"/>
          </w:rPr>
          <w:delText>3.3.8.</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Receive SWIFT Statements and Advices</w:delText>
        </w:r>
        <w:r w:rsidDel="00236DC2">
          <w:rPr>
            <w:noProof/>
            <w:webHidden/>
          </w:rPr>
          <w:tab/>
          <w:delText>69</w:delText>
        </w:r>
      </w:del>
    </w:p>
    <w:p w14:paraId="60F6715C" w14:textId="77777777" w:rsidR="007567A6" w:rsidDel="00236DC2" w:rsidRDefault="007567A6">
      <w:pPr>
        <w:pStyle w:val="TOC2"/>
        <w:tabs>
          <w:tab w:val="left" w:pos="1000"/>
          <w:tab w:val="right" w:leader="dot" w:pos="9620"/>
        </w:tabs>
        <w:rPr>
          <w:del w:id="1074" w:author="D'souza, Nigel [2]" w:date="2020-01-03T14:59:00Z"/>
          <w:rFonts w:asciiTheme="minorHAnsi" w:eastAsiaTheme="minorEastAsia" w:hAnsiTheme="minorHAnsi" w:cstheme="minorBidi"/>
          <w:smallCaps w:val="0"/>
          <w:noProof/>
          <w:sz w:val="22"/>
          <w:szCs w:val="22"/>
          <w:lang w:val="en-US"/>
        </w:rPr>
      </w:pPr>
      <w:del w:id="1075" w:author="D'souza, Nigel [2]" w:date="2020-01-03T14:59:00Z">
        <w:r w:rsidRPr="00CA495A" w:rsidDel="00236DC2">
          <w:rPr>
            <w:rStyle w:val="Hyperlink"/>
          </w:rPr>
          <w:delText>3.3.9.</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Load Alerts</w:delText>
        </w:r>
        <w:r w:rsidDel="00236DC2">
          <w:rPr>
            <w:noProof/>
            <w:webHidden/>
          </w:rPr>
          <w:tab/>
          <w:delText>70</w:delText>
        </w:r>
      </w:del>
    </w:p>
    <w:p w14:paraId="6967C563" w14:textId="77777777" w:rsidR="007567A6" w:rsidDel="00236DC2" w:rsidRDefault="007567A6">
      <w:pPr>
        <w:pStyle w:val="TOC2"/>
        <w:tabs>
          <w:tab w:val="left" w:pos="1000"/>
          <w:tab w:val="right" w:leader="dot" w:pos="9620"/>
        </w:tabs>
        <w:rPr>
          <w:del w:id="1076" w:author="D'souza, Nigel [2]" w:date="2020-01-03T14:59:00Z"/>
          <w:rFonts w:asciiTheme="minorHAnsi" w:eastAsiaTheme="minorEastAsia" w:hAnsiTheme="minorHAnsi" w:cstheme="minorBidi"/>
          <w:smallCaps w:val="0"/>
          <w:noProof/>
          <w:sz w:val="22"/>
          <w:szCs w:val="22"/>
          <w:lang w:val="en-US"/>
        </w:rPr>
      </w:pPr>
      <w:del w:id="1077" w:author="D'souza, Nigel [2]" w:date="2020-01-03T14:59:00Z">
        <w:r w:rsidRPr="00CA495A" w:rsidDel="00236DC2">
          <w:rPr>
            <w:rStyle w:val="Hyperlink"/>
          </w:rPr>
          <w:delText>3.3.10.</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Send RTP Payment (Payment Release) (RTP)</w:delText>
        </w:r>
        <w:r w:rsidDel="00236DC2">
          <w:rPr>
            <w:noProof/>
            <w:webHidden/>
          </w:rPr>
          <w:tab/>
          <w:delText>70</w:delText>
        </w:r>
      </w:del>
    </w:p>
    <w:p w14:paraId="4D0C678B" w14:textId="77777777" w:rsidR="007567A6" w:rsidDel="00236DC2" w:rsidRDefault="007567A6">
      <w:pPr>
        <w:pStyle w:val="TOC2"/>
        <w:tabs>
          <w:tab w:val="left" w:pos="1000"/>
          <w:tab w:val="right" w:leader="dot" w:pos="9620"/>
        </w:tabs>
        <w:rPr>
          <w:del w:id="1078" w:author="D'souza, Nigel [2]" w:date="2020-01-03T14:59:00Z"/>
          <w:rFonts w:asciiTheme="minorHAnsi" w:eastAsiaTheme="minorEastAsia" w:hAnsiTheme="minorHAnsi" w:cstheme="minorBidi"/>
          <w:smallCaps w:val="0"/>
          <w:noProof/>
          <w:sz w:val="22"/>
          <w:szCs w:val="22"/>
          <w:lang w:val="en-US"/>
        </w:rPr>
      </w:pPr>
      <w:del w:id="1079" w:author="D'souza, Nigel [2]" w:date="2020-01-03T14:59:00Z">
        <w:r w:rsidRPr="00CA495A" w:rsidDel="00236DC2">
          <w:rPr>
            <w:rStyle w:val="Hyperlink"/>
          </w:rPr>
          <w:delText>3.3.11.</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Receive RTP Confirmation (RTP)</w:delText>
        </w:r>
        <w:r w:rsidDel="00236DC2">
          <w:rPr>
            <w:noProof/>
            <w:webHidden/>
          </w:rPr>
          <w:tab/>
          <w:delText>70</w:delText>
        </w:r>
      </w:del>
    </w:p>
    <w:p w14:paraId="6FED0DA5" w14:textId="77777777" w:rsidR="007567A6" w:rsidDel="00236DC2" w:rsidRDefault="007567A6">
      <w:pPr>
        <w:pStyle w:val="TOC2"/>
        <w:tabs>
          <w:tab w:val="left" w:pos="1000"/>
          <w:tab w:val="right" w:leader="dot" w:pos="9620"/>
        </w:tabs>
        <w:rPr>
          <w:del w:id="1080" w:author="D'souza, Nigel [2]" w:date="2020-01-03T14:59:00Z"/>
          <w:rFonts w:asciiTheme="minorHAnsi" w:eastAsiaTheme="minorEastAsia" w:hAnsiTheme="minorHAnsi" w:cstheme="minorBidi"/>
          <w:smallCaps w:val="0"/>
          <w:noProof/>
          <w:sz w:val="22"/>
          <w:szCs w:val="22"/>
          <w:lang w:val="en-US"/>
        </w:rPr>
      </w:pPr>
      <w:del w:id="1081" w:author="D'souza, Nigel [2]" w:date="2020-01-03T14:59:00Z">
        <w:r w:rsidRPr="00CA495A" w:rsidDel="00236DC2">
          <w:rPr>
            <w:rStyle w:val="Hyperlink"/>
          </w:rPr>
          <w:delText>3.3.12.</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Receive RTP Acknowledgement (RTP)</w:delText>
        </w:r>
        <w:r w:rsidDel="00236DC2">
          <w:rPr>
            <w:noProof/>
            <w:webHidden/>
          </w:rPr>
          <w:tab/>
          <w:delText>70</w:delText>
        </w:r>
      </w:del>
    </w:p>
    <w:p w14:paraId="74315E16" w14:textId="77777777" w:rsidR="007567A6" w:rsidDel="00236DC2" w:rsidRDefault="007567A6">
      <w:pPr>
        <w:pStyle w:val="TOC2"/>
        <w:tabs>
          <w:tab w:val="left" w:pos="1000"/>
          <w:tab w:val="right" w:leader="dot" w:pos="9620"/>
        </w:tabs>
        <w:rPr>
          <w:del w:id="1082" w:author="D'souza, Nigel [2]" w:date="2020-01-03T14:59:00Z"/>
          <w:rFonts w:asciiTheme="minorHAnsi" w:eastAsiaTheme="minorEastAsia" w:hAnsiTheme="minorHAnsi" w:cstheme="minorBidi"/>
          <w:smallCaps w:val="0"/>
          <w:noProof/>
          <w:sz w:val="22"/>
          <w:szCs w:val="22"/>
          <w:lang w:val="en-US"/>
        </w:rPr>
      </w:pPr>
      <w:del w:id="1083" w:author="D'souza, Nigel [2]" w:date="2020-01-03T14:59:00Z">
        <w:r w:rsidRPr="00CA495A" w:rsidDel="00236DC2">
          <w:rPr>
            <w:rStyle w:val="Hyperlink"/>
          </w:rPr>
          <w:delText>3.3.13.</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Receive Request for Information (RTP)</w:delText>
        </w:r>
        <w:r w:rsidDel="00236DC2">
          <w:rPr>
            <w:noProof/>
            <w:webHidden/>
          </w:rPr>
          <w:tab/>
          <w:delText>70</w:delText>
        </w:r>
      </w:del>
    </w:p>
    <w:p w14:paraId="24F3689B" w14:textId="77777777" w:rsidR="007567A6" w:rsidDel="00236DC2" w:rsidRDefault="007567A6">
      <w:pPr>
        <w:pStyle w:val="TOC2"/>
        <w:tabs>
          <w:tab w:val="left" w:pos="1000"/>
          <w:tab w:val="right" w:leader="dot" w:pos="9620"/>
        </w:tabs>
        <w:rPr>
          <w:del w:id="1084" w:author="D'souza, Nigel [2]" w:date="2020-01-03T14:59:00Z"/>
          <w:rFonts w:asciiTheme="minorHAnsi" w:eastAsiaTheme="minorEastAsia" w:hAnsiTheme="minorHAnsi" w:cstheme="minorBidi"/>
          <w:smallCaps w:val="0"/>
          <w:noProof/>
          <w:sz w:val="22"/>
          <w:szCs w:val="22"/>
          <w:lang w:val="en-US"/>
        </w:rPr>
      </w:pPr>
      <w:del w:id="1085" w:author="D'souza, Nigel [2]" w:date="2020-01-03T14:59:00Z">
        <w:r w:rsidRPr="00CA495A" w:rsidDel="00236DC2">
          <w:rPr>
            <w:rStyle w:val="Hyperlink"/>
          </w:rPr>
          <w:delText>3.3.14.</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Respond to Request for Information (RTP)</w:delText>
        </w:r>
        <w:r w:rsidDel="00236DC2">
          <w:rPr>
            <w:noProof/>
            <w:webHidden/>
          </w:rPr>
          <w:tab/>
          <w:delText>71</w:delText>
        </w:r>
      </w:del>
    </w:p>
    <w:p w14:paraId="2900CA77" w14:textId="77777777" w:rsidR="007567A6" w:rsidDel="00236DC2" w:rsidRDefault="007567A6">
      <w:pPr>
        <w:pStyle w:val="TOC2"/>
        <w:tabs>
          <w:tab w:val="left" w:pos="1000"/>
          <w:tab w:val="right" w:leader="dot" w:pos="9620"/>
        </w:tabs>
        <w:rPr>
          <w:del w:id="1086" w:author="D'souza, Nigel [2]" w:date="2020-01-03T14:59:00Z"/>
          <w:rFonts w:asciiTheme="minorHAnsi" w:eastAsiaTheme="minorEastAsia" w:hAnsiTheme="minorHAnsi" w:cstheme="minorBidi"/>
          <w:smallCaps w:val="0"/>
          <w:noProof/>
          <w:sz w:val="22"/>
          <w:szCs w:val="22"/>
          <w:lang w:val="en-US"/>
        </w:rPr>
      </w:pPr>
      <w:del w:id="1087" w:author="D'souza, Nigel [2]" w:date="2020-01-03T14:59:00Z">
        <w:r w:rsidRPr="00CA495A" w:rsidDel="00236DC2">
          <w:rPr>
            <w:rStyle w:val="Hyperlink"/>
          </w:rPr>
          <w:delText>3.3.15.</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Confirmation that Response was received (RTP)</w:delText>
        </w:r>
        <w:r w:rsidDel="00236DC2">
          <w:rPr>
            <w:noProof/>
            <w:webHidden/>
          </w:rPr>
          <w:tab/>
          <w:delText>71</w:delText>
        </w:r>
      </w:del>
    </w:p>
    <w:p w14:paraId="1E640E00" w14:textId="77777777" w:rsidR="007567A6" w:rsidDel="00236DC2" w:rsidRDefault="007567A6">
      <w:pPr>
        <w:pStyle w:val="TOC2"/>
        <w:tabs>
          <w:tab w:val="left" w:pos="1000"/>
          <w:tab w:val="right" w:leader="dot" w:pos="9620"/>
        </w:tabs>
        <w:rPr>
          <w:del w:id="1088" w:author="D'souza, Nigel [2]" w:date="2020-01-03T14:59:00Z"/>
          <w:rFonts w:asciiTheme="minorHAnsi" w:eastAsiaTheme="minorEastAsia" w:hAnsiTheme="minorHAnsi" w:cstheme="minorBidi"/>
          <w:smallCaps w:val="0"/>
          <w:noProof/>
          <w:sz w:val="22"/>
          <w:szCs w:val="22"/>
          <w:lang w:val="en-US"/>
        </w:rPr>
      </w:pPr>
      <w:del w:id="1089" w:author="D'souza, Nigel [2]" w:date="2020-01-03T14:59:00Z">
        <w:r w:rsidRPr="00CA495A" w:rsidDel="00236DC2">
          <w:rPr>
            <w:rStyle w:val="Hyperlink"/>
          </w:rPr>
          <w:delText>3.3.16.</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Receive Incoming RTP (RTP)</w:delText>
        </w:r>
        <w:r w:rsidDel="00236DC2">
          <w:rPr>
            <w:noProof/>
            <w:webHidden/>
          </w:rPr>
          <w:tab/>
          <w:delText>71</w:delText>
        </w:r>
      </w:del>
    </w:p>
    <w:p w14:paraId="7F79D682" w14:textId="77777777" w:rsidR="007567A6" w:rsidDel="00236DC2" w:rsidRDefault="007567A6">
      <w:pPr>
        <w:pStyle w:val="TOC2"/>
        <w:tabs>
          <w:tab w:val="left" w:pos="1000"/>
          <w:tab w:val="right" w:leader="dot" w:pos="9620"/>
        </w:tabs>
        <w:rPr>
          <w:del w:id="1090" w:author="D'souza, Nigel [2]" w:date="2020-01-03T14:59:00Z"/>
          <w:rFonts w:asciiTheme="minorHAnsi" w:eastAsiaTheme="minorEastAsia" w:hAnsiTheme="minorHAnsi" w:cstheme="minorBidi"/>
          <w:smallCaps w:val="0"/>
          <w:noProof/>
          <w:sz w:val="22"/>
          <w:szCs w:val="22"/>
          <w:lang w:val="en-US"/>
        </w:rPr>
      </w:pPr>
      <w:del w:id="1091" w:author="D'souza, Nigel [2]" w:date="2020-01-03T14:59:00Z">
        <w:r w:rsidRPr="00CA495A" w:rsidDel="00236DC2">
          <w:rPr>
            <w:rStyle w:val="Hyperlink"/>
          </w:rPr>
          <w:delText>3.3.17.</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Send Request for Information (RTP)</w:delText>
        </w:r>
        <w:r w:rsidDel="00236DC2">
          <w:rPr>
            <w:noProof/>
            <w:webHidden/>
          </w:rPr>
          <w:tab/>
          <w:delText>71</w:delText>
        </w:r>
      </w:del>
    </w:p>
    <w:p w14:paraId="0027487E" w14:textId="77777777" w:rsidR="007567A6" w:rsidDel="00236DC2" w:rsidRDefault="007567A6">
      <w:pPr>
        <w:pStyle w:val="TOC2"/>
        <w:tabs>
          <w:tab w:val="left" w:pos="1000"/>
          <w:tab w:val="right" w:leader="dot" w:pos="9620"/>
        </w:tabs>
        <w:rPr>
          <w:del w:id="1092" w:author="D'souza, Nigel [2]" w:date="2020-01-03T14:59:00Z"/>
          <w:rFonts w:asciiTheme="minorHAnsi" w:eastAsiaTheme="minorEastAsia" w:hAnsiTheme="minorHAnsi" w:cstheme="minorBidi"/>
          <w:smallCaps w:val="0"/>
          <w:noProof/>
          <w:sz w:val="22"/>
          <w:szCs w:val="22"/>
          <w:lang w:val="en-US"/>
        </w:rPr>
      </w:pPr>
      <w:del w:id="1093" w:author="D'souza, Nigel [2]" w:date="2020-01-03T14:59:00Z">
        <w:r w:rsidRPr="00CA495A" w:rsidDel="00236DC2">
          <w:rPr>
            <w:rStyle w:val="Hyperlink"/>
          </w:rPr>
          <w:delText>3.3.18.</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Receive Request for Information Response (RTP)</w:delText>
        </w:r>
        <w:r w:rsidDel="00236DC2">
          <w:rPr>
            <w:noProof/>
            <w:webHidden/>
          </w:rPr>
          <w:tab/>
          <w:delText>71</w:delText>
        </w:r>
      </w:del>
    </w:p>
    <w:p w14:paraId="7E14C8A3" w14:textId="77777777" w:rsidR="007567A6" w:rsidDel="00236DC2" w:rsidRDefault="007567A6">
      <w:pPr>
        <w:pStyle w:val="TOC2"/>
        <w:tabs>
          <w:tab w:val="left" w:pos="1000"/>
          <w:tab w:val="right" w:leader="dot" w:pos="9620"/>
        </w:tabs>
        <w:rPr>
          <w:del w:id="1094" w:author="D'souza, Nigel [2]" w:date="2020-01-03T14:59:00Z"/>
          <w:rFonts w:asciiTheme="minorHAnsi" w:eastAsiaTheme="minorEastAsia" w:hAnsiTheme="minorHAnsi" w:cstheme="minorBidi"/>
          <w:smallCaps w:val="0"/>
          <w:noProof/>
          <w:sz w:val="22"/>
          <w:szCs w:val="22"/>
          <w:lang w:val="en-US"/>
        </w:rPr>
      </w:pPr>
      <w:del w:id="1095" w:author="D'souza, Nigel [2]" w:date="2020-01-03T14:59:00Z">
        <w:r w:rsidRPr="00CA495A" w:rsidDel="00236DC2">
          <w:rPr>
            <w:rStyle w:val="Hyperlink"/>
          </w:rPr>
          <w:delText>3.3.19.</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Send Payment Acknowledgement (RTP)</w:delText>
        </w:r>
        <w:r w:rsidDel="00236DC2">
          <w:rPr>
            <w:noProof/>
            <w:webHidden/>
          </w:rPr>
          <w:tab/>
          <w:delText>72</w:delText>
        </w:r>
      </w:del>
    </w:p>
    <w:p w14:paraId="7E61FE43" w14:textId="77777777" w:rsidR="007567A6" w:rsidDel="00236DC2" w:rsidRDefault="007567A6">
      <w:pPr>
        <w:pStyle w:val="TOC2"/>
        <w:tabs>
          <w:tab w:val="left" w:pos="800"/>
          <w:tab w:val="right" w:leader="dot" w:pos="9620"/>
        </w:tabs>
        <w:rPr>
          <w:del w:id="1096" w:author="D'souza, Nigel [2]" w:date="2020-01-03T14:59:00Z"/>
          <w:rFonts w:asciiTheme="minorHAnsi" w:eastAsiaTheme="minorEastAsia" w:hAnsiTheme="minorHAnsi" w:cstheme="minorBidi"/>
          <w:smallCaps w:val="0"/>
          <w:noProof/>
          <w:sz w:val="22"/>
          <w:szCs w:val="22"/>
          <w:lang w:val="en-US"/>
        </w:rPr>
      </w:pPr>
      <w:del w:id="1097" w:author="D'souza, Nigel [2]" w:date="2020-01-03T14:59:00Z">
        <w:r w:rsidRPr="00CA495A" w:rsidDel="00236DC2">
          <w:rPr>
            <w:rStyle w:val="Hyperlink"/>
          </w:rPr>
          <w:delText>3.4.</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Customer Migration Utilities</w:delText>
        </w:r>
        <w:r w:rsidDel="00236DC2">
          <w:rPr>
            <w:noProof/>
            <w:webHidden/>
          </w:rPr>
          <w:tab/>
          <w:delText>72</w:delText>
        </w:r>
      </w:del>
    </w:p>
    <w:p w14:paraId="106451E5" w14:textId="77777777" w:rsidR="007567A6" w:rsidDel="00236DC2" w:rsidRDefault="007567A6">
      <w:pPr>
        <w:pStyle w:val="TOC2"/>
        <w:tabs>
          <w:tab w:val="left" w:pos="1000"/>
          <w:tab w:val="right" w:leader="dot" w:pos="9620"/>
        </w:tabs>
        <w:rPr>
          <w:del w:id="1098" w:author="D'souza, Nigel [2]" w:date="2020-01-03T14:59:00Z"/>
          <w:rFonts w:asciiTheme="minorHAnsi" w:eastAsiaTheme="minorEastAsia" w:hAnsiTheme="minorHAnsi" w:cstheme="minorBidi"/>
          <w:smallCaps w:val="0"/>
          <w:noProof/>
          <w:sz w:val="22"/>
          <w:szCs w:val="22"/>
          <w:lang w:val="en-US"/>
        </w:rPr>
      </w:pPr>
      <w:del w:id="1099" w:author="D'souza, Nigel [2]" w:date="2020-01-03T14:59:00Z">
        <w:r w:rsidRPr="00CA495A" w:rsidDel="00236DC2">
          <w:rPr>
            <w:rStyle w:val="Hyperlink"/>
          </w:rPr>
          <w:delText>3.4.1.</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Customer Setup</w:delText>
        </w:r>
        <w:r w:rsidDel="00236DC2">
          <w:rPr>
            <w:noProof/>
            <w:webHidden/>
          </w:rPr>
          <w:tab/>
          <w:delText>72</w:delText>
        </w:r>
      </w:del>
    </w:p>
    <w:p w14:paraId="73A673EA" w14:textId="77777777" w:rsidR="007567A6" w:rsidDel="00236DC2" w:rsidRDefault="007567A6">
      <w:pPr>
        <w:pStyle w:val="TOC2"/>
        <w:tabs>
          <w:tab w:val="left" w:pos="1000"/>
          <w:tab w:val="right" w:leader="dot" w:pos="9620"/>
        </w:tabs>
        <w:rPr>
          <w:del w:id="1100" w:author="D'souza, Nigel [2]" w:date="2020-01-03T14:59:00Z"/>
          <w:rFonts w:asciiTheme="minorHAnsi" w:eastAsiaTheme="minorEastAsia" w:hAnsiTheme="minorHAnsi" w:cstheme="minorBidi"/>
          <w:smallCaps w:val="0"/>
          <w:noProof/>
          <w:sz w:val="22"/>
          <w:szCs w:val="22"/>
          <w:lang w:val="en-US"/>
        </w:rPr>
      </w:pPr>
      <w:del w:id="1101" w:author="D'souza, Nigel [2]" w:date="2020-01-03T14:59:00Z">
        <w:r w:rsidRPr="00CA495A" w:rsidDel="00236DC2">
          <w:rPr>
            <w:rStyle w:val="Hyperlink"/>
          </w:rPr>
          <w:delText>3.4.2.</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Wire Templates</w:delText>
        </w:r>
        <w:r w:rsidDel="00236DC2">
          <w:rPr>
            <w:noProof/>
            <w:webHidden/>
          </w:rPr>
          <w:tab/>
          <w:delText>72</w:delText>
        </w:r>
      </w:del>
    </w:p>
    <w:p w14:paraId="53B9BAEA" w14:textId="77777777" w:rsidR="007567A6" w:rsidDel="00236DC2" w:rsidRDefault="007567A6">
      <w:pPr>
        <w:pStyle w:val="TOC2"/>
        <w:tabs>
          <w:tab w:val="left" w:pos="1000"/>
          <w:tab w:val="right" w:leader="dot" w:pos="9620"/>
        </w:tabs>
        <w:rPr>
          <w:del w:id="1102" w:author="D'souza, Nigel [2]" w:date="2020-01-03T14:59:00Z"/>
          <w:rFonts w:asciiTheme="minorHAnsi" w:eastAsiaTheme="minorEastAsia" w:hAnsiTheme="minorHAnsi" w:cstheme="minorBidi"/>
          <w:smallCaps w:val="0"/>
          <w:noProof/>
          <w:sz w:val="22"/>
          <w:szCs w:val="22"/>
          <w:lang w:val="en-US"/>
        </w:rPr>
      </w:pPr>
      <w:del w:id="1103" w:author="D'souza, Nigel [2]" w:date="2020-01-03T14:59:00Z">
        <w:r w:rsidRPr="00CA495A" w:rsidDel="00236DC2">
          <w:rPr>
            <w:rStyle w:val="Hyperlink"/>
          </w:rPr>
          <w:delText>3.4.3.</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ACH Templates</w:delText>
        </w:r>
        <w:r w:rsidDel="00236DC2">
          <w:rPr>
            <w:noProof/>
            <w:webHidden/>
          </w:rPr>
          <w:tab/>
          <w:delText>72</w:delText>
        </w:r>
      </w:del>
    </w:p>
    <w:p w14:paraId="174473DC" w14:textId="77777777" w:rsidR="007567A6" w:rsidDel="00236DC2" w:rsidRDefault="007567A6">
      <w:pPr>
        <w:pStyle w:val="TOC2"/>
        <w:tabs>
          <w:tab w:val="left" w:pos="1000"/>
          <w:tab w:val="right" w:leader="dot" w:pos="9620"/>
        </w:tabs>
        <w:rPr>
          <w:del w:id="1104" w:author="D'souza, Nigel [2]" w:date="2020-01-03T14:59:00Z"/>
          <w:rFonts w:asciiTheme="minorHAnsi" w:eastAsiaTheme="minorEastAsia" w:hAnsiTheme="minorHAnsi" w:cstheme="minorBidi"/>
          <w:smallCaps w:val="0"/>
          <w:noProof/>
          <w:sz w:val="22"/>
          <w:szCs w:val="22"/>
          <w:lang w:val="en-US"/>
        </w:rPr>
      </w:pPr>
      <w:del w:id="1105" w:author="D'souza, Nigel [2]" w:date="2020-01-03T14:59:00Z">
        <w:r w:rsidRPr="00CA495A" w:rsidDel="00236DC2">
          <w:rPr>
            <w:rStyle w:val="Hyperlink"/>
          </w:rPr>
          <w:delText>3.4.4.</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Import Maps</w:delText>
        </w:r>
        <w:r w:rsidDel="00236DC2">
          <w:rPr>
            <w:noProof/>
            <w:webHidden/>
          </w:rPr>
          <w:tab/>
          <w:delText>72</w:delText>
        </w:r>
      </w:del>
    </w:p>
    <w:p w14:paraId="381D7206" w14:textId="77777777" w:rsidR="007567A6" w:rsidDel="00236DC2" w:rsidRDefault="007567A6">
      <w:pPr>
        <w:pStyle w:val="TOC2"/>
        <w:tabs>
          <w:tab w:val="left" w:pos="1000"/>
          <w:tab w:val="right" w:leader="dot" w:pos="9620"/>
        </w:tabs>
        <w:rPr>
          <w:del w:id="1106" w:author="D'souza, Nigel [2]" w:date="2020-01-03T14:59:00Z"/>
          <w:rFonts w:asciiTheme="minorHAnsi" w:eastAsiaTheme="minorEastAsia" w:hAnsiTheme="minorHAnsi" w:cstheme="minorBidi"/>
          <w:smallCaps w:val="0"/>
          <w:noProof/>
          <w:sz w:val="22"/>
          <w:szCs w:val="22"/>
          <w:lang w:val="en-US"/>
        </w:rPr>
      </w:pPr>
      <w:del w:id="1107" w:author="D'souza, Nigel [2]" w:date="2020-01-03T14:59:00Z">
        <w:r w:rsidRPr="00CA495A" w:rsidDel="00236DC2">
          <w:rPr>
            <w:rStyle w:val="Hyperlink"/>
          </w:rPr>
          <w:delText>3.4.5.</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Scheduled Payments</w:delText>
        </w:r>
        <w:r w:rsidDel="00236DC2">
          <w:rPr>
            <w:noProof/>
            <w:webHidden/>
          </w:rPr>
          <w:tab/>
          <w:delText>73</w:delText>
        </w:r>
      </w:del>
    </w:p>
    <w:p w14:paraId="5CAC255F" w14:textId="77777777" w:rsidR="007567A6" w:rsidDel="00236DC2" w:rsidRDefault="007567A6">
      <w:pPr>
        <w:pStyle w:val="TOC2"/>
        <w:tabs>
          <w:tab w:val="left" w:pos="1000"/>
          <w:tab w:val="right" w:leader="dot" w:pos="9620"/>
        </w:tabs>
        <w:rPr>
          <w:del w:id="1108" w:author="D'souza, Nigel [2]" w:date="2020-01-03T14:59:00Z"/>
          <w:rFonts w:asciiTheme="minorHAnsi" w:eastAsiaTheme="minorEastAsia" w:hAnsiTheme="minorHAnsi" w:cstheme="minorBidi"/>
          <w:smallCaps w:val="0"/>
          <w:noProof/>
          <w:sz w:val="22"/>
          <w:szCs w:val="22"/>
          <w:lang w:val="en-US"/>
        </w:rPr>
      </w:pPr>
      <w:del w:id="1109" w:author="D'souza, Nigel [2]" w:date="2020-01-03T14:59:00Z">
        <w:r w:rsidRPr="00CA495A" w:rsidDel="00236DC2">
          <w:rPr>
            <w:rStyle w:val="Hyperlink"/>
          </w:rPr>
          <w:delText>3.4.6.</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Historical Balance and Transactions</w:delText>
        </w:r>
        <w:r w:rsidDel="00236DC2">
          <w:rPr>
            <w:noProof/>
            <w:webHidden/>
          </w:rPr>
          <w:tab/>
          <w:delText>73</w:delText>
        </w:r>
      </w:del>
    </w:p>
    <w:p w14:paraId="53229B81" w14:textId="77777777" w:rsidR="007567A6" w:rsidDel="00236DC2" w:rsidRDefault="007567A6">
      <w:pPr>
        <w:pStyle w:val="TOC2"/>
        <w:tabs>
          <w:tab w:val="left" w:pos="1000"/>
          <w:tab w:val="right" w:leader="dot" w:pos="9620"/>
        </w:tabs>
        <w:rPr>
          <w:del w:id="1110" w:author="D'souza, Nigel [2]" w:date="2020-01-03T14:59:00Z"/>
          <w:rFonts w:asciiTheme="minorHAnsi" w:eastAsiaTheme="minorEastAsia" w:hAnsiTheme="minorHAnsi" w:cstheme="minorBidi"/>
          <w:smallCaps w:val="0"/>
          <w:noProof/>
          <w:sz w:val="22"/>
          <w:szCs w:val="22"/>
          <w:lang w:val="en-US"/>
        </w:rPr>
      </w:pPr>
      <w:del w:id="1111" w:author="D'souza, Nigel [2]" w:date="2020-01-03T14:59:00Z">
        <w:r w:rsidRPr="00CA495A" w:rsidDel="00236DC2">
          <w:rPr>
            <w:rStyle w:val="Hyperlink"/>
          </w:rPr>
          <w:delText>3.4.7.</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Transfer Templates</w:delText>
        </w:r>
        <w:r w:rsidDel="00236DC2">
          <w:rPr>
            <w:noProof/>
            <w:webHidden/>
          </w:rPr>
          <w:tab/>
          <w:delText>74</w:delText>
        </w:r>
      </w:del>
    </w:p>
    <w:p w14:paraId="71B49693" w14:textId="77777777" w:rsidR="007567A6" w:rsidDel="00236DC2" w:rsidRDefault="007567A6">
      <w:pPr>
        <w:pStyle w:val="TOC2"/>
        <w:tabs>
          <w:tab w:val="left" w:pos="800"/>
          <w:tab w:val="right" w:leader="dot" w:pos="9620"/>
        </w:tabs>
        <w:rPr>
          <w:del w:id="1112" w:author="D'souza, Nigel [2]" w:date="2020-01-03T14:59:00Z"/>
          <w:rFonts w:asciiTheme="minorHAnsi" w:eastAsiaTheme="minorEastAsia" w:hAnsiTheme="minorHAnsi" w:cstheme="minorBidi"/>
          <w:smallCaps w:val="0"/>
          <w:noProof/>
          <w:sz w:val="22"/>
          <w:szCs w:val="22"/>
          <w:lang w:val="en-US"/>
        </w:rPr>
      </w:pPr>
      <w:del w:id="1113" w:author="D'souza, Nigel [2]" w:date="2020-01-03T14:59:00Z">
        <w:r w:rsidRPr="00CA495A" w:rsidDel="00236DC2">
          <w:rPr>
            <w:rStyle w:val="Hyperlink"/>
          </w:rPr>
          <w:delText>3.5.</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Customer Import/Export Functions</w:delText>
        </w:r>
        <w:r w:rsidDel="00236DC2">
          <w:rPr>
            <w:noProof/>
            <w:webHidden/>
          </w:rPr>
          <w:tab/>
          <w:delText>74</w:delText>
        </w:r>
      </w:del>
    </w:p>
    <w:p w14:paraId="38018921" w14:textId="77777777" w:rsidR="007567A6" w:rsidDel="00236DC2" w:rsidRDefault="007567A6">
      <w:pPr>
        <w:pStyle w:val="TOC2"/>
        <w:tabs>
          <w:tab w:val="left" w:pos="1000"/>
          <w:tab w:val="right" w:leader="dot" w:pos="9620"/>
        </w:tabs>
        <w:rPr>
          <w:del w:id="1114" w:author="D'souza, Nigel [2]" w:date="2020-01-03T14:59:00Z"/>
          <w:rFonts w:asciiTheme="minorHAnsi" w:eastAsiaTheme="minorEastAsia" w:hAnsiTheme="minorHAnsi" w:cstheme="minorBidi"/>
          <w:smallCaps w:val="0"/>
          <w:noProof/>
          <w:sz w:val="22"/>
          <w:szCs w:val="22"/>
          <w:lang w:val="en-US"/>
        </w:rPr>
      </w:pPr>
      <w:del w:id="1115" w:author="D'souza, Nigel [2]" w:date="2020-01-03T14:59:00Z">
        <w:r w:rsidRPr="00CA495A" w:rsidDel="00236DC2">
          <w:rPr>
            <w:rStyle w:val="Hyperlink"/>
          </w:rPr>
          <w:delText>3.5.1.</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Quick Books Export Web Connect</w:delText>
        </w:r>
        <w:r w:rsidDel="00236DC2">
          <w:rPr>
            <w:noProof/>
            <w:webHidden/>
          </w:rPr>
          <w:tab/>
          <w:delText>74</w:delText>
        </w:r>
      </w:del>
    </w:p>
    <w:p w14:paraId="2DF6770E" w14:textId="77777777" w:rsidR="007567A6" w:rsidDel="00236DC2" w:rsidRDefault="007567A6">
      <w:pPr>
        <w:pStyle w:val="TOC2"/>
        <w:tabs>
          <w:tab w:val="left" w:pos="1000"/>
          <w:tab w:val="right" w:leader="dot" w:pos="9620"/>
        </w:tabs>
        <w:rPr>
          <w:del w:id="1116" w:author="D'souza, Nigel [2]" w:date="2020-01-03T14:59:00Z"/>
          <w:rFonts w:asciiTheme="minorHAnsi" w:eastAsiaTheme="minorEastAsia" w:hAnsiTheme="minorHAnsi" w:cstheme="minorBidi"/>
          <w:smallCaps w:val="0"/>
          <w:noProof/>
          <w:sz w:val="22"/>
          <w:szCs w:val="22"/>
          <w:lang w:val="en-US"/>
        </w:rPr>
      </w:pPr>
      <w:del w:id="1117" w:author="D'souza, Nigel [2]" w:date="2020-01-03T14:59:00Z">
        <w:r w:rsidRPr="00CA495A" w:rsidDel="00236DC2">
          <w:rPr>
            <w:rStyle w:val="Hyperlink"/>
          </w:rPr>
          <w:delText>3.5.2.</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Quicken Export Web Connect</w:delText>
        </w:r>
        <w:r w:rsidDel="00236DC2">
          <w:rPr>
            <w:noProof/>
            <w:webHidden/>
          </w:rPr>
          <w:tab/>
          <w:delText>74</w:delText>
        </w:r>
      </w:del>
    </w:p>
    <w:p w14:paraId="6342132C" w14:textId="77777777" w:rsidR="007567A6" w:rsidDel="00236DC2" w:rsidRDefault="007567A6">
      <w:pPr>
        <w:pStyle w:val="TOC2"/>
        <w:tabs>
          <w:tab w:val="left" w:pos="1000"/>
          <w:tab w:val="right" w:leader="dot" w:pos="9620"/>
        </w:tabs>
        <w:rPr>
          <w:del w:id="1118" w:author="D'souza, Nigel [2]" w:date="2020-01-03T14:59:00Z"/>
          <w:rFonts w:asciiTheme="minorHAnsi" w:eastAsiaTheme="minorEastAsia" w:hAnsiTheme="minorHAnsi" w:cstheme="minorBidi"/>
          <w:smallCaps w:val="0"/>
          <w:noProof/>
          <w:sz w:val="22"/>
          <w:szCs w:val="22"/>
          <w:lang w:val="en-US"/>
        </w:rPr>
      </w:pPr>
      <w:del w:id="1119" w:author="D'souza, Nigel [2]" w:date="2020-01-03T14:59:00Z">
        <w:r w:rsidRPr="00CA495A" w:rsidDel="00236DC2">
          <w:rPr>
            <w:rStyle w:val="Hyperlink"/>
          </w:rPr>
          <w:delText>3.5.3.</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Quick Books Export Direct Connect</w:delText>
        </w:r>
        <w:r w:rsidDel="00236DC2">
          <w:rPr>
            <w:noProof/>
            <w:webHidden/>
          </w:rPr>
          <w:tab/>
          <w:delText>74</w:delText>
        </w:r>
      </w:del>
    </w:p>
    <w:p w14:paraId="78E67CF0" w14:textId="77777777" w:rsidR="007567A6" w:rsidDel="00236DC2" w:rsidRDefault="007567A6">
      <w:pPr>
        <w:pStyle w:val="TOC2"/>
        <w:tabs>
          <w:tab w:val="left" w:pos="1000"/>
          <w:tab w:val="right" w:leader="dot" w:pos="9620"/>
        </w:tabs>
        <w:rPr>
          <w:del w:id="1120" w:author="D'souza, Nigel [2]" w:date="2020-01-03T14:59:00Z"/>
          <w:rFonts w:asciiTheme="minorHAnsi" w:eastAsiaTheme="minorEastAsia" w:hAnsiTheme="minorHAnsi" w:cstheme="minorBidi"/>
          <w:smallCaps w:val="0"/>
          <w:noProof/>
          <w:sz w:val="22"/>
          <w:szCs w:val="22"/>
          <w:lang w:val="en-US"/>
        </w:rPr>
      </w:pPr>
      <w:del w:id="1121" w:author="D'souza, Nigel [2]" w:date="2020-01-03T14:59:00Z">
        <w:r w:rsidRPr="00CA495A" w:rsidDel="00236DC2">
          <w:rPr>
            <w:rStyle w:val="Hyperlink"/>
          </w:rPr>
          <w:delText>3.5.4.</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Quicken Export Direct Connect</w:delText>
        </w:r>
        <w:r w:rsidDel="00236DC2">
          <w:rPr>
            <w:noProof/>
            <w:webHidden/>
          </w:rPr>
          <w:tab/>
          <w:delText>74</w:delText>
        </w:r>
      </w:del>
    </w:p>
    <w:p w14:paraId="3D53E9FD" w14:textId="77777777" w:rsidR="007567A6" w:rsidDel="00236DC2" w:rsidRDefault="007567A6">
      <w:pPr>
        <w:pStyle w:val="TOC2"/>
        <w:tabs>
          <w:tab w:val="left" w:pos="1000"/>
          <w:tab w:val="right" w:leader="dot" w:pos="9620"/>
        </w:tabs>
        <w:rPr>
          <w:del w:id="1122" w:author="D'souza, Nigel [2]" w:date="2020-01-03T14:59:00Z"/>
          <w:rFonts w:asciiTheme="minorHAnsi" w:eastAsiaTheme="minorEastAsia" w:hAnsiTheme="minorHAnsi" w:cstheme="minorBidi"/>
          <w:smallCaps w:val="0"/>
          <w:noProof/>
          <w:sz w:val="22"/>
          <w:szCs w:val="22"/>
          <w:lang w:val="en-US"/>
        </w:rPr>
      </w:pPr>
      <w:del w:id="1123" w:author="D'souza, Nigel [2]" w:date="2020-01-03T14:59:00Z">
        <w:r w:rsidRPr="00CA495A" w:rsidDel="00236DC2">
          <w:rPr>
            <w:rStyle w:val="Hyperlink"/>
          </w:rPr>
          <w:delText>3.5.5.</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BAI Export</w:delText>
        </w:r>
        <w:r w:rsidDel="00236DC2">
          <w:rPr>
            <w:noProof/>
            <w:webHidden/>
          </w:rPr>
          <w:tab/>
          <w:delText>74</w:delText>
        </w:r>
      </w:del>
    </w:p>
    <w:p w14:paraId="574470D7" w14:textId="77777777" w:rsidR="007567A6" w:rsidDel="00236DC2" w:rsidRDefault="007567A6">
      <w:pPr>
        <w:pStyle w:val="TOC2"/>
        <w:tabs>
          <w:tab w:val="left" w:pos="1000"/>
          <w:tab w:val="right" w:leader="dot" w:pos="9620"/>
        </w:tabs>
        <w:rPr>
          <w:del w:id="1124" w:author="D'souza, Nigel [2]" w:date="2020-01-03T14:59:00Z"/>
          <w:rFonts w:asciiTheme="minorHAnsi" w:eastAsiaTheme="minorEastAsia" w:hAnsiTheme="minorHAnsi" w:cstheme="minorBidi"/>
          <w:smallCaps w:val="0"/>
          <w:noProof/>
          <w:sz w:val="22"/>
          <w:szCs w:val="22"/>
          <w:lang w:val="en-US"/>
        </w:rPr>
      </w:pPr>
      <w:del w:id="1125" w:author="D'souza, Nigel [2]" w:date="2020-01-03T14:59:00Z">
        <w:r w:rsidRPr="00CA495A" w:rsidDel="00236DC2">
          <w:rPr>
            <w:rStyle w:val="Hyperlink"/>
          </w:rPr>
          <w:delText>3.5.6.</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CSV Export</w:delText>
        </w:r>
        <w:r w:rsidDel="00236DC2">
          <w:rPr>
            <w:noProof/>
            <w:webHidden/>
          </w:rPr>
          <w:tab/>
          <w:delText>75</w:delText>
        </w:r>
      </w:del>
    </w:p>
    <w:p w14:paraId="77A9D174" w14:textId="77777777" w:rsidR="007567A6" w:rsidDel="00236DC2" w:rsidRDefault="007567A6">
      <w:pPr>
        <w:pStyle w:val="TOC2"/>
        <w:tabs>
          <w:tab w:val="left" w:pos="1000"/>
          <w:tab w:val="right" w:leader="dot" w:pos="9620"/>
        </w:tabs>
        <w:rPr>
          <w:del w:id="1126" w:author="D'souza, Nigel [2]" w:date="2020-01-03T14:59:00Z"/>
          <w:rFonts w:asciiTheme="minorHAnsi" w:eastAsiaTheme="minorEastAsia" w:hAnsiTheme="minorHAnsi" w:cstheme="minorBidi"/>
          <w:smallCaps w:val="0"/>
          <w:noProof/>
          <w:sz w:val="22"/>
          <w:szCs w:val="22"/>
          <w:lang w:val="en-US"/>
        </w:rPr>
      </w:pPr>
      <w:del w:id="1127" w:author="D'souza, Nigel [2]" w:date="2020-01-03T14:59:00Z">
        <w:r w:rsidRPr="00CA495A" w:rsidDel="00236DC2">
          <w:rPr>
            <w:rStyle w:val="Hyperlink"/>
          </w:rPr>
          <w:delText>3.5.7.</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SWIFT MT94xx Export</w:delText>
        </w:r>
        <w:r w:rsidDel="00236DC2">
          <w:rPr>
            <w:noProof/>
            <w:webHidden/>
          </w:rPr>
          <w:tab/>
          <w:delText>75</w:delText>
        </w:r>
      </w:del>
    </w:p>
    <w:p w14:paraId="48D537D1" w14:textId="77777777" w:rsidR="007567A6" w:rsidDel="00236DC2" w:rsidRDefault="007567A6">
      <w:pPr>
        <w:pStyle w:val="TOC2"/>
        <w:tabs>
          <w:tab w:val="left" w:pos="1000"/>
          <w:tab w:val="right" w:leader="dot" w:pos="9620"/>
        </w:tabs>
        <w:rPr>
          <w:del w:id="1128" w:author="D'souza, Nigel [2]" w:date="2020-01-03T14:59:00Z"/>
          <w:rFonts w:asciiTheme="minorHAnsi" w:eastAsiaTheme="minorEastAsia" w:hAnsiTheme="minorHAnsi" w:cstheme="minorBidi"/>
          <w:smallCaps w:val="0"/>
          <w:noProof/>
          <w:sz w:val="22"/>
          <w:szCs w:val="22"/>
          <w:lang w:val="en-US"/>
        </w:rPr>
      </w:pPr>
      <w:del w:id="1129" w:author="D'souza, Nigel [2]" w:date="2020-01-03T14:59:00Z">
        <w:r w:rsidRPr="00CA495A" w:rsidDel="00236DC2">
          <w:rPr>
            <w:rStyle w:val="Hyperlink"/>
          </w:rPr>
          <w:delText>3.5.8.</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NACHA Import</w:delText>
        </w:r>
        <w:r w:rsidDel="00236DC2">
          <w:rPr>
            <w:noProof/>
            <w:webHidden/>
          </w:rPr>
          <w:tab/>
          <w:delText>75</w:delText>
        </w:r>
      </w:del>
    </w:p>
    <w:p w14:paraId="36CB1D53" w14:textId="77777777" w:rsidR="007567A6" w:rsidDel="00236DC2" w:rsidRDefault="007567A6">
      <w:pPr>
        <w:pStyle w:val="TOC2"/>
        <w:tabs>
          <w:tab w:val="left" w:pos="1000"/>
          <w:tab w:val="right" w:leader="dot" w:pos="9620"/>
        </w:tabs>
        <w:rPr>
          <w:del w:id="1130" w:author="D'souza, Nigel [2]" w:date="2020-01-03T14:59:00Z"/>
          <w:rFonts w:asciiTheme="minorHAnsi" w:eastAsiaTheme="minorEastAsia" w:hAnsiTheme="minorHAnsi" w:cstheme="minorBidi"/>
          <w:smallCaps w:val="0"/>
          <w:noProof/>
          <w:sz w:val="22"/>
          <w:szCs w:val="22"/>
          <w:lang w:val="en-US"/>
        </w:rPr>
      </w:pPr>
      <w:del w:id="1131" w:author="D'souza, Nigel [2]" w:date="2020-01-03T14:59:00Z">
        <w:r w:rsidRPr="00CA495A" w:rsidDel="00236DC2">
          <w:rPr>
            <w:rStyle w:val="Hyperlink"/>
          </w:rPr>
          <w:delText>3.5.9.</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NACHA Pass-through</w:delText>
        </w:r>
        <w:r w:rsidDel="00236DC2">
          <w:rPr>
            <w:noProof/>
            <w:webHidden/>
          </w:rPr>
          <w:tab/>
          <w:delText>75</w:delText>
        </w:r>
      </w:del>
    </w:p>
    <w:p w14:paraId="2930CF2C" w14:textId="77777777" w:rsidR="007567A6" w:rsidDel="00236DC2" w:rsidRDefault="007567A6">
      <w:pPr>
        <w:pStyle w:val="TOC2"/>
        <w:tabs>
          <w:tab w:val="left" w:pos="1000"/>
          <w:tab w:val="right" w:leader="dot" w:pos="9620"/>
        </w:tabs>
        <w:rPr>
          <w:del w:id="1132" w:author="D'souza, Nigel [2]" w:date="2020-01-03T14:59:00Z"/>
          <w:rFonts w:asciiTheme="minorHAnsi" w:eastAsiaTheme="minorEastAsia" w:hAnsiTheme="minorHAnsi" w:cstheme="minorBidi"/>
          <w:smallCaps w:val="0"/>
          <w:noProof/>
          <w:sz w:val="22"/>
          <w:szCs w:val="22"/>
          <w:lang w:val="en-US"/>
        </w:rPr>
      </w:pPr>
      <w:del w:id="1133" w:author="D'souza, Nigel [2]" w:date="2020-01-03T14:59:00Z">
        <w:r w:rsidRPr="00CA495A" w:rsidDel="00236DC2">
          <w:rPr>
            <w:rStyle w:val="Hyperlink"/>
          </w:rPr>
          <w:delText>3.5.10.</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Wire Import</w:delText>
        </w:r>
        <w:r w:rsidDel="00236DC2">
          <w:rPr>
            <w:noProof/>
            <w:webHidden/>
          </w:rPr>
          <w:tab/>
          <w:delText>75</w:delText>
        </w:r>
      </w:del>
    </w:p>
    <w:p w14:paraId="5088928A" w14:textId="77777777" w:rsidR="007567A6" w:rsidDel="00236DC2" w:rsidRDefault="007567A6">
      <w:pPr>
        <w:pStyle w:val="TOC2"/>
        <w:tabs>
          <w:tab w:val="left" w:pos="1000"/>
          <w:tab w:val="right" w:leader="dot" w:pos="9620"/>
        </w:tabs>
        <w:rPr>
          <w:del w:id="1134" w:author="D'souza, Nigel [2]" w:date="2020-01-03T14:59:00Z"/>
          <w:rFonts w:asciiTheme="minorHAnsi" w:eastAsiaTheme="minorEastAsia" w:hAnsiTheme="minorHAnsi" w:cstheme="minorBidi"/>
          <w:smallCaps w:val="0"/>
          <w:noProof/>
          <w:sz w:val="22"/>
          <w:szCs w:val="22"/>
          <w:lang w:val="en-US"/>
        </w:rPr>
      </w:pPr>
      <w:del w:id="1135" w:author="D'souza, Nigel [2]" w:date="2020-01-03T14:59:00Z">
        <w:r w:rsidRPr="00CA495A" w:rsidDel="00236DC2">
          <w:rPr>
            <w:rStyle w:val="Hyperlink"/>
          </w:rPr>
          <w:delText>3.5.11.</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Detail Import</w:delText>
        </w:r>
        <w:r w:rsidDel="00236DC2">
          <w:rPr>
            <w:noProof/>
            <w:webHidden/>
          </w:rPr>
          <w:tab/>
          <w:delText>75</w:delText>
        </w:r>
      </w:del>
    </w:p>
    <w:p w14:paraId="226AA3E2" w14:textId="77777777" w:rsidR="007567A6" w:rsidDel="00236DC2" w:rsidRDefault="007567A6">
      <w:pPr>
        <w:pStyle w:val="TOC2"/>
        <w:tabs>
          <w:tab w:val="left" w:pos="1000"/>
          <w:tab w:val="right" w:leader="dot" w:pos="9620"/>
        </w:tabs>
        <w:rPr>
          <w:del w:id="1136" w:author="D'souza, Nigel [2]" w:date="2020-01-03T14:59:00Z"/>
          <w:rFonts w:asciiTheme="minorHAnsi" w:eastAsiaTheme="minorEastAsia" w:hAnsiTheme="minorHAnsi" w:cstheme="minorBidi"/>
          <w:smallCaps w:val="0"/>
          <w:noProof/>
          <w:sz w:val="22"/>
          <w:szCs w:val="22"/>
          <w:lang w:val="en-US"/>
        </w:rPr>
      </w:pPr>
      <w:del w:id="1137" w:author="D'souza, Nigel [2]" w:date="2020-01-03T14:59:00Z">
        <w:r w:rsidRPr="00CA495A" w:rsidDel="00236DC2">
          <w:rPr>
            <w:rStyle w:val="Hyperlink"/>
          </w:rPr>
          <w:delText>3.5.12.</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MT101 Formatted Payment Import</w:delText>
        </w:r>
        <w:r w:rsidDel="00236DC2">
          <w:rPr>
            <w:noProof/>
            <w:webHidden/>
          </w:rPr>
          <w:tab/>
          <w:delText>76</w:delText>
        </w:r>
      </w:del>
    </w:p>
    <w:p w14:paraId="701DD038" w14:textId="77777777" w:rsidR="007567A6" w:rsidDel="00236DC2" w:rsidRDefault="007567A6">
      <w:pPr>
        <w:pStyle w:val="TOC2"/>
        <w:tabs>
          <w:tab w:val="left" w:pos="1000"/>
          <w:tab w:val="right" w:leader="dot" w:pos="9620"/>
        </w:tabs>
        <w:rPr>
          <w:del w:id="1138" w:author="D'souza, Nigel [2]" w:date="2020-01-03T14:59:00Z"/>
          <w:rFonts w:asciiTheme="minorHAnsi" w:eastAsiaTheme="minorEastAsia" w:hAnsiTheme="minorHAnsi" w:cstheme="minorBidi"/>
          <w:smallCaps w:val="0"/>
          <w:noProof/>
          <w:sz w:val="22"/>
          <w:szCs w:val="22"/>
          <w:lang w:val="en-US"/>
        </w:rPr>
      </w:pPr>
      <w:del w:id="1139" w:author="D'souza, Nigel [2]" w:date="2020-01-03T14:59:00Z">
        <w:r w:rsidRPr="00CA495A" w:rsidDel="00236DC2">
          <w:rPr>
            <w:rStyle w:val="Hyperlink"/>
          </w:rPr>
          <w:delText>3.5.13.</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CSV Multi-Type Payment Import</w:delText>
        </w:r>
        <w:r w:rsidDel="00236DC2">
          <w:rPr>
            <w:noProof/>
            <w:webHidden/>
          </w:rPr>
          <w:tab/>
          <w:delText>76</w:delText>
        </w:r>
      </w:del>
    </w:p>
    <w:p w14:paraId="42C9DA3F" w14:textId="77777777" w:rsidR="007567A6" w:rsidDel="00236DC2" w:rsidRDefault="007567A6">
      <w:pPr>
        <w:pStyle w:val="TOC2"/>
        <w:tabs>
          <w:tab w:val="left" w:pos="1000"/>
          <w:tab w:val="right" w:leader="dot" w:pos="9620"/>
        </w:tabs>
        <w:rPr>
          <w:del w:id="1140" w:author="D'souza, Nigel [2]" w:date="2020-01-03T14:59:00Z"/>
          <w:rFonts w:asciiTheme="minorHAnsi" w:eastAsiaTheme="minorEastAsia" w:hAnsiTheme="minorHAnsi" w:cstheme="minorBidi"/>
          <w:smallCaps w:val="0"/>
          <w:noProof/>
          <w:sz w:val="22"/>
          <w:szCs w:val="22"/>
          <w:lang w:val="en-US"/>
        </w:rPr>
      </w:pPr>
      <w:del w:id="1141" w:author="D'souza, Nigel [2]" w:date="2020-01-03T14:59:00Z">
        <w:r w:rsidRPr="00CA495A" w:rsidDel="00236DC2">
          <w:rPr>
            <w:rStyle w:val="Hyperlink"/>
          </w:rPr>
          <w:delText>3.5.14.</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ISO20022 Payment Import</w:delText>
        </w:r>
        <w:r w:rsidDel="00236DC2">
          <w:rPr>
            <w:noProof/>
            <w:webHidden/>
          </w:rPr>
          <w:tab/>
          <w:delText>76</w:delText>
        </w:r>
      </w:del>
    </w:p>
    <w:p w14:paraId="54C67DEC" w14:textId="77777777" w:rsidR="007567A6" w:rsidDel="00236DC2" w:rsidRDefault="007567A6">
      <w:pPr>
        <w:pStyle w:val="TOC2"/>
        <w:tabs>
          <w:tab w:val="left" w:pos="1000"/>
          <w:tab w:val="right" w:leader="dot" w:pos="9620"/>
        </w:tabs>
        <w:rPr>
          <w:del w:id="1142" w:author="D'souza, Nigel [2]" w:date="2020-01-03T14:59:00Z"/>
          <w:rFonts w:asciiTheme="minorHAnsi" w:eastAsiaTheme="minorEastAsia" w:hAnsiTheme="minorHAnsi" w:cstheme="minorBidi"/>
          <w:smallCaps w:val="0"/>
          <w:noProof/>
          <w:sz w:val="22"/>
          <w:szCs w:val="22"/>
          <w:lang w:val="en-US"/>
        </w:rPr>
      </w:pPr>
      <w:del w:id="1143" w:author="D'souza, Nigel [2]" w:date="2020-01-03T14:59:00Z">
        <w:r w:rsidRPr="00CA495A" w:rsidDel="00236DC2">
          <w:rPr>
            <w:rStyle w:val="Hyperlink"/>
          </w:rPr>
          <w:delText>3.5.15.</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Check Issuance Import</w:delText>
        </w:r>
        <w:r w:rsidDel="00236DC2">
          <w:rPr>
            <w:noProof/>
            <w:webHidden/>
          </w:rPr>
          <w:tab/>
          <w:delText>76</w:delText>
        </w:r>
      </w:del>
    </w:p>
    <w:p w14:paraId="5DD9BB2C" w14:textId="77777777" w:rsidR="007567A6" w:rsidDel="00236DC2" w:rsidRDefault="007567A6">
      <w:pPr>
        <w:pStyle w:val="TOC2"/>
        <w:tabs>
          <w:tab w:val="left" w:pos="800"/>
          <w:tab w:val="right" w:leader="dot" w:pos="9620"/>
        </w:tabs>
        <w:rPr>
          <w:del w:id="1144" w:author="D'souza, Nigel [2]" w:date="2020-01-03T14:59:00Z"/>
          <w:rFonts w:asciiTheme="minorHAnsi" w:eastAsiaTheme="minorEastAsia" w:hAnsiTheme="minorHAnsi" w:cstheme="minorBidi"/>
          <w:smallCaps w:val="0"/>
          <w:noProof/>
          <w:sz w:val="22"/>
          <w:szCs w:val="22"/>
          <w:lang w:val="en-US"/>
        </w:rPr>
      </w:pPr>
      <w:del w:id="1145" w:author="D'souza, Nigel [2]" w:date="2020-01-03T14:59:00Z">
        <w:r w:rsidRPr="00CA495A" w:rsidDel="00236DC2">
          <w:rPr>
            <w:rStyle w:val="Hyperlink"/>
          </w:rPr>
          <w:delText>3.6.</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Services to Support Mobile</w:delText>
        </w:r>
        <w:r w:rsidDel="00236DC2">
          <w:rPr>
            <w:noProof/>
            <w:webHidden/>
          </w:rPr>
          <w:tab/>
          <w:delText>77</w:delText>
        </w:r>
      </w:del>
    </w:p>
    <w:p w14:paraId="04EE6B2B" w14:textId="77777777" w:rsidR="007567A6" w:rsidDel="00236DC2" w:rsidRDefault="007567A6">
      <w:pPr>
        <w:pStyle w:val="TOC2"/>
        <w:tabs>
          <w:tab w:val="left" w:pos="1000"/>
          <w:tab w:val="right" w:leader="dot" w:pos="9620"/>
        </w:tabs>
        <w:rPr>
          <w:del w:id="1146" w:author="D'souza, Nigel [2]" w:date="2020-01-03T14:59:00Z"/>
          <w:rFonts w:asciiTheme="minorHAnsi" w:eastAsiaTheme="minorEastAsia" w:hAnsiTheme="minorHAnsi" w:cstheme="minorBidi"/>
          <w:smallCaps w:val="0"/>
          <w:noProof/>
          <w:sz w:val="22"/>
          <w:szCs w:val="22"/>
          <w:lang w:val="en-US"/>
        </w:rPr>
      </w:pPr>
      <w:del w:id="1147" w:author="D'souza, Nigel [2]" w:date="2020-01-03T14:59:00Z">
        <w:r w:rsidRPr="00CA495A" w:rsidDel="00236DC2">
          <w:rPr>
            <w:rStyle w:val="Hyperlink"/>
          </w:rPr>
          <w:delText>3.6.1.</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Mobile Functionality</w:delText>
        </w:r>
        <w:r w:rsidDel="00236DC2">
          <w:rPr>
            <w:noProof/>
            <w:webHidden/>
          </w:rPr>
          <w:tab/>
          <w:delText>77</w:delText>
        </w:r>
      </w:del>
    </w:p>
    <w:p w14:paraId="4991FE7A" w14:textId="77777777" w:rsidR="007567A6" w:rsidDel="00236DC2" w:rsidRDefault="007567A6">
      <w:pPr>
        <w:pStyle w:val="TOC2"/>
        <w:tabs>
          <w:tab w:val="left" w:pos="800"/>
          <w:tab w:val="right" w:leader="dot" w:pos="9620"/>
        </w:tabs>
        <w:rPr>
          <w:del w:id="1148" w:author="D'souza, Nigel [2]" w:date="2020-01-03T14:59:00Z"/>
          <w:rFonts w:asciiTheme="minorHAnsi" w:eastAsiaTheme="minorEastAsia" w:hAnsiTheme="minorHAnsi" w:cstheme="minorBidi"/>
          <w:smallCaps w:val="0"/>
          <w:noProof/>
          <w:sz w:val="22"/>
          <w:szCs w:val="22"/>
          <w:lang w:val="en-US"/>
        </w:rPr>
      </w:pPr>
      <w:del w:id="1149" w:author="D'souza, Nigel [2]" w:date="2020-01-03T14:59:00Z">
        <w:r w:rsidRPr="00CA495A" w:rsidDel="00236DC2">
          <w:rPr>
            <w:rStyle w:val="Hyperlink"/>
          </w:rPr>
          <w:delText>3.7.</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Services to Support Anti-Fraud (approach TBD)</w:delText>
        </w:r>
        <w:r w:rsidDel="00236DC2">
          <w:rPr>
            <w:noProof/>
            <w:webHidden/>
          </w:rPr>
          <w:tab/>
          <w:delText>77</w:delText>
        </w:r>
      </w:del>
    </w:p>
    <w:p w14:paraId="00DC6E75" w14:textId="77777777" w:rsidR="007567A6" w:rsidDel="00236DC2" w:rsidRDefault="007567A6">
      <w:pPr>
        <w:pStyle w:val="TOC2"/>
        <w:tabs>
          <w:tab w:val="left" w:pos="1000"/>
          <w:tab w:val="right" w:leader="dot" w:pos="9620"/>
        </w:tabs>
        <w:rPr>
          <w:del w:id="1150" w:author="D'souza, Nigel [2]" w:date="2020-01-03T14:59:00Z"/>
          <w:rFonts w:asciiTheme="minorHAnsi" w:eastAsiaTheme="minorEastAsia" w:hAnsiTheme="minorHAnsi" w:cstheme="minorBidi"/>
          <w:smallCaps w:val="0"/>
          <w:noProof/>
          <w:sz w:val="22"/>
          <w:szCs w:val="22"/>
          <w:lang w:val="en-US"/>
        </w:rPr>
      </w:pPr>
      <w:del w:id="1151" w:author="D'souza, Nigel [2]" w:date="2020-01-03T14:59:00Z">
        <w:r w:rsidRPr="00CA495A" w:rsidDel="00236DC2">
          <w:rPr>
            <w:rStyle w:val="Hyperlink"/>
          </w:rPr>
          <w:delText>3.7.1.</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Synchronized Fraud Score Request and Response</w:delText>
        </w:r>
        <w:r w:rsidDel="00236DC2">
          <w:rPr>
            <w:noProof/>
            <w:webHidden/>
          </w:rPr>
          <w:tab/>
          <w:delText>78</w:delText>
        </w:r>
      </w:del>
    </w:p>
    <w:p w14:paraId="238633B4" w14:textId="77777777" w:rsidR="007567A6" w:rsidDel="00236DC2" w:rsidRDefault="007567A6">
      <w:pPr>
        <w:pStyle w:val="TOC2"/>
        <w:tabs>
          <w:tab w:val="left" w:pos="1000"/>
          <w:tab w:val="right" w:leader="dot" w:pos="9620"/>
        </w:tabs>
        <w:rPr>
          <w:del w:id="1152" w:author="D'souza, Nigel [2]" w:date="2020-01-03T14:59:00Z"/>
          <w:rFonts w:asciiTheme="minorHAnsi" w:eastAsiaTheme="minorEastAsia" w:hAnsiTheme="minorHAnsi" w:cstheme="minorBidi"/>
          <w:smallCaps w:val="0"/>
          <w:noProof/>
          <w:sz w:val="22"/>
          <w:szCs w:val="22"/>
          <w:lang w:val="en-US"/>
        </w:rPr>
      </w:pPr>
      <w:del w:id="1153" w:author="D'souza, Nigel [2]" w:date="2020-01-03T14:59:00Z">
        <w:r w:rsidRPr="00CA495A" w:rsidDel="00236DC2">
          <w:rPr>
            <w:rStyle w:val="Hyperlink"/>
          </w:rPr>
          <w:delText>3.7.2.</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Asynchronous Fraud Score Request</w:delText>
        </w:r>
        <w:r w:rsidDel="00236DC2">
          <w:rPr>
            <w:noProof/>
            <w:webHidden/>
          </w:rPr>
          <w:tab/>
          <w:delText>78</w:delText>
        </w:r>
      </w:del>
    </w:p>
    <w:p w14:paraId="6E7A58E1" w14:textId="77777777" w:rsidR="007567A6" w:rsidDel="00236DC2" w:rsidRDefault="007567A6">
      <w:pPr>
        <w:pStyle w:val="TOC2"/>
        <w:tabs>
          <w:tab w:val="left" w:pos="1000"/>
          <w:tab w:val="right" w:leader="dot" w:pos="9620"/>
        </w:tabs>
        <w:rPr>
          <w:del w:id="1154" w:author="D'souza, Nigel [2]" w:date="2020-01-03T14:59:00Z"/>
          <w:rFonts w:asciiTheme="minorHAnsi" w:eastAsiaTheme="minorEastAsia" w:hAnsiTheme="minorHAnsi" w:cstheme="minorBidi"/>
          <w:smallCaps w:val="0"/>
          <w:noProof/>
          <w:sz w:val="22"/>
          <w:szCs w:val="22"/>
          <w:lang w:val="en-US"/>
        </w:rPr>
      </w:pPr>
      <w:del w:id="1155" w:author="D'souza, Nigel [2]" w:date="2020-01-03T14:59:00Z">
        <w:r w:rsidRPr="00CA495A" w:rsidDel="00236DC2">
          <w:rPr>
            <w:rStyle w:val="Hyperlink"/>
          </w:rPr>
          <w:delText>3.7.3.</w:delText>
        </w:r>
        <w:r w:rsidDel="00236DC2">
          <w:rPr>
            <w:rFonts w:asciiTheme="minorHAnsi" w:eastAsiaTheme="minorEastAsia" w:hAnsiTheme="minorHAnsi" w:cstheme="minorBidi"/>
            <w:smallCaps w:val="0"/>
            <w:noProof/>
            <w:sz w:val="22"/>
            <w:szCs w:val="22"/>
            <w:lang w:val="en-US"/>
          </w:rPr>
          <w:tab/>
        </w:r>
        <w:r w:rsidRPr="00CA495A" w:rsidDel="00236DC2">
          <w:rPr>
            <w:rStyle w:val="Hyperlink"/>
          </w:rPr>
          <w:delText>Update Payment based on Asynchronous Fraud Score</w:delText>
        </w:r>
        <w:r w:rsidDel="00236DC2">
          <w:rPr>
            <w:noProof/>
            <w:webHidden/>
          </w:rPr>
          <w:tab/>
          <w:delText>78</w:delText>
        </w:r>
      </w:del>
    </w:p>
    <w:p w14:paraId="66B0A8EF" w14:textId="77777777" w:rsidR="007567A6" w:rsidDel="00236DC2" w:rsidRDefault="007567A6">
      <w:pPr>
        <w:pStyle w:val="TOC1"/>
        <w:tabs>
          <w:tab w:val="left" w:pos="1000"/>
          <w:tab w:val="right" w:leader="dot" w:pos="9620"/>
        </w:tabs>
        <w:rPr>
          <w:del w:id="1156" w:author="D'souza, Nigel [2]" w:date="2020-01-03T14:59:00Z"/>
          <w:rFonts w:asciiTheme="minorHAnsi" w:eastAsiaTheme="minorEastAsia" w:hAnsiTheme="minorHAnsi" w:cstheme="minorBidi"/>
          <w:b w:val="0"/>
          <w:bCs w:val="0"/>
          <w:caps w:val="0"/>
          <w:noProof/>
          <w:sz w:val="22"/>
          <w:szCs w:val="22"/>
          <w:lang w:val="en-US"/>
        </w:rPr>
      </w:pPr>
      <w:del w:id="1157" w:author="D'souza, Nigel [2]" w:date="2020-01-03T14:59:00Z">
        <w:r w:rsidRPr="00CA495A" w:rsidDel="00236DC2">
          <w:rPr>
            <w:rStyle w:val="Hyperlink"/>
          </w:rPr>
          <w:delText>Part 4.</w:delText>
        </w:r>
        <w:r w:rsidDel="00236DC2">
          <w:rPr>
            <w:rFonts w:asciiTheme="minorHAnsi" w:eastAsiaTheme="minorEastAsia" w:hAnsiTheme="minorHAnsi" w:cstheme="minorBidi"/>
            <w:b w:val="0"/>
            <w:bCs w:val="0"/>
            <w:caps w:val="0"/>
            <w:noProof/>
            <w:sz w:val="22"/>
            <w:szCs w:val="22"/>
            <w:lang w:val="en-US"/>
          </w:rPr>
          <w:tab/>
        </w:r>
        <w:r w:rsidRPr="00CA495A" w:rsidDel="00236DC2">
          <w:rPr>
            <w:rStyle w:val="Hyperlink"/>
          </w:rPr>
          <w:delText>Portal Integrations and SSO</w:delText>
        </w:r>
        <w:r w:rsidDel="00236DC2">
          <w:rPr>
            <w:noProof/>
            <w:webHidden/>
          </w:rPr>
          <w:tab/>
          <w:delText>79</w:delText>
        </w:r>
      </w:del>
    </w:p>
    <w:p w14:paraId="224DBE5B" w14:textId="77777777" w:rsidR="007567A6" w:rsidDel="00236DC2" w:rsidRDefault="007567A6">
      <w:pPr>
        <w:pStyle w:val="TOC1"/>
        <w:tabs>
          <w:tab w:val="left" w:pos="600"/>
          <w:tab w:val="right" w:leader="dot" w:pos="9620"/>
        </w:tabs>
        <w:rPr>
          <w:del w:id="1158" w:author="D'souza, Nigel [2]" w:date="2020-01-03T14:59:00Z"/>
          <w:rFonts w:asciiTheme="minorHAnsi" w:eastAsiaTheme="minorEastAsia" w:hAnsiTheme="minorHAnsi" w:cstheme="minorBidi"/>
          <w:b w:val="0"/>
          <w:bCs w:val="0"/>
          <w:caps w:val="0"/>
          <w:noProof/>
          <w:sz w:val="22"/>
          <w:szCs w:val="22"/>
          <w:lang w:val="en-US"/>
        </w:rPr>
      </w:pPr>
      <w:del w:id="1159" w:author="D'souza, Nigel [2]" w:date="2020-01-03T14:59:00Z">
        <w:r w:rsidRPr="00CA495A" w:rsidDel="00236DC2">
          <w:rPr>
            <w:rStyle w:val="Hyperlink"/>
          </w:rPr>
          <w:delText>4.1.</w:delText>
        </w:r>
        <w:r w:rsidDel="00236DC2">
          <w:rPr>
            <w:rFonts w:asciiTheme="minorHAnsi" w:eastAsiaTheme="minorEastAsia" w:hAnsiTheme="minorHAnsi" w:cstheme="minorBidi"/>
            <w:b w:val="0"/>
            <w:bCs w:val="0"/>
            <w:caps w:val="0"/>
            <w:noProof/>
            <w:sz w:val="22"/>
            <w:szCs w:val="22"/>
            <w:lang w:val="en-US"/>
          </w:rPr>
          <w:tab/>
        </w:r>
        <w:r w:rsidRPr="00CA495A" w:rsidDel="00236DC2">
          <w:rPr>
            <w:rStyle w:val="Hyperlink"/>
          </w:rPr>
          <w:delText>SSO Framework and Topology</w:delText>
        </w:r>
        <w:r w:rsidDel="00236DC2">
          <w:rPr>
            <w:noProof/>
            <w:webHidden/>
          </w:rPr>
          <w:tab/>
          <w:delText>80</w:delText>
        </w:r>
      </w:del>
    </w:p>
    <w:p w14:paraId="1B8C6142" w14:textId="77777777" w:rsidR="007567A6" w:rsidDel="00236DC2" w:rsidRDefault="007567A6">
      <w:pPr>
        <w:pStyle w:val="TOC1"/>
        <w:tabs>
          <w:tab w:val="left" w:pos="1000"/>
          <w:tab w:val="right" w:leader="dot" w:pos="9620"/>
        </w:tabs>
        <w:rPr>
          <w:del w:id="1160" w:author="D'souza, Nigel [2]" w:date="2020-01-03T14:59:00Z"/>
          <w:rFonts w:asciiTheme="minorHAnsi" w:eastAsiaTheme="minorEastAsia" w:hAnsiTheme="minorHAnsi" w:cstheme="minorBidi"/>
          <w:b w:val="0"/>
          <w:bCs w:val="0"/>
          <w:caps w:val="0"/>
          <w:noProof/>
          <w:sz w:val="22"/>
          <w:szCs w:val="22"/>
          <w:lang w:val="en-US"/>
        </w:rPr>
      </w:pPr>
      <w:del w:id="1161" w:author="D'souza, Nigel [2]" w:date="2020-01-03T14:59:00Z">
        <w:r w:rsidRPr="00CA495A" w:rsidDel="00236DC2">
          <w:rPr>
            <w:rStyle w:val="Hyperlink"/>
          </w:rPr>
          <w:delText>Part 5.</w:delText>
        </w:r>
        <w:r w:rsidDel="00236DC2">
          <w:rPr>
            <w:rFonts w:asciiTheme="minorHAnsi" w:eastAsiaTheme="minorEastAsia" w:hAnsiTheme="minorHAnsi" w:cstheme="minorBidi"/>
            <w:b w:val="0"/>
            <w:bCs w:val="0"/>
            <w:caps w:val="0"/>
            <w:noProof/>
            <w:sz w:val="22"/>
            <w:szCs w:val="22"/>
            <w:lang w:val="en-US"/>
          </w:rPr>
          <w:tab/>
        </w:r>
        <w:r w:rsidRPr="00CA495A" w:rsidDel="00236DC2">
          <w:rPr>
            <w:rStyle w:val="Hyperlink"/>
          </w:rPr>
          <w:delText>Extended Functionality</w:delText>
        </w:r>
        <w:r w:rsidDel="00236DC2">
          <w:rPr>
            <w:noProof/>
            <w:webHidden/>
          </w:rPr>
          <w:tab/>
          <w:delText>82</w:delText>
        </w:r>
      </w:del>
    </w:p>
    <w:p w14:paraId="737BDD4B" w14:textId="77777777" w:rsidR="007567A6" w:rsidDel="00236DC2" w:rsidRDefault="007567A6">
      <w:pPr>
        <w:pStyle w:val="TOC1"/>
        <w:tabs>
          <w:tab w:val="left" w:pos="600"/>
          <w:tab w:val="right" w:leader="dot" w:pos="9620"/>
        </w:tabs>
        <w:rPr>
          <w:del w:id="1162" w:author="D'souza, Nigel [2]" w:date="2020-01-03T14:59:00Z"/>
          <w:rFonts w:asciiTheme="minorHAnsi" w:eastAsiaTheme="minorEastAsia" w:hAnsiTheme="minorHAnsi" w:cstheme="minorBidi"/>
          <w:b w:val="0"/>
          <w:bCs w:val="0"/>
          <w:caps w:val="0"/>
          <w:noProof/>
          <w:sz w:val="22"/>
          <w:szCs w:val="22"/>
          <w:lang w:val="en-US"/>
        </w:rPr>
      </w:pPr>
      <w:del w:id="1163" w:author="D'souza, Nigel [2]" w:date="2020-01-03T14:59:00Z">
        <w:r w:rsidRPr="00CA495A" w:rsidDel="00236DC2">
          <w:rPr>
            <w:rStyle w:val="Hyperlink"/>
          </w:rPr>
          <w:delText>5.1.</w:delText>
        </w:r>
        <w:r w:rsidDel="00236DC2">
          <w:rPr>
            <w:rFonts w:asciiTheme="minorHAnsi" w:eastAsiaTheme="minorEastAsia" w:hAnsiTheme="minorHAnsi" w:cstheme="minorBidi"/>
            <w:b w:val="0"/>
            <w:bCs w:val="0"/>
            <w:caps w:val="0"/>
            <w:noProof/>
            <w:sz w:val="22"/>
            <w:szCs w:val="22"/>
            <w:lang w:val="en-US"/>
          </w:rPr>
          <w:tab/>
        </w:r>
        <w:r w:rsidRPr="00CA495A" w:rsidDel="00236DC2">
          <w:rPr>
            <w:rStyle w:val="Hyperlink"/>
          </w:rPr>
          <w:delText>Advanced Configurations</w:delText>
        </w:r>
        <w:r w:rsidDel="00236DC2">
          <w:rPr>
            <w:noProof/>
            <w:webHidden/>
          </w:rPr>
          <w:tab/>
          <w:delText>82</w:delText>
        </w:r>
      </w:del>
    </w:p>
    <w:p w14:paraId="71E5688D" w14:textId="77777777" w:rsidR="007567A6" w:rsidDel="00236DC2" w:rsidRDefault="007567A6">
      <w:pPr>
        <w:pStyle w:val="TOC1"/>
        <w:tabs>
          <w:tab w:val="left" w:pos="1000"/>
          <w:tab w:val="right" w:leader="dot" w:pos="9620"/>
        </w:tabs>
        <w:rPr>
          <w:del w:id="1164" w:author="D'souza, Nigel [2]" w:date="2020-01-03T14:59:00Z"/>
          <w:rFonts w:asciiTheme="minorHAnsi" w:eastAsiaTheme="minorEastAsia" w:hAnsiTheme="minorHAnsi" w:cstheme="minorBidi"/>
          <w:b w:val="0"/>
          <w:bCs w:val="0"/>
          <w:caps w:val="0"/>
          <w:noProof/>
          <w:sz w:val="22"/>
          <w:szCs w:val="22"/>
          <w:lang w:val="en-US"/>
        </w:rPr>
      </w:pPr>
      <w:del w:id="1165" w:author="D'souza, Nigel [2]" w:date="2020-01-03T14:59:00Z">
        <w:r w:rsidRPr="00CA495A" w:rsidDel="00236DC2">
          <w:rPr>
            <w:rStyle w:val="Hyperlink"/>
          </w:rPr>
          <w:delText>Part 6.</w:delText>
        </w:r>
        <w:r w:rsidDel="00236DC2">
          <w:rPr>
            <w:rFonts w:asciiTheme="minorHAnsi" w:eastAsiaTheme="minorEastAsia" w:hAnsiTheme="minorHAnsi" w:cstheme="minorBidi"/>
            <w:b w:val="0"/>
            <w:bCs w:val="0"/>
            <w:caps w:val="0"/>
            <w:noProof/>
            <w:sz w:val="22"/>
            <w:szCs w:val="22"/>
            <w:lang w:val="en-US"/>
          </w:rPr>
          <w:tab/>
        </w:r>
        <w:r w:rsidRPr="00CA495A" w:rsidDel="00236DC2">
          <w:rPr>
            <w:rStyle w:val="Hyperlink"/>
          </w:rPr>
          <w:delText>Payment Automation</w:delText>
        </w:r>
        <w:r w:rsidDel="00236DC2">
          <w:rPr>
            <w:noProof/>
            <w:webHidden/>
          </w:rPr>
          <w:tab/>
          <w:delText>83</w:delText>
        </w:r>
      </w:del>
    </w:p>
    <w:p w14:paraId="08E8CF0E" w14:textId="77777777" w:rsidR="007567A6" w:rsidDel="00236DC2" w:rsidRDefault="007567A6">
      <w:pPr>
        <w:pStyle w:val="TOC1"/>
        <w:tabs>
          <w:tab w:val="left" w:pos="600"/>
          <w:tab w:val="right" w:leader="dot" w:pos="9620"/>
        </w:tabs>
        <w:rPr>
          <w:del w:id="1166" w:author="D'souza, Nigel [2]" w:date="2020-01-03T14:59:00Z"/>
          <w:rFonts w:asciiTheme="minorHAnsi" w:eastAsiaTheme="minorEastAsia" w:hAnsiTheme="minorHAnsi" w:cstheme="minorBidi"/>
          <w:b w:val="0"/>
          <w:bCs w:val="0"/>
          <w:caps w:val="0"/>
          <w:noProof/>
          <w:sz w:val="22"/>
          <w:szCs w:val="22"/>
          <w:lang w:val="en-US"/>
        </w:rPr>
      </w:pPr>
      <w:del w:id="1167" w:author="D'souza, Nigel [2]" w:date="2020-01-03T14:59:00Z">
        <w:r w:rsidRPr="00CA495A" w:rsidDel="00236DC2">
          <w:rPr>
            <w:rStyle w:val="Hyperlink"/>
          </w:rPr>
          <w:delText>6.1.</w:delText>
        </w:r>
        <w:r w:rsidDel="00236DC2">
          <w:rPr>
            <w:rFonts w:asciiTheme="minorHAnsi" w:eastAsiaTheme="minorEastAsia" w:hAnsiTheme="minorHAnsi" w:cstheme="minorBidi"/>
            <w:b w:val="0"/>
            <w:bCs w:val="0"/>
            <w:caps w:val="0"/>
            <w:noProof/>
            <w:sz w:val="22"/>
            <w:szCs w:val="22"/>
            <w:lang w:val="en-US"/>
          </w:rPr>
          <w:tab/>
        </w:r>
        <w:r w:rsidRPr="00CA495A" w:rsidDel="00236DC2">
          <w:rPr>
            <w:rStyle w:val="Hyperlink"/>
          </w:rPr>
          <w:delText>Solution Overview</w:delText>
        </w:r>
        <w:r w:rsidDel="00236DC2">
          <w:rPr>
            <w:noProof/>
            <w:webHidden/>
          </w:rPr>
          <w:tab/>
          <w:delText>83</w:delText>
        </w:r>
      </w:del>
    </w:p>
    <w:p w14:paraId="665BF9DD" w14:textId="77777777" w:rsidR="007567A6" w:rsidDel="00236DC2" w:rsidRDefault="007567A6">
      <w:pPr>
        <w:pStyle w:val="TOC1"/>
        <w:tabs>
          <w:tab w:val="left" w:pos="600"/>
          <w:tab w:val="right" w:leader="dot" w:pos="9620"/>
        </w:tabs>
        <w:rPr>
          <w:del w:id="1168" w:author="D'souza, Nigel [2]" w:date="2020-01-03T14:59:00Z"/>
          <w:rFonts w:asciiTheme="minorHAnsi" w:eastAsiaTheme="minorEastAsia" w:hAnsiTheme="minorHAnsi" w:cstheme="minorBidi"/>
          <w:b w:val="0"/>
          <w:bCs w:val="0"/>
          <w:caps w:val="0"/>
          <w:noProof/>
          <w:sz w:val="22"/>
          <w:szCs w:val="22"/>
          <w:lang w:val="en-US"/>
        </w:rPr>
      </w:pPr>
      <w:del w:id="1169" w:author="D'souza, Nigel [2]" w:date="2020-01-03T14:59:00Z">
        <w:r w:rsidRPr="00CA495A" w:rsidDel="00236DC2">
          <w:rPr>
            <w:rStyle w:val="Hyperlink"/>
          </w:rPr>
          <w:delText>6.2.</w:delText>
        </w:r>
        <w:r w:rsidDel="00236DC2">
          <w:rPr>
            <w:rFonts w:asciiTheme="minorHAnsi" w:eastAsiaTheme="minorEastAsia" w:hAnsiTheme="minorHAnsi" w:cstheme="minorBidi"/>
            <w:b w:val="0"/>
            <w:bCs w:val="0"/>
            <w:caps w:val="0"/>
            <w:noProof/>
            <w:sz w:val="22"/>
            <w:szCs w:val="22"/>
            <w:lang w:val="en-US"/>
          </w:rPr>
          <w:tab/>
        </w:r>
        <w:r w:rsidRPr="00CA495A" w:rsidDel="00236DC2">
          <w:rPr>
            <w:rStyle w:val="Hyperlink"/>
          </w:rPr>
          <w:delText>In-Scope Payment Automation Formats</w:delText>
        </w:r>
        <w:r w:rsidDel="00236DC2">
          <w:rPr>
            <w:noProof/>
            <w:webHidden/>
          </w:rPr>
          <w:tab/>
          <w:delText>84</w:delText>
        </w:r>
      </w:del>
    </w:p>
    <w:p w14:paraId="718D92CF" w14:textId="77777777" w:rsidR="007567A6" w:rsidDel="00236DC2" w:rsidRDefault="007567A6">
      <w:pPr>
        <w:pStyle w:val="TOC1"/>
        <w:tabs>
          <w:tab w:val="left" w:pos="800"/>
          <w:tab w:val="right" w:leader="dot" w:pos="9620"/>
        </w:tabs>
        <w:rPr>
          <w:del w:id="1170" w:author="D'souza, Nigel [2]" w:date="2020-01-03T14:59:00Z"/>
          <w:rFonts w:asciiTheme="minorHAnsi" w:eastAsiaTheme="minorEastAsia" w:hAnsiTheme="minorHAnsi" w:cstheme="minorBidi"/>
          <w:b w:val="0"/>
          <w:bCs w:val="0"/>
          <w:caps w:val="0"/>
          <w:noProof/>
          <w:sz w:val="22"/>
          <w:szCs w:val="22"/>
          <w:lang w:val="en-US"/>
        </w:rPr>
      </w:pPr>
      <w:del w:id="1171" w:author="D'souza, Nigel [2]" w:date="2020-01-03T14:59:00Z">
        <w:r w:rsidRPr="00CA495A" w:rsidDel="00236DC2">
          <w:rPr>
            <w:rStyle w:val="Hyperlink"/>
          </w:rPr>
          <w:delText>6.2.1.</w:delText>
        </w:r>
        <w:r w:rsidDel="00236DC2">
          <w:rPr>
            <w:rFonts w:asciiTheme="minorHAnsi" w:eastAsiaTheme="minorEastAsia" w:hAnsiTheme="minorHAnsi" w:cstheme="minorBidi"/>
            <w:b w:val="0"/>
            <w:bCs w:val="0"/>
            <w:caps w:val="0"/>
            <w:noProof/>
            <w:sz w:val="22"/>
            <w:szCs w:val="22"/>
            <w:lang w:val="en-US"/>
          </w:rPr>
          <w:tab/>
        </w:r>
        <w:r w:rsidRPr="00CA495A" w:rsidDel="00236DC2">
          <w:rPr>
            <w:rStyle w:val="Hyperlink"/>
          </w:rPr>
          <w:delText>Payment Files</w:delText>
        </w:r>
        <w:r w:rsidDel="00236DC2">
          <w:rPr>
            <w:noProof/>
            <w:webHidden/>
          </w:rPr>
          <w:tab/>
          <w:delText>84</w:delText>
        </w:r>
      </w:del>
    </w:p>
    <w:p w14:paraId="5F46153F" w14:textId="77777777" w:rsidR="007567A6" w:rsidDel="00236DC2" w:rsidRDefault="007567A6">
      <w:pPr>
        <w:pStyle w:val="TOC1"/>
        <w:tabs>
          <w:tab w:val="left" w:pos="800"/>
          <w:tab w:val="right" w:leader="dot" w:pos="9620"/>
        </w:tabs>
        <w:rPr>
          <w:del w:id="1172" w:author="D'souza, Nigel [2]" w:date="2020-01-03T14:59:00Z"/>
          <w:rFonts w:asciiTheme="minorHAnsi" w:eastAsiaTheme="minorEastAsia" w:hAnsiTheme="minorHAnsi" w:cstheme="minorBidi"/>
          <w:b w:val="0"/>
          <w:bCs w:val="0"/>
          <w:caps w:val="0"/>
          <w:noProof/>
          <w:sz w:val="22"/>
          <w:szCs w:val="22"/>
          <w:lang w:val="en-US"/>
        </w:rPr>
      </w:pPr>
      <w:del w:id="1173" w:author="D'souza, Nigel [2]" w:date="2020-01-03T14:59:00Z">
        <w:r w:rsidRPr="00CA495A" w:rsidDel="00236DC2">
          <w:rPr>
            <w:rStyle w:val="Hyperlink"/>
          </w:rPr>
          <w:delText>6.2.2.</w:delText>
        </w:r>
        <w:r w:rsidDel="00236DC2">
          <w:rPr>
            <w:rFonts w:asciiTheme="minorHAnsi" w:eastAsiaTheme="minorEastAsia" w:hAnsiTheme="minorHAnsi" w:cstheme="minorBidi"/>
            <w:b w:val="0"/>
            <w:bCs w:val="0"/>
            <w:caps w:val="0"/>
            <w:noProof/>
            <w:sz w:val="22"/>
            <w:szCs w:val="22"/>
            <w:lang w:val="en-US"/>
          </w:rPr>
          <w:tab/>
        </w:r>
        <w:r w:rsidRPr="00CA495A" w:rsidDel="00236DC2">
          <w:rPr>
            <w:rStyle w:val="Hyperlink"/>
          </w:rPr>
          <w:delText>Reporting Files</w:delText>
        </w:r>
        <w:r w:rsidDel="00236DC2">
          <w:rPr>
            <w:noProof/>
            <w:webHidden/>
          </w:rPr>
          <w:tab/>
          <w:delText>84</w:delText>
        </w:r>
      </w:del>
    </w:p>
    <w:p w14:paraId="1EA9EA14" w14:textId="77777777" w:rsidR="00E8018D" w:rsidRDefault="00E8018D">
      <w:pPr>
        <w:pStyle w:val="BodyTextIndent"/>
        <w:sectPr w:rsidR="00E8018D" w:rsidSect="00280B3C">
          <w:headerReference w:type="default" r:id="rId12"/>
          <w:footerReference w:type="default" r:id="rId13"/>
          <w:pgSz w:w="11906" w:h="16838" w:code="9"/>
          <w:pgMar w:top="2160" w:right="1138" w:bottom="1620" w:left="1138" w:header="706" w:footer="706" w:gutter="0"/>
          <w:cols w:space="720"/>
          <w:docGrid w:linePitch="360"/>
        </w:sectPr>
      </w:pPr>
      <w:r>
        <w:fldChar w:fldCharType="end"/>
      </w:r>
    </w:p>
    <w:p w14:paraId="7785D316" w14:textId="77777777" w:rsidR="00E8018D" w:rsidRDefault="00427E27" w:rsidP="007368C5">
      <w:pPr>
        <w:pStyle w:val="Heading1"/>
        <w:numPr>
          <w:ilvl w:val="0"/>
          <w:numId w:val="2"/>
        </w:numPr>
      </w:pPr>
      <w:bookmarkStart w:id="1174" w:name="_Toc28956227"/>
      <w:r>
        <w:lastRenderedPageBreak/>
        <w:t>Introduction</w:t>
      </w:r>
      <w:bookmarkEnd w:id="1174"/>
    </w:p>
    <w:p w14:paraId="63FFDA51" w14:textId="77777777" w:rsidR="00E8018D" w:rsidRDefault="00E8018D" w:rsidP="00D576BA">
      <w:pPr>
        <w:pStyle w:val="NormalIndent"/>
        <w:ind w:left="0"/>
      </w:pPr>
    </w:p>
    <w:p w14:paraId="696741D8" w14:textId="77777777" w:rsidR="00E8018D" w:rsidRDefault="00427E27" w:rsidP="007368C5">
      <w:pPr>
        <w:pStyle w:val="Heading2"/>
        <w:numPr>
          <w:ilvl w:val="1"/>
          <w:numId w:val="2"/>
        </w:numPr>
        <w:tabs>
          <w:tab w:val="clear" w:pos="720"/>
          <w:tab w:val="num" w:pos="-360"/>
        </w:tabs>
        <w:ind w:left="540" w:hanging="540"/>
      </w:pPr>
      <w:bookmarkStart w:id="1175" w:name="_Toc28956228"/>
      <w:r>
        <w:t>Purpose</w:t>
      </w:r>
      <w:bookmarkEnd w:id="1175"/>
    </w:p>
    <w:p w14:paraId="3955F54E" w14:textId="77777777" w:rsidR="00E8018D" w:rsidRDefault="00E8018D" w:rsidP="00366226">
      <w:pPr>
        <w:pStyle w:val="NormalIndent"/>
      </w:pPr>
    </w:p>
    <w:p w14:paraId="31B07226" w14:textId="77777777" w:rsidR="00E8018D" w:rsidRDefault="00DF18E5" w:rsidP="00DF18E5">
      <w:pPr>
        <w:pStyle w:val="NormalIndent"/>
        <w:ind w:left="0"/>
      </w:pPr>
      <w:r>
        <w:t xml:space="preserve">This document describes the solution of integrations required to implement the Digital Banking Platform for </w:t>
      </w:r>
      <w:r w:rsidR="00B7226F">
        <w:t>MUFG</w:t>
      </w:r>
      <w:r>
        <w:t>. The document summarises all of the interfaces.  It should be read as a technical scope and approach document.</w:t>
      </w:r>
    </w:p>
    <w:p w14:paraId="5917FA37" w14:textId="77777777" w:rsidR="00427E27" w:rsidRDefault="00427E27" w:rsidP="00427E27">
      <w:pPr>
        <w:pStyle w:val="Heading2"/>
        <w:numPr>
          <w:ilvl w:val="1"/>
          <w:numId w:val="2"/>
        </w:numPr>
        <w:tabs>
          <w:tab w:val="clear" w:pos="720"/>
          <w:tab w:val="num" w:pos="-360"/>
        </w:tabs>
        <w:ind w:left="540" w:hanging="540"/>
      </w:pPr>
      <w:bookmarkStart w:id="1176" w:name="_Toc28956229"/>
      <w:r>
        <w:t>Document Scope</w:t>
      </w:r>
      <w:bookmarkEnd w:id="1176"/>
    </w:p>
    <w:p w14:paraId="07E6E4BA" w14:textId="77777777" w:rsidR="00427E27" w:rsidRPr="00CC7633" w:rsidRDefault="00427E27" w:rsidP="00427E27">
      <w:pPr>
        <w:rPr>
          <w:b/>
        </w:rPr>
      </w:pPr>
      <w:r w:rsidRPr="00CC7633">
        <w:rPr>
          <w:b/>
        </w:rPr>
        <w:t>In Scope</w:t>
      </w:r>
    </w:p>
    <w:p w14:paraId="3FE177C1" w14:textId="77777777" w:rsidR="00427E27" w:rsidRDefault="00DF18E5" w:rsidP="000B216F">
      <w:pPr>
        <w:pStyle w:val="ListBullet"/>
        <w:numPr>
          <w:ilvl w:val="0"/>
          <w:numId w:val="3"/>
        </w:numPr>
      </w:pPr>
      <w:r>
        <w:t xml:space="preserve">Define the scope of all integrations with the Digital Banking Platform required for the </w:t>
      </w:r>
      <w:r w:rsidR="00B7226F">
        <w:t>MUFG</w:t>
      </w:r>
      <w:r w:rsidR="009D78A1">
        <w:t xml:space="preserve"> </w:t>
      </w:r>
      <w:r>
        <w:t>implementation.</w:t>
      </w:r>
    </w:p>
    <w:p w14:paraId="47BC0C31" w14:textId="77777777" w:rsidR="00DF18E5" w:rsidRDefault="00DF18E5" w:rsidP="000B216F">
      <w:pPr>
        <w:pStyle w:val="ListBullet"/>
        <w:numPr>
          <w:ilvl w:val="0"/>
          <w:numId w:val="3"/>
        </w:numPr>
      </w:pPr>
      <w:r>
        <w:t>Identify the standard Digital Banking interface component leveraged</w:t>
      </w:r>
    </w:p>
    <w:p w14:paraId="142C8EEB" w14:textId="77777777" w:rsidR="00427E27" w:rsidRDefault="00427E27" w:rsidP="000B216F">
      <w:pPr>
        <w:pStyle w:val="ListBullet"/>
        <w:numPr>
          <w:ilvl w:val="0"/>
          <w:numId w:val="3"/>
        </w:numPr>
      </w:pPr>
      <w:r>
        <w:t xml:space="preserve">Solution architecture motivations and summary of implementation details of applied </w:t>
      </w:r>
      <w:r w:rsidR="00DF18E5">
        <w:t>Digital Banking</w:t>
      </w:r>
      <w:r>
        <w:t xml:space="preserve"> </w:t>
      </w:r>
      <w:r w:rsidR="00DF18E5">
        <w:t>integrations</w:t>
      </w:r>
    </w:p>
    <w:p w14:paraId="0C737C0E" w14:textId="77777777" w:rsidR="000062CA" w:rsidRDefault="000062CA" w:rsidP="000B216F">
      <w:pPr>
        <w:pStyle w:val="ListBullet"/>
        <w:numPr>
          <w:ilvl w:val="0"/>
          <w:numId w:val="3"/>
        </w:numPr>
      </w:pPr>
      <w:r>
        <w:t>Client Browser Imports and Exports of Data</w:t>
      </w:r>
    </w:p>
    <w:p w14:paraId="456ADEC8" w14:textId="77777777" w:rsidR="000062CA" w:rsidRPr="00B46D9C" w:rsidRDefault="000062CA" w:rsidP="000B216F">
      <w:pPr>
        <w:pStyle w:val="ListBullet"/>
        <w:numPr>
          <w:ilvl w:val="0"/>
          <w:numId w:val="3"/>
        </w:numPr>
      </w:pPr>
      <w:r>
        <w:t>Inventory of HLD documents required to memorialize further detail</w:t>
      </w:r>
    </w:p>
    <w:p w14:paraId="2FF17340" w14:textId="77777777" w:rsidR="00427E27" w:rsidRDefault="00427E27" w:rsidP="00427E27">
      <w:pPr>
        <w:pStyle w:val="NormalIndent"/>
        <w:ind w:left="0"/>
      </w:pPr>
      <w:r>
        <w:t xml:space="preserve">.  </w:t>
      </w:r>
    </w:p>
    <w:p w14:paraId="5CDF3ADC" w14:textId="77777777" w:rsidR="00427E27" w:rsidRDefault="00427E27" w:rsidP="00427E27">
      <w:pPr>
        <w:pStyle w:val="NormalIndent"/>
        <w:ind w:left="0"/>
      </w:pPr>
    </w:p>
    <w:p w14:paraId="7AE1F73D" w14:textId="77777777" w:rsidR="00427E27" w:rsidRDefault="00A22999" w:rsidP="00427E27">
      <w:pPr>
        <w:rPr>
          <w:b/>
        </w:rPr>
      </w:pPr>
      <w:r>
        <w:rPr>
          <w:b/>
        </w:rPr>
        <w:t>Not in Scope</w:t>
      </w:r>
      <w:r w:rsidR="00427E27" w:rsidRPr="00CC7633">
        <w:rPr>
          <w:b/>
        </w:rPr>
        <w:t xml:space="preserve"> </w:t>
      </w:r>
    </w:p>
    <w:p w14:paraId="49D6DFE3" w14:textId="77777777" w:rsidR="00427E27" w:rsidRPr="00CC7633" w:rsidRDefault="00427E27" w:rsidP="00427E27">
      <w:pPr>
        <w:rPr>
          <w:b/>
        </w:rPr>
      </w:pPr>
    </w:p>
    <w:p w14:paraId="5357E3B3" w14:textId="77777777" w:rsidR="00731299" w:rsidRDefault="00731299" w:rsidP="000B216F">
      <w:pPr>
        <w:pStyle w:val="ListBullet"/>
        <w:numPr>
          <w:ilvl w:val="0"/>
          <w:numId w:val="3"/>
        </w:numPr>
      </w:pPr>
      <w:r>
        <w:t>Technical IT architecture, i.e. Hardware specifications and software stack</w:t>
      </w:r>
    </w:p>
    <w:p w14:paraId="6DC73ADE" w14:textId="77777777" w:rsidR="00731299" w:rsidRDefault="00731299" w:rsidP="000B216F">
      <w:pPr>
        <w:pStyle w:val="ListBullet"/>
        <w:numPr>
          <w:ilvl w:val="0"/>
          <w:numId w:val="3"/>
        </w:numPr>
      </w:pPr>
      <w:r>
        <w:t>Digital Banking Standard Product Application Architecture or Design where requirements are met by the out-of-the-box (OOB) Standard Product features.</w:t>
      </w:r>
    </w:p>
    <w:p w14:paraId="0F2A459F" w14:textId="77777777" w:rsidR="00731299" w:rsidRDefault="00731299" w:rsidP="000B216F">
      <w:pPr>
        <w:pStyle w:val="ListBullet"/>
        <w:numPr>
          <w:ilvl w:val="0"/>
          <w:numId w:val="3"/>
        </w:numPr>
      </w:pPr>
      <w:r>
        <w:t>Functional Configurations</w:t>
      </w:r>
    </w:p>
    <w:p w14:paraId="63BD98AF" w14:textId="77777777" w:rsidR="00731299" w:rsidRDefault="00731299" w:rsidP="000B216F">
      <w:pPr>
        <w:pStyle w:val="ListBullet"/>
        <w:numPr>
          <w:ilvl w:val="0"/>
          <w:numId w:val="3"/>
        </w:numPr>
      </w:pPr>
      <w:r>
        <w:t>High Level Design Documents for Interfaces</w:t>
      </w:r>
    </w:p>
    <w:p w14:paraId="7B976D0D" w14:textId="77777777" w:rsidR="00A22999" w:rsidRDefault="00A22999" w:rsidP="000B216F">
      <w:pPr>
        <w:pStyle w:val="ListBullet"/>
        <w:numPr>
          <w:ilvl w:val="0"/>
          <w:numId w:val="3"/>
        </w:numPr>
      </w:pPr>
      <w:r>
        <w:t>Description of any product dependencies that may have been identified during the completion of this document</w:t>
      </w:r>
    </w:p>
    <w:p w14:paraId="7B3F991C" w14:textId="77777777" w:rsidR="00427E27" w:rsidRDefault="00427E27" w:rsidP="00427E27">
      <w:pPr>
        <w:pStyle w:val="Heading2"/>
        <w:numPr>
          <w:ilvl w:val="1"/>
          <w:numId w:val="2"/>
        </w:numPr>
        <w:tabs>
          <w:tab w:val="clear" w:pos="720"/>
          <w:tab w:val="num" w:pos="-360"/>
        </w:tabs>
        <w:ind w:left="540" w:hanging="540"/>
        <w:rPr>
          <w:lang w:val="en-US"/>
        </w:rPr>
      </w:pPr>
      <w:bookmarkStart w:id="1177" w:name="_Toc437961036"/>
      <w:bookmarkStart w:id="1178" w:name="_Toc437961142"/>
      <w:bookmarkStart w:id="1179" w:name="_Toc437961248"/>
      <w:bookmarkStart w:id="1180" w:name="_Toc437962287"/>
      <w:bookmarkStart w:id="1181" w:name="_Toc437962395"/>
      <w:bookmarkStart w:id="1182" w:name="_Toc438038184"/>
      <w:bookmarkStart w:id="1183" w:name="_Toc438038362"/>
      <w:bookmarkStart w:id="1184" w:name="_Toc28956230"/>
      <w:bookmarkEnd w:id="1177"/>
      <w:bookmarkEnd w:id="1178"/>
      <w:bookmarkEnd w:id="1179"/>
      <w:bookmarkEnd w:id="1180"/>
      <w:bookmarkEnd w:id="1181"/>
      <w:bookmarkEnd w:id="1182"/>
      <w:bookmarkEnd w:id="1183"/>
      <w:r>
        <w:rPr>
          <w:lang w:val="en-US"/>
        </w:rPr>
        <w:t>Target Audience</w:t>
      </w:r>
      <w:bookmarkEnd w:id="1184"/>
    </w:p>
    <w:p w14:paraId="51E1BE15" w14:textId="77777777" w:rsidR="00A22999" w:rsidRPr="00A22999" w:rsidRDefault="00A22999" w:rsidP="00A22999">
      <w:pPr>
        <w:pStyle w:val="NormalIndent"/>
        <w:rPr>
          <w:lang w:val="en-US"/>
        </w:rPr>
      </w:pP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2340"/>
        <w:gridCol w:w="7020"/>
      </w:tblGrid>
      <w:tr w:rsidR="00427E27" w:rsidRPr="007A7FB8" w14:paraId="7CC8B138" w14:textId="77777777" w:rsidTr="00CC36DC">
        <w:trPr>
          <w:cantSplit/>
          <w:trHeight w:val="72"/>
          <w:tblHeader/>
        </w:trPr>
        <w:tc>
          <w:tcPr>
            <w:tcW w:w="2340" w:type="dxa"/>
            <w:shd w:val="clear" w:color="auto" w:fill="F3F3F3"/>
            <w:vAlign w:val="center"/>
          </w:tcPr>
          <w:p w14:paraId="5C460FA8" w14:textId="77777777" w:rsidR="00427E27" w:rsidRPr="007A7FB8" w:rsidRDefault="00427E27" w:rsidP="00CC36DC">
            <w:pPr>
              <w:pStyle w:val="CMPTableTextBold"/>
              <w:rPr>
                <w:sz w:val="16"/>
                <w:szCs w:val="16"/>
              </w:rPr>
            </w:pPr>
            <w:r w:rsidRPr="007A7FB8">
              <w:rPr>
                <w:sz w:val="16"/>
                <w:szCs w:val="16"/>
              </w:rPr>
              <w:t>Audience</w:t>
            </w:r>
          </w:p>
        </w:tc>
        <w:tc>
          <w:tcPr>
            <w:tcW w:w="7020" w:type="dxa"/>
            <w:shd w:val="clear" w:color="auto" w:fill="F3F3F3"/>
            <w:vAlign w:val="center"/>
          </w:tcPr>
          <w:p w14:paraId="06D38CAE" w14:textId="77777777" w:rsidR="00427E27" w:rsidRPr="007A7FB8" w:rsidRDefault="00427E27" w:rsidP="00CC36DC">
            <w:pPr>
              <w:pStyle w:val="CMPTableTextBold"/>
              <w:rPr>
                <w:sz w:val="16"/>
                <w:szCs w:val="16"/>
              </w:rPr>
            </w:pPr>
            <w:r w:rsidRPr="007A7FB8">
              <w:rPr>
                <w:sz w:val="16"/>
                <w:szCs w:val="16"/>
              </w:rPr>
              <w:t>Intended purpose</w:t>
            </w:r>
          </w:p>
        </w:tc>
      </w:tr>
      <w:tr w:rsidR="00427E27" w:rsidRPr="007A7FB8" w14:paraId="5C16B05F" w14:textId="77777777" w:rsidTr="00CC36DC">
        <w:trPr>
          <w:cantSplit/>
        </w:trPr>
        <w:tc>
          <w:tcPr>
            <w:tcW w:w="2340" w:type="dxa"/>
          </w:tcPr>
          <w:p w14:paraId="3A43B285" w14:textId="77777777" w:rsidR="00427E27" w:rsidRPr="007A7FB8" w:rsidRDefault="00427E27" w:rsidP="00CC36DC">
            <w:pPr>
              <w:pStyle w:val="TableCell"/>
            </w:pPr>
            <w:r w:rsidRPr="007A7FB8">
              <w:t>Project Architects</w:t>
            </w:r>
          </w:p>
        </w:tc>
        <w:tc>
          <w:tcPr>
            <w:tcW w:w="7020" w:type="dxa"/>
          </w:tcPr>
          <w:p w14:paraId="522477D9" w14:textId="77777777" w:rsidR="00427E27" w:rsidRPr="007A7FB8" w:rsidRDefault="00284D4F" w:rsidP="00CC36DC">
            <w:pPr>
              <w:pStyle w:val="TableCell"/>
            </w:pPr>
            <w:r>
              <w:t>To define an agreed upon scope of integrations</w:t>
            </w:r>
          </w:p>
        </w:tc>
      </w:tr>
      <w:tr w:rsidR="00427E27" w:rsidRPr="007A7FB8" w14:paraId="6AC38965" w14:textId="77777777" w:rsidTr="00CC36DC">
        <w:trPr>
          <w:cantSplit/>
        </w:trPr>
        <w:tc>
          <w:tcPr>
            <w:tcW w:w="2340" w:type="dxa"/>
          </w:tcPr>
          <w:p w14:paraId="6D7925F8" w14:textId="77777777" w:rsidR="00427E27" w:rsidRPr="007A7FB8" w:rsidRDefault="00427E27" w:rsidP="00CC36DC">
            <w:pPr>
              <w:pStyle w:val="TableCell"/>
            </w:pPr>
            <w:r w:rsidRPr="007A7FB8">
              <w:t xml:space="preserve">Reviewers </w:t>
            </w:r>
          </w:p>
        </w:tc>
        <w:tc>
          <w:tcPr>
            <w:tcW w:w="7020" w:type="dxa"/>
          </w:tcPr>
          <w:p w14:paraId="5BB285CA" w14:textId="77777777" w:rsidR="00427E27" w:rsidRPr="007A7FB8" w:rsidRDefault="00427E27" w:rsidP="00CC36DC">
            <w:pPr>
              <w:pStyle w:val="TableCell"/>
            </w:pPr>
            <w:r w:rsidRPr="007A7FB8">
              <w:t>To understand the solution impacts and constraints and to obtain objective feedback through the Peer Review &amp; Ratification processes.</w:t>
            </w:r>
          </w:p>
        </w:tc>
      </w:tr>
      <w:tr w:rsidR="00427E27" w:rsidRPr="007A7FB8" w14:paraId="1ACF38D8" w14:textId="77777777" w:rsidTr="00CC36DC">
        <w:trPr>
          <w:cantSplit/>
        </w:trPr>
        <w:tc>
          <w:tcPr>
            <w:tcW w:w="2340" w:type="dxa"/>
          </w:tcPr>
          <w:p w14:paraId="6A7AE0EC" w14:textId="77777777" w:rsidR="00427E27" w:rsidRPr="007A7FB8" w:rsidRDefault="00427E27" w:rsidP="00CC36DC">
            <w:pPr>
              <w:pStyle w:val="TableCell"/>
            </w:pPr>
            <w:r w:rsidRPr="007A7FB8">
              <w:t>Solution Designers</w:t>
            </w:r>
          </w:p>
        </w:tc>
        <w:tc>
          <w:tcPr>
            <w:tcW w:w="7020" w:type="dxa"/>
          </w:tcPr>
          <w:p w14:paraId="0713B9E5" w14:textId="77777777" w:rsidR="00427E27" w:rsidRPr="007A7FB8" w:rsidRDefault="00427E27" w:rsidP="00CC36DC">
            <w:pPr>
              <w:pStyle w:val="TableCell"/>
            </w:pPr>
            <w:r w:rsidRPr="007A7FB8">
              <w:t>Input into service and high-level designs.</w:t>
            </w:r>
          </w:p>
        </w:tc>
      </w:tr>
      <w:tr w:rsidR="00427E27" w:rsidRPr="007A7FB8" w14:paraId="28F081B6" w14:textId="77777777" w:rsidTr="00CC36DC">
        <w:trPr>
          <w:cantSplit/>
        </w:trPr>
        <w:tc>
          <w:tcPr>
            <w:tcW w:w="2340" w:type="dxa"/>
          </w:tcPr>
          <w:p w14:paraId="1AC48838" w14:textId="77777777" w:rsidR="00427E27" w:rsidRPr="007A7FB8" w:rsidRDefault="00427E27" w:rsidP="00CC36DC">
            <w:pPr>
              <w:pStyle w:val="TableCell"/>
            </w:pPr>
            <w:r w:rsidRPr="007A7FB8">
              <w:t>Bottomline Test Analysts</w:t>
            </w:r>
          </w:p>
        </w:tc>
        <w:tc>
          <w:tcPr>
            <w:tcW w:w="7020" w:type="dxa"/>
          </w:tcPr>
          <w:p w14:paraId="00AA8658" w14:textId="77777777" w:rsidR="00427E27" w:rsidRPr="007A7FB8" w:rsidRDefault="00427E27" w:rsidP="007B61E0">
            <w:pPr>
              <w:pStyle w:val="TableCell"/>
            </w:pPr>
            <w:r>
              <w:t>U</w:t>
            </w:r>
            <w:r w:rsidRPr="007A7FB8">
              <w:t xml:space="preserve">sed in conjunction with the </w:t>
            </w:r>
            <w:r w:rsidR="007B61E0">
              <w:t>functional configurations</w:t>
            </w:r>
            <w:r>
              <w:t xml:space="preserve"> to</w:t>
            </w:r>
            <w:r w:rsidRPr="007A7FB8">
              <w:t xml:space="preserve"> provide input into their System Test documentation and performance test planning.</w:t>
            </w:r>
          </w:p>
        </w:tc>
      </w:tr>
      <w:tr w:rsidR="00427E27" w:rsidRPr="007A7FB8" w14:paraId="1A969466" w14:textId="77777777" w:rsidTr="00CC36DC">
        <w:trPr>
          <w:cantSplit/>
        </w:trPr>
        <w:tc>
          <w:tcPr>
            <w:tcW w:w="2340" w:type="dxa"/>
          </w:tcPr>
          <w:p w14:paraId="2DACEF3F" w14:textId="77777777" w:rsidR="00427E27" w:rsidRPr="007A7FB8" w:rsidRDefault="00427E27" w:rsidP="00CC36DC">
            <w:pPr>
              <w:pStyle w:val="TableCell"/>
            </w:pPr>
            <w:r w:rsidRPr="007A7FB8">
              <w:t>Bottomline Developers</w:t>
            </w:r>
          </w:p>
        </w:tc>
        <w:tc>
          <w:tcPr>
            <w:tcW w:w="7020" w:type="dxa"/>
          </w:tcPr>
          <w:p w14:paraId="5E6317D8" w14:textId="77777777" w:rsidR="00427E27" w:rsidRPr="007A7FB8" w:rsidRDefault="00427E27" w:rsidP="00CC36DC">
            <w:pPr>
              <w:pStyle w:val="TableCell"/>
            </w:pPr>
            <w:r w:rsidRPr="007A7FB8">
              <w:t xml:space="preserve">Input into </w:t>
            </w:r>
            <w:r>
              <w:t>validating high level design and completing detailed technical specifications.</w:t>
            </w:r>
          </w:p>
        </w:tc>
      </w:tr>
    </w:tbl>
    <w:p w14:paraId="1DC7BD76" w14:textId="77777777" w:rsidR="00427E27" w:rsidRPr="00427E27" w:rsidRDefault="00427E27" w:rsidP="00427E27"/>
    <w:p w14:paraId="12BC1862" w14:textId="77777777" w:rsidR="0005752A" w:rsidRDefault="0005752A">
      <w:pPr>
        <w:rPr>
          <w:rFonts w:ascii="Arial Narrow" w:hAnsi="Arial Narrow" w:cs="Arial"/>
          <w:b/>
          <w:bCs/>
          <w:color w:val="336999"/>
          <w:sz w:val="28"/>
          <w:szCs w:val="28"/>
          <w:lang w:val="en-US"/>
        </w:rPr>
      </w:pPr>
      <w:r>
        <w:rPr>
          <w:lang w:val="en-US"/>
        </w:rPr>
        <w:br w:type="page"/>
      </w:r>
    </w:p>
    <w:p w14:paraId="55002A23" w14:textId="77777777" w:rsidR="00E8018D" w:rsidRDefault="00E8018D" w:rsidP="007368C5">
      <w:pPr>
        <w:pStyle w:val="Heading2"/>
        <w:numPr>
          <w:ilvl w:val="1"/>
          <w:numId w:val="2"/>
        </w:numPr>
        <w:tabs>
          <w:tab w:val="clear" w:pos="720"/>
          <w:tab w:val="num" w:pos="-360"/>
        </w:tabs>
        <w:ind w:left="540" w:hanging="540"/>
        <w:rPr>
          <w:lang w:val="en-US"/>
        </w:rPr>
      </w:pPr>
      <w:bookmarkStart w:id="1185" w:name="_Toc28956231"/>
      <w:r>
        <w:rPr>
          <w:lang w:val="en-US"/>
        </w:rPr>
        <w:lastRenderedPageBreak/>
        <w:t>Reviewers</w:t>
      </w:r>
      <w:bookmarkEnd w:id="1185"/>
    </w:p>
    <w:p w14:paraId="025D65F2" w14:textId="77777777" w:rsidR="00E8018D" w:rsidRPr="00223F51" w:rsidRDefault="00E8018D" w:rsidP="00366226"/>
    <w:p w14:paraId="541CB799" w14:textId="77777777" w:rsidR="00E8018D" w:rsidRPr="00223F51" w:rsidRDefault="00E8018D" w:rsidP="00366226">
      <w:pPr>
        <w:rPr>
          <w:szCs w:val="20"/>
        </w:rPr>
      </w:pPr>
      <w:r w:rsidRPr="00223F51">
        <w:rPr>
          <w:szCs w:val="20"/>
        </w:rPr>
        <w:t>The individuals whose names appear below a</w:t>
      </w:r>
      <w:r>
        <w:rPr>
          <w:szCs w:val="20"/>
        </w:rPr>
        <w:t>gree that they have reviewed this document and a</w:t>
      </w:r>
      <w:r w:rsidRPr="00223F51">
        <w:rPr>
          <w:szCs w:val="20"/>
        </w:rPr>
        <w:t>re in agreement with the content of the document.</w:t>
      </w:r>
    </w:p>
    <w:p w14:paraId="6CBC5BBF" w14:textId="77777777" w:rsidR="00E8018D" w:rsidRPr="00223F51" w:rsidRDefault="00E8018D" w:rsidP="00366226">
      <w:pPr>
        <w:rPr>
          <w:szCs w:val="20"/>
        </w:rPr>
      </w:pPr>
    </w:p>
    <w:p w14:paraId="1118A633" w14:textId="77777777" w:rsidR="00E8018D" w:rsidRPr="00223F51" w:rsidRDefault="00E8018D" w:rsidP="00366226">
      <w:pPr>
        <w:rPr>
          <w:szCs w:val="20"/>
        </w:rPr>
      </w:pPr>
      <w:r w:rsidRPr="00223F51">
        <w:rPr>
          <w:szCs w:val="20"/>
        </w:rPr>
        <w:t xml:space="preserve">Note that this </w:t>
      </w:r>
      <w:r>
        <w:rPr>
          <w:szCs w:val="20"/>
        </w:rPr>
        <w:t>document</w:t>
      </w:r>
      <w:r w:rsidRPr="00223F51">
        <w:rPr>
          <w:szCs w:val="20"/>
        </w:rPr>
        <w:t xml:space="preserve"> supersedes all other documents, conversations, and any other form of communication written, or verbal.</w:t>
      </w:r>
    </w:p>
    <w:p w14:paraId="79ACB715" w14:textId="77777777" w:rsidR="00E8018D" w:rsidRPr="00223F51" w:rsidRDefault="00E8018D" w:rsidP="00366226">
      <w:pPr>
        <w:tabs>
          <w:tab w:val="left" w:pos="2520"/>
          <w:tab w:val="left" w:pos="4320"/>
          <w:tab w:val="left" w:pos="5940"/>
        </w:tabs>
        <w:ind w:firstLine="720"/>
      </w:pPr>
    </w:p>
    <w:tbl>
      <w:tblPr>
        <w:tblW w:w="9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00"/>
        <w:gridCol w:w="3420"/>
        <w:gridCol w:w="1440"/>
        <w:gridCol w:w="1799"/>
      </w:tblGrid>
      <w:tr w:rsidR="00E8018D" w:rsidRPr="00223F51" w14:paraId="51BDE0C4" w14:textId="77777777" w:rsidTr="00BB61C6">
        <w:trPr>
          <w:jc w:val="center"/>
        </w:trPr>
        <w:tc>
          <w:tcPr>
            <w:tcW w:w="2700" w:type="dxa"/>
            <w:shd w:val="pct25" w:color="000000" w:fill="FFFFFF"/>
            <w:vAlign w:val="center"/>
          </w:tcPr>
          <w:p w14:paraId="71F8A88C" w14:textId="77777777" w:rsidR="00E8018D" w:rsidRPr="00223F51" w:rsidRDefault="00E8018D" w:rsidP="00BB61C6">
            <w:pPr>
              <w:pStyle w:val="TableColumnHeading"/>
            </w:pPr>
            <w:r w:rsidRPr="00223F51">
              <w:t>Name</w:t>
            </w:r>
          </w:p>
        </w:tc>
        <w:tc>
          <w:tcPr>
            <w:tcW w:w="3420" w:type="dxa"/>
            <w:shd w:val="pct25" w:color="000000" w:fill="FFFFFF"/>
          </w:tcPr>
          <w:p w14:paraId="6B66EFE1" w14:textId="77777777" w:rsidR="00E8018D" w:rsidRPr="00223F51" w:rsidRDefault="00E8018D" w:rsidP="00BB61C6">
            <w:pPr>
              <w:pStyle w:val="TableColumnHeading"/>
            </w:pPr>
            <w:r>
              <w:t>Title</w:t>
            </w:r>
          </w:p>
        </w:tc>
        <w:tc>
          <w:tcPr>
            <w:tcW w:w="1440" w:type="dxa"/>
            <w:shd w:val="pct25" w:color="000000" w:fill="FFFFFF"/>
            <w:vAlign w:val="center"/>
          </w:tcPr>
          <w:p w14:paraId="670D6FAA" w14:textId="77777777" w:rsidR="00E8018D" w:rsidRPr="00223F51" w:rsidRDefault="00E8018D" w:rsidP="00BB61C6">
            <w:pPr>
              <w:pStyle w:val="TableColumnHeading"/>
            </w:pPr>
            <w:r w:rsidRPr="00223F51">
              <w:t>Date</w:t>
            </w:r>
          </w:p>
        </w:tc>
        <w:tc>
          <w:tcPr>
            <w:tcW w:w="1799" w:type="dxa"/>
            <w:shd w:val="pct25" w:color="000000" w:fill="FFFFFF"/>
            <w:vAlign w:val="center"/>
          </w:tcPr>
          <w:p w14:paraId="0981C060" w14:textId="77777777" w:rsidR="00E8018D" w:rsidRPr="00223F51" w:rsidRDefault="00E8018D" w:rsidP="00BB61C6">
            <w:pPr>
              <w:pStyle w:val="TableColumnHeading"/>
            </w:pPr>
            <w:r w:rsidRPr="00223F51">
              <w:t>Signature</w:t>
            </w:r>
          </w:p>
        </w:tc>
      </w:tr>
      <w:tr w:rsidR="00E8018D" w:rsidRPr="00223F51" w14:paraId="4E37D278" w14:textId="77777777" w:rsidTr="00BB61C6">
        <w:trPr>
          <w:trHeight w:val="107"/>
          <w:jc w:val="center"/>
        </w:trPr>
        <w:tc>
          <w:tcPr>
            <w:tcW w:w="2700" w:type="dxa"/>
            <w:shd w:val="clear" w:color="000000" w:fill="auto"/>
            <w:vAlign w:val="center"/>
          </w:tcPr>
          <w:p w14:paraId="7C649A63" w14:textId="77777777" w:rsidR="00E8018D" w:rsidRPr="00223F51" w:rsidRDefault="00E8018D" w:rsidP="00BB61C6">
            <w:pPr>
              <w:pStyle w:val="TableDetail"/>
            </w:pPr>
          </w:p>
        </w:tc>
        <w:tc>
          <w:tcPr>
            <w:tcW w:w="3420" w:type="dxa"/>
            <w:shd w:val="clear" w:color="000000" w:fill="auto"/>
            <w:vAlign w:val="center"/>
          </w:tcPr>
          <w:p w14:paraId="3A83CA57" w14:textId="77777777" w:rsidR="00E8018D" w:rsidRPr="00223F51" w:rsidRDefault="00E8018D" w:rsidP="00BB61C6">
            <w:pPr>
              <w:pStyle w:val="TableDetail"/>
            </w:pPr>
          </w:p>
        </w:tc>
        <w:tc>
          <w:tcPr>
            <w:tcW w:w="1440" w:type="dxa"/>
            <w:shd w:val="clear" w:color="000000" w:fill="auto"/>
            <w:vAlign w:val="center"/>
          </w:tcPr>
          <w:p w14:paraId="6CF6478A" w14:textId="77777777" w:rsidR="00E8018D" w:rsidRPr="00223F51" w:rsidRDefault="00E8018D" w:rsidP="00BB61C6">
            <w:pPr>
              <w:pStyle w:val="TableDetail"/>
            </w:pPr>
          </w:p>
        </w:tc>
        <w:tc>
          <w:tcPr>
            <w:tcW w:w="1799" w:type="dxa"/>
            <w:shd w:val="clear" w:color="000000" w:fill="auto"/>
            <w:vAlign w:val="center"/>
          </w:tcPr>
          <w:p w14:paraId="3F237477" w14:textId="77777777" w:rsidR="00E8018D" w:rsidRPr="00223F51" w:rsidRDefault="00E8018D" w:rsidP="00BB61C6">
            <w:pPr>
              <w:pStyle w:val="TableDetail"/>
            </w:pPr>
          </w:p>
        </w:tc>
      </w:tr>
      <w:tr w:rsidR="00E8018D" w:rsidRPr="00223F51" w14:paraId="0B157D6C" w14:textId="77777777" w:rsidTr="00BB61C6">
        <w:trPr>
          <w:trHeight w:val="152"/>
          <w:jc w:val="center"/>
        </w:trPr>
        <w:tc>
          <w:tcPr>
            <w:tcW w:w="2700" w:type="dxa"/>
            <w:shd w:val="clear" w:color="000000" w:fill="auto"/>
            <w:vAlign w:val="center"/>
          </w:tcPr>
          <w:p w14:paraId="4E922C3F" w14:textId="77777777" w:rsidR="00E8018D" w:rsidRPr="00223F51" w:rsidRDefault="00E8018D" w:rsidP="00BB61C6">
            <w:pPr>
              <w:pStyle w:val="TableDetail"/>
            </w:pPr>
          </w:p>
        </w:tc>
        <w:tc>
          <w:tcPr>
            <w:tcW w:w="3420" w:type="dxa"/>
            <w:shd w:val="clear" w:color="000000" w:fill="auto"/>
            <w:vAlign w:val="center"/>
          </w:tcPr>
          <w:p w14:paraId="58B840E1" w14:textId="77777777" w:rsidR="00E8018D" w:rsidRPr="00223F51" w:rsidRDefault="00E8018D" w:rsidP="00BB61C6">
            <w:pPr>
              <w:pStyle w:val="TableDetail"/>
            </w:pPr>
          </w:p>
        </w:tc>
        <w:tc>
          <w:tcPr>
            <w:tcW w:w="1440" w:type="dxa"/>
            <w:shd w:val="clear" w:color="000000" w:fill="auto"/>
            <w:vAlign w:val="center"/>
          </w:tcPr>
          <w:p w14:paraId="2F9DE955" w14:textId="77777777" w:rsidR="00E8018D" w:rsidRPr="00223F51" w:rsidRDefault="00E8018D" w:rsidP="00BB61C6">
            <w:pPr>
              <w:pStyle w:val="TableDetail"/>
            </w:pPr>
          </w:p>
        </w:tc>
        <w:tc>
          <w:tcPr>
            <w:tcW w:w="1799" w:type="dxa"/>
            <w:shd w:val="clear" w:color="000000" w:fill="auto"/>
            <w:vAlign w:val="center"/>
          </w:tcPr>
          <w:p w14:paraId="580D2371" w14:textId="77777777" w:rsidR="00E8018D" w:rsidRPr="00223F51" w:rsidRDefault="00E8018D" w:rsidP="00BB61C6">
            <w:pPr>
              <w:pStyle w:val="TableDetail"/>
            </w:pPr>
          </w:p>
        </w:tc>
      </w:tr>
      <w:tr w:rsidR="00E8018D" w:rsidRPr="00223F51" w14:paraId="65F82B2B" w14:textId="77777777" w:rsidTr="00BB61C6">
        <w:trPr>
          <w:trHeight w:val="70"/>
          <w:jc w:val="center"/>
        </w:trPr>
        <w:tc>
          <w:tcPr>
            <w:tcW w:w="2700" w:type="dxa"/>
            <w:shd w:val="clear" w:color="000000" w:fill="auto"/>
            <w:vAlign w:val="center"/>
          </w:tcPr>
          <w:p w14:paraId="527943C4" w14:textId="77777777" w:rsidR="00E8018D" w:rsidRPr="00223F51" w:rsidRDefault="00E8018D" w:rsidP="00BB61C6">
            <w:pPr>
              <w:pStyle w:val="TableDetail"/>
            </w:pPr>
          </w:p>
        </w:tc>
        <w:tc>
          <w:tcPr>
            <w:tcW w:w="3420" w:type="dxa"/>
            <w:shd w:val="clear" w:color="000000" w:fill="auto"/>
            <w:vAlign w:val="center"/>
          </w:tcPr>
          <w:p w14:paraId="1129A480" w14:textId="77777777" w:rsidR="00E8018D" w:rsidRPr="00223F51" w:rsidRDefault="00E8018D" w:rsidP="00BB61C6">
            <w:pPr>
              <w:pStyle w:val="TableDetail"/>
            </w:pPr>
          </w:p>
        </w:tc>
        <w:tc>
          <w:tcPr>
            <w:tcW w:w="1440" w:type="dxa"/>
            <w:shd w:val="clear" w:color="000000" w:fill="auto"/>
            <w:vAlign w:val="center"/>
          </w:tcPr>
          <w:p w14:paraId="0598845E" w14:textId="77777777" w:rsidR="00E8018D" w:rsidRPr="00223F51" w:rsidRDefault="00E8018D" w:rsidP="00BB61C6">
            <w:pPr>
              <w:pStyle w:val="TableDetail"/>
            </w:pPr>
          </w:p>
        </w:tc>
        <w:tc>
          <w:tcPr>
            <w:tcW w:w="1799" w:type="dxa"/>
            <w:shd w:val="clear" w:color="000000" w:fill="auto"/>
            <w:vAlign w:val="center"/>
          </w:tcPr>
          <w:p w14:paraId="471AB0A9" w14:textId="77777777" w:rsidR="00E8018D" w:rsidRPr="00223F51" w:rsidRDefault="00E8018D" w:rsidP="00BB61C6">
            <w:pPr>
              <w:pStyle w:val="TableDetail"/>
            </w:pPr>
          </w:p>
        </w:tc>
      </w:tr>
      <w:tr w:rsidR="00E8018D" w:rsidRPr="00223F51" w14:paraId="1CE21C31" w14:textId="77777777" w:rsidTr="00BB61C6">
        <w:trPr>
          <w:trHeight w:val="70"/>
          <w:jc w:val="center"/>
        </w:trPr>
        <w:tc>
          <w:tcPr>
            <w:tcW w:w="2700" w:type="dxa"/>
            <w:shd w:val="clear" w:color="000000" w:fill="auto"/>
            <w:vAlign w:val="center"/>
          </w:tcPr>
          <w:p w14:paraId="7C9D0069" w14:textId="77777777" w:rsidR="00E8018D" w:rsidRPr="00223F51" w:rsidRDefault="00E8018D" w:rsidP="00BB61C6">
            <w:pPr>
              <w:pStyle w:val="TableDetail"/>
            </w:pPr>
          </w:p>
        </w:tc>
        <w:tc>
          <w:tcPr>
            <w:tcW w:w="3420" w:type="dxa"/>
            <w:shd w:val="clear" w:color="000000" w:fill="auto"/>
            <w:vAlign w:val="center"/>
          </w:tcPr>
          <w:p w14:paraId="2E25BCA6" w14:textId="77777777" w:rsidR="00E8018D" w:rsidRPr="00223F51" w:rsidRDefault="00E8018D" w:rsidP="00BB61C6">
            <w:pPr>
              <w:pStyle w:val="TableDetail"/>
            </w:pPr>
          </w:p>
        </w:tc>
        <w:tc>
          <w:tcPr>
            <w:tcW w:w="1440" w:type="dxa"/>
            <w:shd w:val="clear" w:color="000000" w:fill="auto"/>
            <w:vAlign w:val="center"/>
          </w:tcPr>
          <w:p w14:paraId="78C2F38F" w14:textId="77777777" w:rsidR="00E8018D" w:rsidRPr="00223F51" w:rsidRDefault="00E8018D" w:rsidP="00BB61C6">
            <w:pPr>
              <w:pStyle w:val="TableDetail"/>
            </w:pPr>
          </w:p>
        </w:tc>
        <w:tc>
          <w:tcPr>
            <w:tcW w:w="1799" w:type="dxa"/>
            <w:shd w:val="clear" w:color="000000" w:fill="auto"/>
            <w:vAlign w:val="center"/>
          </w:tcPr>
          <w:p w14:paraId="6A06AB2F" w14:textId="77777777" w:rsidR="00E8018D" w:rsidRPr="00223F51" w:rsidRDefault="00E8018D" w:rsidP="00BB61C6">
            <w:pPr>
              <w:pStyle w:val="TableDetail"/>
            </w:pPr>
          </w:p>
        </w:tc>
      </w:tr>
    </w:tbl>
    <w:p w14:paraId="29604FC8" w14:textId="77777777" w:rsidR="00E8018D" w:rsidRPr="00161ABC" w:rsidRDefault="00E8018D" w:rsidP="00366226">
      <w:pPr>
        <w:pStyle w:val="NormalIndent"/>
        <w:ind w:left="0"/>
        <w:rPr>
          <w:lang w:val="en-US"/>
        </w:rPr>
      </w:pPr>
    </w:p>
    <w:p w14:paraId="6EE1662C" w14:textId="77777777" w:rsidR="00427E27" w:rsidRPr="00427E27" w:rsidRDefault="00427E27" w:rsidP="00427E27">
      <w:pPr>
        <w:pStyle w:val="NormalIndent"/>
        <w:rPr>
          <w:lang w:val="en-US"/>
        </w:rPr>
      </w:pPr>
    </w:p>
    <w:p w14:paraId="5819A0DE" w14:textId="77777777" w:rsidR="00E8018D" w:rsidRDefault="00E8018D" w:rsidP="007368C5">
      <w:pPr>
        <w:pStyle w:val="Heading2"/>
        <w:numPr>
          <w:ilvl w:val="1"/>
          <w:numId w:val="2"/>
        </w:numPr>
        <w:tabs>
          <w:tab w:val="clear" w:pos="720"/>
          <w:tab w:val="num" w:pos="-360"/>
        </w:tabs>
        <w:ind w:left="540" w:hanging="540"/>
        <w:rPr>
          <w:lang w:val="en-US"/>
        </w:rPr>
      </w:pPr>
      <w:bookmarkStart w:id="1186" w:name="_Toc28956232"/>
      <w:r>
        <w:rPr>
          <w:lang w:val="en-US"/>
        </w:rPr>
        <w:t>Approvers (Sign Off)</w:t>
      </w:r>
      <w:bookmarkEnd w:id="1186"/>
    </w:p>
    <w:p w14:paraId="6A3D3A4A" w14:textId="77777777" w:rsidR="00E8018D" w:rsidRPr="00223F51" w:rsidRDefault="00E8018D" w:rsidP="00366226">
      <w:pPr>
        <w:rPr>
          <w:szCs w:val="20"/>
        </w:rPr>
      </w:pPr>
      <w:r w:rsidRPr="00223F51">
        <w:rPr>
          <w:szCs w:val="20"/>
        </w:rPr>
        <w:t xml:space="preserve">The individuals whose names appear below agree that they have </w:t>
      </w:r>
      <w:r>
        <w:rPr>
          <w:szCs w:val="20"/>
        </w:rPr>
        <w:t>accepted this</w:t>
      </w:r>
      <w:r w:rsidRPr="00223F51">
        <w:rPr>
          <w:szCs w:val="20"/>
        </w:rPr>
        <w:t xml:space="preserve"> </w:t>
      </w:r>
      <w:r>
        <w:rPr>
          <w:szCs w:val="20"/>
        </w:rPr>
        <w:t xml:space="preserve">Document </w:t>
      </w:r>
      <w:r w:rsidRPr="00223F51">
        <w:rPr>
          <w:szCs w:val="20"/>
        </w:rPr>
        <w:t xml:space="preserve">and are in agreement </w:t>
      </w:r>
      <w:r>
        <w:rPr>
          <w:szCs w:val="20"/>
        </w:rPr>
        <w:t>to proceed with any further work which depends on completion of this document</w:t>
      </w:r>
      <w:r w:rsidRPr="00223F51">
        <w:rPr>
          <w:szCs w:val="20"/>
        </w:rPr>
        <w:t>.</w:t>
      </w:r>
    </w:p>
    <w:p w14:paraId="49F21A53" w14:textId="77777777" w:rsidR="00E8018D" w:rsidRPr="00223F51" w:rsidRDefault="00E8018D" w:rsidP="00366226">
      <w:pPr>
        <w:rPr>
          <w:szCs w:val="20"/>
        </w:rPr>
      </w:pPr>
    </w:p>
    <w:p w14:paraId="67E8BC24" w14:textId="77777777" w:rsidR="00E8018D" w:rsidRDefault="00E8018D" w:rsidP="00366226">
      <w:pPr>
        <w:rPr>
          <w:szCs w:val="20"/>
        </w:rPr>
      </w:pPr>
      <w:r w:rsidRPr="00223F51">
        <w:rPr>
          <w:szCs w:val="20"/>
        </w:rPr>
        <w:t xml:space="preserve">Note that this </w:t>
      </w:r>
      <w:r>
        <w:rPr>
          <w:szCs w:val="20"/>
        </w:rPr>
        <w:t>document</w:t>
      </w:r>
      <w:r w:rsidRPr="00223F51">
        <w:rPr>
          <w:szCs w:val="20"/>
        </w:rPr>
        <w:t xml:space="preserve"> supersedes all other documents, conversations, and any other form of communication written, or verbal.</w:t>
      </w:r>
    </w:p>
    <w:p w14:paraId="668690AF" w14:textId="77777777" w:rsidR="00E8018D" w:rsidRDefault="00E8018D" w:rsidP="00366226">
      <w:pPr>
        <w:rPr>
          <w:szCs w:val="20"/>
        </w:rPr>
      </w:pPr>
    </w:p>
    <w:p w14:paraId="53698115" w14:textId="77777777" w:rsidR="00E8018D" w:rsidRPr="00223F51" w:rsidRDefault="00E8018D" w:rsidP="00366226">
      <w:pPr>
        <w:tabs>
          <w:tab w:val="left" w:pos="2520"/>
          <w:tab w:val="left" w:pos="4320"/>
          <w:tab w:val="left" w:pos="5940"/>
        </w:tabs>
        <w:ind w:firstLine="720"/>
      </w:pPr>
    </w:p>
    <w:tbl>
      <w:tblPr>
        <w:tblW w:w="9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00"/>
        <w:gridCol w:w="3420"/>
        <w:gridCol w:w="1440"/>
        <w:gridCol w:w="1799"/>
      </w:tblGrid>
      <w:tr w:rsidR="00E8018D" w:rsidRPr="00223F51" w14:paraId="752A5516" w14:textId="77777777" w:rsidTr="00BB61C6">
        <w:trPr>
          <w:jc w:val="center"/>
        </w:trPr>
        <w:tc>
          <w:tcPr>
            <w:tcW w:w="2700" w:type="dxa"/>
            <w:shd w:val="pct25" w:color="000000" w:fill="FFFFFF"/>
            <w:vAlign w:val="center"/>
          </w:tcPr>
          <w:p w14:paraId="1189F7F8" w14:textId="77777777" w:rsidR="00E8018D" w:rsidRPr="00223F51" w:rsidRDefault="00E8018D" w:rsidP="00BB61C6">
            <w:pPr>
              <w:pStyle w:val="TableColumnHeading"/>
            </w:pPr>
            <w:r w:rsidRPr="00223F51">
              <w:t>Name</w:t>
            </w:r>
          </w:p>
        </w:tc>
        <w:tc>
          <w:tcPr>
            <w:tcW w:w="3420" w:type="dxa"/>
            <w:shd w:val="pct25" w:color="000000" w:fill="FFFFFF"/>
          </w:tcPr>
          <w:p w14:paraId="74FAA9CD" w14:textId="77777777" w:rsidR="00E8018D" w:rsidRPr="00223F51" w:rsidRDefault="00E8018D" w:rsidP="00BB61C6">
            <w:pPr>
              <w:pStyle w:val="TableColumnHeading"/>
            </w:pPr>
            <w:r>
              <w:t>Title</w:t>
            </w:r>
          </w:p>
        </w:tc>
        <w:tc>
          <w:tcPr>
            <w:tcW w:w="1440" w:type="dxa"/>
            <w:shd w:val="pct25" w:color="000000" w:fill="FFFFFF"/>
            <w:vAlign w:val="center"/>
          </w:tcPr>
          <w:p w14:paraId="4F510CF7" w14:textId="77777777" w:rsidR="00E8018D" w:rsidRPr="00223F51" w:rsidRDefault="00E8018D" w:rsidP="00BB61C6">
            <w:pPr>
              <w:pStyle w:val="TableColumnHeading"/>
            </w:pPr>
            <w:r w:rsidRPr="00223F51">
              <w:t>Date</w:t>
            </w:r>
          </w:p>
        </w:tc>
        <w:tc>
          <w:tcPr>
            <w:tcW w:w="1799" w:type="dxa"/>
            <w:shd w:val="pct25" w:color="000000" w:fill="FFFFFF"/>
            <w:vAlign w:val="center"/>
          </w:tcPr>
          <w:p w14:paraId="736B445B" w14:textId="77777777" w:rsidR="00E8018D" w:rsidRPr="00223F51" w:rsidRDefault="00E8018D" w:rsidP="00BB61C6">
            <w:pPr>
              <w:pStyle w:val="TableColumnHeading"/>
            </w:pPr>
            <w:r w:rsidRPr="00223F51">
              <w:t>Signature</w:t>
            </w:r>
          </w:p>
        </w:tc>
      </w:tr>
      <w:tr w:rsidR="00E8018D" w:rsidRPr="00223F51" w14:paraId="0B6CDD95" w14:textId="77777777" w:rsidTr="00BB61C6">
        <w:trPr>
          <w:trHeight w:val="350"/>
          <w:jc w:val="center"/>
        </w:trPr>
        <w:tc>
          <w:tcPr>
            <w:tcW w:w="2700" w:type="dxa"/>
            <w:shd w:val="clear" w:color="000000" w:fill="auto"/>
            <w:vAlign w:val="center"/>
          </w:tcPr>
          <w:p w14:paraId="740F1AE9" w14:textId="77777777" w:rsidR="00E8018D" w:rsidRPr="00223F51" w:rsidRDefault="00E8018D" w:rsidP="00BB61C6">
            <w:pPr>
              <w:pStyle w:val="TableDetail"/>
            </w:pPr>
          </w:p>
        </w:tc>
        <w:tc>
          <w:tcPr>
            <w:tcW w:w="3420" w:type="dxa"/>
            <w:shd w:val="clear" w:color="000000" w:fill="auto"/>
            <w:vAlign w:val="center"/>
          </w:tcPr>
          <w:p w14:paraId="02884878" w14:textId="77777777" w:rsidR="00E8018D" w:rsidRPr="00223F51" w:rsidRDefault="00E8018D" w:rsidP="00BB61C6">
            <w:pPr>
              <w:pStyle w:val="TableDetail"/>
            </w:pPr>
          </w:p>
        </w:tc>
        <w:tc>
          <w:tcPr>
            <w:tcW w:w="1440" w:type="dxa"/>
            <w:shd w:val="clear" w:color="000000" w:fill="auto"/>
            <w:vAlign w:val="center"/>
          </w:tcPr>
          <w:p w14:paraId="4150E5C1" w14:textId="77777777" w:rsidR="00E8018D" w:rsidRPr="00223F51" w:rsidRDefault="00E8018D" w:rsidP="00BB61C6">
            <w:pPr>
              <w:pStyle w:val="TableDetail"/>
            </w:pPr>
          </w:p>
        </w:tc>
        <w:tc>
          <w:tcPr>
            <w:tcW w:w="1799" w:type="dxa"/>
            <w:shd w:val="clear" w:color="000000" w:fill="auto"/>
            <w:vAlign w:val="center"/>
          </w:tcPr>
          <w:p w14:paraId="578B05DD" w14:textId="77777777" w:rsidR="00E8018D" w:rsidRPr="00223F51" w:rsidRDefault="00E8018D" w:rsidP="00BB61C6">
            <w:pPr>
              <w:pStyle w:val="TableDetail"/>
            </w:pPr>
          </w:p>
        </w:tc>
      </w:tr>
      <w:tr w:rsidR="00E8018D" w:rsidRPr="00223F51" w14:paraId="5D930116" w14:textId="77777777" w:rsidTr="00BB61C6">
        <w:trPr>
          <w:jc w:val="center"/>
        </w:trPr>
        <w:tc>
          <w:tcPr>
            <w:tcW w:w="2700" w:type="dxa"/>
            <w:shd w:val="clear" w:color="000000" w:fill="auto"/>
            <w:vAlign w:val="center"/>
          </w:tcPr>
          <w:p w14:paraId="6A7D5EFD" w14:textId="77777777" w:rsidR="00E8018D" w:rsidRPr="00223F51" w:rsidRDefault="00E8018D" w:rsidP="00BB61C6">
            <w:pPr>
              <w:pStyle w:val="TableDetail"/>
            </w:pPr>
          </w:p>
        </w:tc>
        <w:tc>
          <w:tcPr>
            <w:tcW w:w="3420" w:type="dxa"/>
            <w:shd w:val="clear" w:color="000000" w:fill="auto"/>
            <w:vAlign w:val="center"/>
          </w:tcPr>
          <w:p w14:paraId="66B20326" w14:textId="77777777" w:rsidR="00E8018D" w:rsidRPr="00223F51" w:rsidRDefault="00E8018D" w:rsidP="00BB61C6">
            <w:pPr>
              <w:pStyle w:val="TableDetail"/>
            </w:pPr>
          </w:p>
        </w:tc>
        <w:tc>
          <w:tcPr>
            <w:tcW w:w="1440" w:type="dxa"/>
            <w:shd w:val="clear" w:color="000000" w:fill="auto"/>
            <w:vAlign w:val="center"/>
          </w:tcPr>
          <w:p w14:paraId="562FB094" w14:textId="77777777" w:rsidR="00E8018D" w:rsidRPr="00223F51" w:rsidRDefault="00E8018D" w:rsidP="00BB61C6">
            <w:pPr>
              <w:pStyle w:val="TableDetail"/>
            </w:pPr>
          </w:p>
        </w:tc>
        <w:tc>
          <w:tcPr>
            <w:tcW w:w="1799" w:type="dxa"/>
            <w:shd w:val="clear" w:color="000000" w:fill="auto"/>
            <w:vAlign w:val="center"/>
          </w:tcPr>
          <w:p w14:paraId="7E960D8E" w14:textId="77777777" w:rsidR="00E8018D" w:rsidRPr="00223F51" w:rsidRDefault="00E8018D" w:rsidP="00BB61C6">
            <w:pPr>
              <w:pStyle w:val="TableDetail"/>
            </w:pPr>
          </w:p>
        </w:tc>
      </w:tr>
      <w:tr w:rsidR="00E8018D" w:rsidRPr="00223F51" w14:paraId="4B1ABECA" w14:textId="77777777" w:rsidTr="00BB61C6">
        <w:trPr>
          <w:jc w:val="center"/>
        </w:trPr>
        <w:tc>
          <w:tcPr>
            <w:tcW w:w="2700" w:type="dxa"/>
            <w:shd w:val="clear" w:color="000000" w:fill="auto"/>
            <w:vAlign w:val="center"/>
          </w:tcPr>
          <w:p w14:paraId="6B9D969C" w14:textId="77777777" w:rsidR="00E8018D" w:rsidRPr="00223F51" w:rsidRDefault="00E8018D" w:rsidP="00BB61C6">
            <w:pPr>
              <w:pStyle w:val="TableDetail"/>
            </w:pPr>
          </w:p>
        </w:tc>
        <w:tc>
          <w:tcPr>
            <w:tcW w:w="3420" w:type="dxa"/>
            <w:shd w:val="clear" w:color="000000" w:fill="auto"/>
            <w:vAlign w:val="center"/>
          </w:tcPr>
          <w:p w14:paraId="17A7D4E9" w14:textId="77777777" w:rsidR="00E8018D" w:rsidRPr="00223F51" w:rsidRDefault="00E8018D" w:rsidP="00BB61C6">
            <w:pPr>
              <w:pStyle w:val="TableDetail"/>
            </w:pPr>
          </w:p>
        </w:tc>
        <w:tc>
          <w:tcPr>
            <w:tcW w:w="1440" w:type="dxa"/>
            <w:shd w:val="clear" w:color="000000" w:fill="auto"/>
            <w:vAlign w:val="center"/>
          </w:tcPr>
          <w:p w14:paraId="1C9FBA66" w14:textId="77777777" w:rsidR="00E8018D" w:rsidRPr="00223F51" w:rsidRDefault="00E8018D" w:rsidP="00BB61C6">
            <w:pPr>
              <w:pStyle w:val="TableDetail"/>
            </w:pPr>
          </w:p>
        </w:tc>
        <w:tc>
          <w:tcPr>
            <w:tcW w:w="1799" w:type="dxa"/>
            <w:shd w:val="clear" w:color="000000" w:fill="auto"/>
            <w:vAlign w:val="center"/>
          </w:tcPr>
          <w:p w14:paraId="36BEA708" w14:textId="77777777" w:rsidR="00E8018D" w:rsidRPr="00223F51" w:rsidRDefault="00E8018D" w:rsidP="00BB61C6">
            <w:pPr>
              <w:pStyle w:val="TableDetail"/>
            </w:pPr>
          </w:p>
        </w:tc>
      </w:tr>
    </w:tbl>
    <w:p w14:paraId="5C161FE7" w14:textId="77777777" w:rsidR="00E8018D" w:rsidRDefault="00E8018D" w:rsidP="00366226">
      <w:pPr>
        <w:pStyle w:val="NormalIndent"/>
        <w:ind w:left="0"/>
      </w:pPr>
    </w:p>
    <w:p w14:paraId="57D2B68F" w14:textId="77777777" w:rsidR="00E8018D" w:rsidRPr="000C7A2E" w:rsidRDefault="00E8018D" w:rsidP="00366226">
      <w:pPr>
        <w:pStyle w:val="NormalIndent"/>
        <w:ind w:left="0"/>
      </w:pPr>
    </w:p>
    <w:p w14:paraId="49B27D64" w14:textId="77777777" w:rsidR="00E8018D" w:rsidRDefault="00221583" w:rsidP="007368C5">
      <w:pPr>
        <w:pStyle w:val="Heading2"/>
        <w:numPr>
          <w:ilvl w:val="1"/>
          <w:numId w:val="2"/>
        </w:numPr>
        <w:tabs>
          <w:tab w:val="clear" w:pos="720"/>
          <w:tab w:val="num" w:pos="-360"/>
        </w:tabs>
        <w:ind w:left="540" w:hanging="540"/>
        <w:rPr>
          <w:lang w:val="en-US"/>
        </w:rPr>
      </w:pPr>
      <w:bookmarkStart w:id="1187" w:name="_Toc252365990"/>
      <w:r>
        <w:br w:type="page"/>
      </w:r>
      <w:bookmarkStart w:id="1188" w:name="_Toc28956233"/>
      <w:r w:rsidR="00E8018D" w:rsidRPr="00BE6A3B">
        <w:lastRenderedPageBreak/>
        <w:t>Document</w:t>
      </w:r>
      <w:r w:rsidR="00E8018D">
        <w:rPr>
          <w:lang w:val="en-US"/>
        </w:rPr>
        <w:t xml:space="preserve"> History</w:t>
      </w:r>
      <w:bookmarkEnd w:id="1187"/>
      <w:bookmarkEnd w:id="1188"/>
      <w:r w:rsidR="00E8018D">
        <w:rPr>
          <w:lang w:val="en-US"/>
        </w:rPr>
        <w:t xml:space="preserve"> </w:t>
      </w:r>
    </w:p>
    <w:p w14:paraId="5F813F51" w14:textId="77777777" w:rsidR="00E8018D" w:rsidRPr="00223F51" w:rsidRDefault="00E8018D" w:rsidP="00366226">
      <w:pPr>
        <w:pStyle w:val="NormalWeb"/>
        <w:spacing w:before="60" w:after="60"/>
        <w:rPr>
          <w:rFonts w:ascii="Arial" w:hAnsi="Arial" w:cs="Arial"/>
          <w:sz w:val="20"/>
          <w:szCs w:val="20"/>
        </w:rPr>
      </w:pPr>
      <w:r w:rsidRPr="00223F51">
        <w:rPr>
          <w:rFonts w:ascii="Arial" w:hAnsi="Arial" w:cs="Arial"/>
          <w:sz w:val="20"/>
          <w:szCs w:val="20"/>
        </w:rPr>
        <w:t>The change history log is used to list revisions to the document whenever a new version is created and published. </w:t>
      </w:r>
    </w:p>
    <w:p w14:paraId="7C66E608" w14:textId="77777777" w:rsidR="00E8018D" w:rsidRPr="00223F51" w:rsidRDefault="00E8018D" w:rsidP="00366226">
      <w:pPr>
        <w:rPr>
          <w:i/>
        </w:rPr>
      </w:pPr>
    </w:p>
    <w:tbl>
      <w:tblPr>
        <w:tblW w:w="9040" w:type="dxa"/>
        <w:tblInd w:w="6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12"/>
        <w:gridCol w:w="1688"/>
        <w:gridCol w:w="4807"/>
        <w:gridCol w:w="1533"/>
      </w:tblGrid>
      <w:tr w:rsidR="00E8018D" w:rsidRPr="00223F51" w14:paraId="1191F3F6" w14:textId="77777777" w:rsidTr="006A7548">
        <w:trPr>
          <w:cantSplit/>
          <w:tblHeader/>
        </w:trPr>
        <w:tc>
          <w:tcPr>
            <w:tcW w:w="1012" w:type="dxa"/>
            <w:shd w:val="clear" w:color="000000" w:fill="CCCCCC"/>
            <w:vAlign w:val="center"/>
          </w:tcPr>
          <w:p w14:paraId="1293B86C" w14:textId="77777777" w:rsidR="00E8018D" w:rsidRPr="00223F51" w:rsidRDefault="00E8018D" w:rsidP="00BB61C6">
            <w:pPr>
              <w:pStyle w:val="TableColumnHeading"/>
            </w:pPr>
            <w:r w:rsidRPr="00223F51">
              <w:t>Version</w:t>
            </w:r>
          </w:p>
        </w:tc>
        <w:tc>
          <w:tcPr>
            <w:tcW w:w="1688" w:type="dxa"/>
            <w:shd w:val="clear" w:color="000000" w:fill="CCCCCC"/>
            <w:vAlign w:val="center"/>
          </w:tcPr>
          <w:p w14:paraId="4816AFEC" w14:textId="77777777" w:rsidR="00E8018D" w:rsidRPr="00223F51" w:rsidRDefault="00E8018D" w:rsidP="00BB61C6">
            <w:pPr>
              <w:pStyle w:val="TableColumnHeading"/>
            </w:pPr>
            <w:r w:rsidRPr="00223F51">
              <w:t>Date</w:t>
            </w:r>
          </w:p>
        </w:tc>
        <w:tc>
          <w:tcPr>
            <w:tcW w:w="4807" w:type="dxa"/>
            <w:shd w:val="clear" w:color="000000" w:fill="CCCCCC"/>
            <w:vAlign w:val="center"/>
          </w:tcPr>
          <w:p w14:paraId="2967BC6A" w14:textId="77777777" w:rsidR="00E8018D" w:rsidRPr="00223F51" w:rsidRDefault="00E8018D" w:rsidP="00BB61C6">
            <w:pPr>
              <w:pStyle w:val="TableColumnHeading"/>
            </w:pPr>
            <w:r w:rsidRPr="00223F51">
              <w:t>Revision Description</w:t>
            </w:r>
          </w:p>
        </w:tc>
        <w:tc>
          <w:tcPr>
            <w:tcW w:w="1533" w:type="dxa"/>
            <w:shd w:val="clear" w:color="000000" w:fill="CCCCCC"/>
            <w:vAlign w:val="center"/>
          </w:tcPr>
          <w:p w14:paraId="0BB3F385" w14:textId="77777777" w:rsidR="00E8018D" w:rsidRPr="00223F51" w:rsidRDefault="00E8018D" w:rsidP="00BB61C6">
            <w:pPr>
              <w:pStyle w:val="TableColumnHeading"/>
            </w:pPr>
            <w:r w:rsidRPr="00223F51">
              <w:t>Author(s)</w:t>
            </w:r>
          </w:p>
        </w:tc>
      </w:tr>
      <w:tr w:rsidR="00E8018D" w:rsidRPr="00582DD5" w14:paraId="30E47E00" w14:textId="77777777" w:rsidTr="006A7548">
        <w:trPr>
          <w:cantSplit/>
        </w:trPr>
        <w:tc>
          <w:tcPr>
            <w:tcW w:w="1012" w:type="dxa"/>
            <w:shd w:val="clear" w:color="000000" w:fill="auto"/>
            <w:vAlign w:val="center"/>
          </w:tcPr>
          <w:p w14:paraId="2748D226" w14:textId="77777777" w:rsidR="00E8018D" w:rsidRPr="00582DD5" w:rsidRDefault="003874D3" w:rsidP="003A16EA">
            <w:pPr>
              <w:pStyle w:val="TableDetail"/>
            </w:pPr>
            <w:r>
              <w:t>1.0</w:t>
            </w:r>
          </w:p>
        </w:tc>
        <w:tc>
          <w:tcPr>
            <w:tcW w:w="1688" w:type="dxa"/>
            <w:shd w:val="clear" w:color="000000" w:fill="auto"/>
            <w:vAlign w:val="center"/>
          </w:tcPr>
          <w:p w14:paraId="2FB2D4F8" w14:textId="77777777" w:rsidR="00E8018D" w:rsidRPr="00582DD5" w:rsidRDefault="000318FA" w:rsidP="003D7982">
            <w:pPr>
              <w:pStyle w:val="TableDetail"/>
            </w:pPr>
            <w:r>
              <w:t>Sept 1</w:t>
            </w:r>
            <w:r w:rsidR="003D7982">
              <w:t>8</w:t>
            </w:r>
            <w:r>
              <w:t>, 2018</w:t>
            </w:r>
          </w:p>
        </w:tc>
        <w:tc>
          <w:tcPr>
            <w:tcW w:w="4807" w:type="dxa"/>
            <w:shd w:val="clear" w:color="000000" w:fill="auto"/>
            <w:vAlign w:val="center"/>
          </w:tcPr>
          <w:p w14:paraId="7AA10DC6" w14:textId="77777777" w:rsidR="00E8018D" w:rsidRPr="00582DD5" w:rsidRDefault="003874D3" w:rsidP="00BB61C6">
            <w:pPr>
              <w:pStyle w:val="TableDetail"/>
            </w:pPr>
            <w:r>
              <w:t>Preliminary Draft</w:t>
            </w:r>
          </w:p>
        </w:tc>
        <w:tc>
          <w:tcPr>
            <w:tcW w:w="1533" w:type="dxa"/>
            <w:shd w:val="clear" w:color="000000" w:fill="auto"/>
          </w:tcPr>
          <w:p w14:paraId="0F9A6369" w14:textId="77777777" w:rsidR="00E8018D" w:rsidRPr="00582DD5" w:rsidRDefault="000318FA" w:rsidP="00BB61C6">
            <w:pPr>
              <w:pStyle w:val="TableDetail"/>
            </w:pPr>
            <w:r>
              <w:t>Campbell</w:t>
            </w:r>
          </w:p>
        </w:tc>
      </w:tr>
      <w:tr w:rsidR="003E25C8" w:rsidRPr="00582DD5" w14:paraId="37DF4504" w14:textId="77777777" w:rsidTr="006A7548">
        <w:trPr>
          <w:cantSplit/>
        </w:trPr>
        <w:tc>
          <w:tcPr>
            <w:tcW w:w="1012" w:type="dxa"/>
            <w:shd w:val="clear" w:color="000000" w:fill="auto"/>
            <w:vAlign w:val="center"/>
          </w:tcPr>
          <w:p w14:paraId="48C28B15" w14:textId="77777777" w:rsidR="003E25C8" w:rsidRPr="00582DD5" w:rsidRDefault="008E2B00" w:rsidP="003E25C8">
            <w:pPr>
              <w:pStyle w:val="TableDetail"/>
            </w:pPr>
            <w:r>
              <w:t>1.1</w:t>
            </w:r>
          </w:p>
        </w:tc>
        <w:tc>
          <w:tcPr>
            <w:tcW w:w="1688" w:type="dxa"/>
            <w:shd w:val="clear" w:color="000000" w:fill="auto"/>
            <w:vAlign w:val="center"/>
          </w:tcPr>
          <w:p w14:paraId="6A5E9099" w14:textId="77777777" w:rsidR="003E25C8" w:rsidRPr="00582DD5" w:rsidRDefault="008E2B00" w:rsidP="003E25C8">
            <w:pPr>
              <w:pStyle w:val="TableDetail"/>
            </w:pPr>
            <w:r>
              <w:t>Sept 19, 2018</w:t>
            </w:r>
          </w:p>
        </w:tc>
        <w:tc>
          <w:tcPr>
            <w:tcW w:w="4807" w:type="dxa"/>
            <w:shd w:val="clear" w:color="000000" w:fill="auto"/>
            <w:vAlign w:val="center"/>
          </w:tcPr>
          <w:p w14:paraId="48DE33F8" w14:textId="77777777" w:rsidR="003E25C8" w:rsidRPr="00582DD5" w:rsidRDefault="008E2B00" w:rsidP="003E25C8">
            <w:pPr>
              <w:pStyle w:val="TableDetail"/>
            </w:pPr>
            <w:r>
              <w:t>Updated Draft after reconciling notes with Will Clarke</w:t>
            </w:r>
          </w:p>
        </w:tc>
        <w:tc>
          <w:tcPr>
            <w:tcW w:w="1533" w:type="dxa"/>
            <w:shd w:val="clear" w:color="000000" w:fill="auto"/>
          </w:tcPr>
          <w:p w14:paraId="0F7C8AA3" w14:textId="77777777" w:rsidR="003E25C8" w:rsidRPr="00582DD5" w:rsidRDefault="008E2B00" w:rsidP="003E25C8">
            <w:pPr>
              <w:pStyle w:val="TableDetail"/>
            </w:pPr>
            <w:r>
              <w:t>Campbell</w:t>
            </w:r>
          </w:p>
        </w:tc>
      </w:tr>
      <w:tr w:rsidR="008C214D" w:rsidRPr="00582DD5" w14:paraId="15B6C8F8" w14:textId="77777777" w:rsidTr="006A7548">
        <w:trPr>
          <w:cantSplit/>
        </w:trPr>
        <w:tc>
          <w:tcPr>
            <w:tcW w:w="1012" w:type="dxa"/>
            <w:tcBorders>
              <w:top w:val="single" w:sz="4" w:space="0" w:color="auto"/>
              <w:left w:val="single" w:sz="4" w:space="0" w:color="auto"/>
              <w:bottom w:val="single" w:sz="4" w:space="0" w:color="auto"/>
              <w:right w:val="single" w:sz="4" w:space="0" w:color="auto"/>
            </w:tcBorders>
            <w:shd w:val="clear" w:color="000000" w:fill="auto"/>
            <w:vAlign w:val="center"/>
          </w:tcPr>
          <w:p w14:paraId="0B676DF8" w14:textId="77777777" w:rsidR="008C214D" w:rsidRPr="00582DD5" w:rsidRDefault="0095717B" w:rsidP="0080037D">
            <w:pPr>
              <w:pStyle w:val="TableDetail"/>
            </w:pPr>
            <w:r>
              <w:t>1.2</w:t>
            </w:r>
          </w:p>
        </w:tc>
        <w:tc>
          <w:tcPr>
            <w:tcW w:w="1688" w:type="dxa"/>
            <w:tcBorders>
              <w:top w:val="single" w:sz="4" w:space="0" w:color="auto"/>
              <w:left w:val="single" w:sz="4" w:space="0" w:color="auto"/>
              <w:bottom w:val="single" w:sz="4" w:space="0" w:color="auto"/>
              <w:right w:val="single" w:sz="4" w:space="0" w:color="auto"/>
            </w:tcBorders>
            <w:shd w:val="clear" w:color="000000" w:fill="auto"/>
            <w:vAlign w:val="center"/>
          </w:tcPr>
          <w:p w14:paraId="19F26976" w14:textId="77777777" w:rsidR="008C214D" w:rsidRPr="00582DD5" w:rsidRDefault="0095717B" w:rsidP="0080037D">
            <w:pPr>
              <w:pStyle w:val="TableDetail"/>
            </w:pPr>
            <w:r>
              <w:t>Oct 3, 2018</w:t>
            </w:r>
          </w:p>
        </w:tc>
        <w:tc>
          <w:tcPr>
            <w:tcW w:w="4807" w:type="dxa"/>
            <w:tcBorders>
              <w:top w:val="single" w:sz="4" w:space="0" w:color="auto"/>
              <w:left w:val="single" w:sz="4" w:space="0" w:color="auto"/>
              <w:bottom w:val="single" w:sz="4" w:space="0" w:color="auto"/>
              <w:right w:val="single" w:sz="4" w:space="0" w:color="auto"/>
            </w:tcBorders>
            <w:shd w:val="clear" w:color="000000" w:fill="auto"/>
            <w:vAlign w:val="center"/>
          </w:tcPr>
          <w:p w14:paraId="03C48759" w14:textId="77777777" w:rsidR="008C214D" w:rsidRPr="00582DD5" w:rsidRDefault="0095717B" w:rsidP="008C214D">
            <w:pPr>
              <w:pStyle w:val="TableDetail"/>
            </w:pPr>
            <w:r>
              <w:t>Update after MUFG meetings on Sept 28 and Oct 3</w:t>
            </w:r>
            <w:r w:rsidR="00BC4C26">
              <w:t xml:space="preserve"> to incorporate additional details about fraud integration, SSO, entitlements, and token management.</w:t>
            </w:r>
          </w:p>
        </w:tc>
        <w:tc>
          <w:tcPr>
            <w:tcW w:w="1533" w:type="dxa"/>
            <w:tcBorders>
              <w:top w:val="single" w:sz="4" w:space="0" w:color="auto"/>
              <w:left w:val="single" w:sz="4" w:space="0" w:color="auto"/>
              <w:bottom w:val="single" w:sz="4" w:space="0" w:color="auto"/>
              <w:right w:val="single" w:sz="4" w:space="0" w:color="auto"/>
            </w:tcBorders>
            <w:shd w:val="clear" w:color="000000" w:fill="auto"/>
          </w:tcPr>
          <w:p w14:paraId="25890CA4" w14:textId="77777777" w:rsidR="008C214D" w:rsidRPr="00582DD5" w:rsidRDefault="0095717B" w:rsidP="0080037D">
            <w:pPr>
              <w:pStyle w:val="TableDetail"/>
            </w:pPr>
            <w:r>
              <w:t>Campbell</w:t>
            </w:r>
          </w:p>
        </w:tc>
      </w:tr>
      <w:tr w:rsidR="0043467D" w:rsidRPr="00582DD5" w14:paraId="12D36FA1" w14:textId="77777777" w:rsidTr="006A7548">
        <w:trPr>
          <w:cantSplit/>
        </w:trPr>
        <w:tc>
          <w:tcPr>
            <w:tcW w:w="1012" w:type="dxa"/>
            <w:tcBorders>
              <w:top w:val="single" w:sz="4" w:space="0" w:color="auto"/>
              <w:left w:val="single" w:sz="4" w:space="0" w:color="auto"/>
              <w:bottom w:val="single" w:sz="4" w:space="0" w:color="auto"/>
              <w:right w:val="single" w:sz="4" w:space="0" w:color="auto"/>
            </w:tcBorders>
            <w:shd w:val="clear" w:color="000000" w:fill="auto"/>
            <w:vAlign w:val="center"/>
          </w:tcPr>
          <w:p w14:paraId="2048A052" w14:textId="77777777" w:rsidR="0043467D" w:rsidRPr="00582DD5" w:rsidRDefault="00661D84" w:rsidP="00CA2787">
            <w:pPr>
              <w:pStyle w:val="TableDetail"/>
            </w:pPr>
            <w:r>
              <w:t>1.3</w:t>
            </w:r>
          </w:p>
        </w:tc>
        <w:tc>
          <w:tcPr>
            <w:tcW w:w="1688" w:type="dxa"/>
            <w:tcBorders>
              <w:top w:val="single" w:sz="4" w:space="0" w:color="auto"/>
              <w:left w:val="single" w:sz="4" w:space="0" w:color="auto"/>
              <w:bottom w:val="single" w:sz="4" w:space="0" w:color="auto"/>
              <w:right w:val="single" w:sz="4" w:space="0" w:color="auto"/>
            </w:tcBorders>
            <w:shd w:val="clear" w:color="000000" w:fill="auto"/>
            <w:vAlign w:val="center"/>
          </w:tcPr>
          <w:p w14:paraId="1D3B358B" w14:textId="77777777" w:rsidR="0043467D" w:rsidRPr="00582DD5" w:rsidRDefault="00661D84" w:rsidP="00CA2787">
            <w:pPr>
              <w:pStyle w:val="TableDetail"/>
            </w:pPr>
            <w:r>
              <w:t>Oct 10, 2018</w:t>
            </w:r>
          </w:p>
        </w:tc>
        <w:tc>
          <w:tcPr>
            <w:tcW w:w="4807" w:type="dxa"/>
            <w:tcBorders>
              <w:top w:val="single" w:sz="4" w:space="0" w:color="auto"/>
              <w:left w:val="single" w:sz="4" w:space="0" w:color="auto"/>
              <w:bottom w:val="single" w:sz="4" w:space="0" w:color="auto"/>
              <w:right w:val="single" w:sz="4" w:space="0" w:color="auto"/>
            </w:tcBorders>
            <w:shd w:val="clear" w:color="000000" w:fill="auto"/>
            <w:vAlign w:val="center"/>
          </w:tcPr>
          <w:p w14:paraId="0381E17A" w14:textId="77777777" w:rsidR="0043467D" w:rsidRPr="00582DD5" w:rsidRDefault="00661D84" w:rsidP="00CA2787">
            <w:pPr>
              <w:pStyle w:val="TableDetail"/>
            </w:pPr>
            <w:r>
              <w:t xml:space="preserve">Incorporated workflow for Liquidity Management Wire Integration Method (interface will use RESTful services instead of </w:t>
            </w:r>
            <w:proofErr w:type="spellStart"/>
            <w:r>
              <w:t>GTFrame</w:t>
            </w:r>
            <w:proofErr w:type="spellEnd"/>
            <w:r>
              <w:t>)</w:t>
            </w:r>
          </w:p>
        </w:tc>
        <w:tc>
          <w:tcPr>
            <w:tcW w:w="1533" w:type="dxa"/>
            <w:tcBorders>
              <w:top w:val="single" w:sz="4" w:space="0" w:color="auto"/>
              <w:left w:val="single" w:sz="4" w:space="0" w:color="auto"/>
              <w:bottom w:val="single" w:sz="4" w:space="0" w:color="auto"/>
              <w:right w:val="single" w:sz="4" w:space="0" w:color="auto"/>
            </w:tcBorders>
            <w:shd w:val="clear" w:color="000000" w:fill="auto"/>
          </w:tcPr>
          <w:p w14:paraId="28B3BFD7" w14:textId="77777777" w:rsidR="0043467D" w:rsidRPr="00582DD5" w:rsidRDefault="00661D84" w:rsidP="00CA2787">
            <w:pPr>
              <w:pStyle w:val="TableDetail"/>
            </w:pPr>
            <w:r>
              <w:t>Campbell</w:t>
            </w:r>
          </w:p>
        </w:tc>
      </w:tr>
      <w:tr w:rsidR="00CA2787" w:rsidRPr="00582DD5" w14:paraId="6F2062AF" w14:textId="77777777" w:rsidTr="006A7548">
        <w:trPr>
          <w:cantSplit/>
        </w:trPr>
        <w:tc>
          <w:tcPr>
            <w:tcW w:w="1012" w:type="dxa"/>
            <w:tcBorders>
              <w:top w:val="single" w:sz="4" w:space="0" w:color="auto"/>
              <w:left w:val="single" w:sz="4" w:space="0" w:color="auto"/>
              <w:bottom w:val="single" w:sz="4" w:space="0" w:color="auto"/>
              <w:right w:val="single" w:sz="4" w:space="0" w:color="auto"/>
            </w:tcBorders>
            <w:shd w:val="clear" w:color="000000" w:fill="auto"/>
            <w:vAlign w:val="center"/>
          </w:tcPr>
          <w:p w14:paraId="546E22C4" w14:textId="77777777" w:rsidR="00CA2787" w:rsidRPr="00582DD5" w:rsidRDefault="00DA3C3B" w:rsidP="00CA2787">
            <w:pPr>
              <w:pStyle w:val="TableDetail"/>
            </w:pPr>
            <w:r>
              <w:t xml:space="preserve">1.4 </w:t>
            </w:r>
          </w:p>
        </w:tc>
        <w:tc>
          <w:tcPr>
            <w:tcW w:w="1688" w:type="dxa"/>
            <w:tcBorders>
              <w:top w:val="single" w:sz="4" w:space="0" w:color="auto"/>
              <w:left w:val="single" w:sz="4" w:space="0" w:color="auto"/>
              <w:bottom w:val="single" w:sz="4" w:space="0" w:color="auto"/>
              <w:right w:val="single" w:sz="4" w:space="0" w:color="auto"/>
            </w:tcBorders>
            <w:shd w:val="clear" w:color="000000" w:fill="auto"/>
            <w:vAlign w:val="center"/>
          </w:tcPr>
          <w:p w14:paraId="2038AAA6" w14:textId="77777777" w:rsidR="00CA2787" w:rsidRPr="00582DD5" w:rsidRDefault="00DA3C3B" w:rsidP="00CA2787">
            <w:pPr>
              <w:pStyle w:val="TableDetail"/>
            </w:pPr>
            <w:r>
              <w:t>October 15, 2018</w:t>
            </w:r>
          </w:p>
        </w:tc>
        <w:tc>
          <w:tcPr>
            <w:tcW w:w="4807" w:type="dxa"/>
            <w:tcBorders>
              <w:top w:val="single" w:sz="4" w:space="0" w:color="auto"/>
              <w:left w:val="single" w:sz="4" w:space="0" w:color="auto"/>
              <w:bottom w:val="single" w:sz="4" w:space="0" w:color="auto"/>
              <w:right w:val="single" w:sz="4" w:space="0" w:color="auto"/>
            </w:tcBorders>
            <w:shd w:val="clear" w:color="000000" w:fill="auto"/>
            <w:vAlign w:val="center"/>
          </w:tcPr>
          <w:p w14:paraId="38F755EE" w14:textId="77777777" w:rsidR="00CA2787" w:rsidRPr="00582DD5" w:rsidRDefault="00DA3C3B" w:rsidP="00CA2787">
            <w:pPr>
              <w:pStyle w:val="TableDetail"/>
            </w:pPr>
            <w:r>
              <w:t>Updated section on services to support Mobile Application</w:t>
            </w:r>
          </w:p>
        </w:tc>
        <w:tc>
          <w:tcPr>
            <w:tcW w:w="1533" w:type="dxa"/>
            <w:tcBorders>
              <w:top w:val="single" w:sz="4" w:space="0" w:color="auto"/>
              <w:left w:val="single" w:sz="4" w:space="0" w:color="auto"/>
              <w:bottom w:val="single" w:sz="4" w:space="0" w:color="auto"/>
              <w:right w:val="single" w:sz="4" w:space="0" w:color="auto"/>
            </w:tcBorders>
            <w:shd w:val="clear" w:color="000000" w:fill="auto"/>
          </w:tcPr>
          <w:p w14:paraId="03A86B13" w14:textId="77777777" w:rsidR="00CA2787" w:rsidRPr="00582DD5" w:rsidRDefault="00DA3C3B" w:rsidP="00CA2787">
            <w:pPr>
              <w:pStyle w:val="TableDetail"/>
            </w:pPr>
            <w:r>
              <w:t>Campbell</w:t>
            </w:r>
          </w:p>
        </w:tc>
      </w:tr>
      <w:tr w:rsidR="006A7548" w:rsidRPr="00582DD5" w14:paraId="626AE910" w14:textId="77777777" w:rsidTr="006A7548">
        <w:trPr>
          <w:cantSplit/>
        </w:trPr>
        <w:tc>
          <w:tcPr>
            <w:tcW w:w="1012" w:type="dxa"/>
            <w:tcBorders>
              <w:top w:val="single" w:sz="4" w:space="0" w:color="auto"/>
              <w:left w:val="single" w:sz="4" w:space="0" w:color="auto"/>
              <w:bottom w:val="single" w:sz="4" w:space="0" w:color="auto"/>
              <w:right w:val="single" w:sz="4" w:space="0" w:color="auto"/>
            </w:tcBorders>
            <w:shd w:val="clear" w:color="000000" w:fill="auto"/>
            <w:vAlign w:val="center"/>
          </w:tcPr>
          <w:p w14:paraId="4876C8E9" w14:textId="77777777" w:rsidR="006A7548" w:rsidRPr="00582DD5" w:rsidRDefault="006A7548" w:rsidP="00082CA0">
            <w:pPr>
              <w:pStyle w:val="TableDetail"/>
            </w:pPr>
            <w:r>
              <w:t>1.</w:t>
            </w:r>
            <w:r w:rsidR="00082CA0">
              <w:t>5</w:t>
            </w:r>
            <w:r>
              <w:t xml:space="preserve"> </w:t>
            </w:r>
          </w:p>
        </w:tc>
        <w:tc>
          <w:tcPr>
            <w:tcW w:w="1688" w:type="dxa"/>
            <w:tcBorders>
              <w:top w:val="single" w:sz="4" w:space="0" w:color="auto"/>
              <w:left w:val="single" w:sz="4" w:space="0" w:color="auto"/>
              <w:bottom w:val="single" w:sz="4" w:space="0" w:color="auto"/>
              <w:right w:val="single" w:sz="4" w:space="0" w:color="auto"/>
            </w:tcBorders>
            <w:shd w:val="clear" w:color="000000" w:fill="auto"/>
            <w:vAlign w:val="center"/>
          </w:tcPr>
          <w:p w14:paraId="10067DDF" w14:textId="77777777" w:rsidR="006A7548" w:rsidRPr="00582DD5" w:rsidRDefault="006A7548" w:rsidP="006A7548">
            <w:pPr>
              <w:pStyle w:val="TableDetail"/>
            </w:pPr>
            <w:r>
              <w:t>October 31, 2018</w:t>
            </w:r>
          </w:p>
        </w:tc>
        <w:tc>
          <w:tcPr>
            <w:tcW w:w="4807" w:type="dxa"/>
            <w:tcBorders>
              <w:top w:val="single" w:sz="4" w:space="0" w:color="auto"/>
              <w:left w:val="single" w:sz="4" w:space="0" w:color="auto"/>
              <w:bottom w:val="single" w:sz="4" w:space="0" w:color="auto"/>
              <w:right w:val="single" w:sz="4" w:space="0" w:color="auto"/>
            </w:tcBorders>
            <w:shd w:val="clear" w:color="000000" w:fill="auto"/>
            <w:vAlign w:val="center"/>
          </w:tcPr>
          <w:p w14:paraId="641784B7" w14:textId="77777777" w:rsidR="006A7548" w:rsidRPr="00582DD5" w:rsidRDefault="006A7548" w:rsidP="006A7548">
            <w:pPr>
              <w:pStyle w:val="TableDetail"/>
            </w:pPr>
            <w:r>
              <w:t>Updated additional options and elaborations around payment fraud detection and scoring options.</w:t>
            </w:r>
          </w:p>
        </w:tc>
        <w:tc>
          <w:tcPr>
            <w:tcW w:w="1533" w:type="dxa"/>
            <w:tcBorders>
              <w:top w:val="single" w:sz="4" w:space="0" w:color="auto"/>
              <w:left w:val="single" w:sz="4" w:space="0" w:color="auto"/>
              <w:bottom w:val="single" w:sz="4" w:space="0" w:color="auto"/>
              <w:right w:val="single" w:sz="4" w:space="0" w:color="auto"/>
            </w:tcBorders>
            <w:shd w:val="clear" w:color="000000" w:fill="auto"/>
          </w:tcPr>
          <w:p w14:paraId="754B3CDD" w14:textId="77777777" w:rsidR="006A7548" w:rsidRPr="00582DD5" w:rsidRDefault="006A7548" w:rsidP="006A7548">
            <w:pPr>
              <w:pStyle w:val="TableDetail"/>
            </w:pPr>
            <w:r>
              <w:t>Campbell</w:t>
            </w:r>
          </w:p>
        </w:tc>
      </w:tr>
      <w:tr w:rsidR="006A7548" w:rsidRPr="00582DD5" w14:paraId="3CE9DF81" w14:textId="77777777" w:rsidTr="006A7548">
        <w:trPr>
          <w:cantSplit/>
        </w:trPr>
        <w:tc>
          <w:tcPr>
            <w:tcW w:w="1012" w:type="dxa"/>
            <w:tcBorders>
              <w:top w:val="single" w:sz="4" w:space="0" w:color="auto"/>
              <w:left w:val="single" w:sz="4" w:space="0" w:color="auto"/>
              <w:bottom w:val="single" w:sz="4" w:space="0" w:color="auto"/>
              <w:right w:val="single" w:sz="4" w:space="0" w:color="auto"/>
            </w:tcBorders>
            <w:shd w:val="clear" w:color="000000" w:fill="auto"/>
            <w:vAlign w:val="center"/>
          </w:tcPr>
          <w:p w14:paraId="3A7BF18A" w14:textId="77777777" w:rsidR="006A7548" w:rsidRPr="00582DD5" w:rsidRDefault="0027215B" w:rsidP="006A7548">
            <w:pPr>
              <w:pStyle w:val="TableDetail"/>
            </w:pPr>
            <w:r>
              <w:t>1.6</w:t>
            </w:r>
          </w:p>
        </w:tc>
        <w:tc>
          <w:tcPr>
            <w:tcW w:w="1688" w:type="dxa"/>
            <w:tcBorders>
              <w:top w:val="single" w:sz="4" w:space="0" w:color="auto"/>
              <w:left w:val="single" w:sz="4" w:space="0" w:color="auto"/>
              <w:bottom w:val="single" w:sz="4" w:space="0" w:color="auto"/>
              <w:right w:val="single" w:sz="4" w:space="0" w:color="auto"/>
            </w:tcBorders>
            <w:shd w:val="clear" w:color="000000" w:fill="auto"/>
            <w:vAlign w:val="center"/>
          </w:tcPr>
          <w:p w14:paraId="3FEE1619" w14:textId="77777777" w:rsidR="006A7548" w:rsidRPr="00582DD5" w:rsidRDefault="0027215B" w:rsidP="008753B3">
            <w:pPr>
              <w:pStyle w:val="TableDetail"/>
            </w:pPr>
            <w:r>
              <w:t>November 1</w:t>
            </w:r>
            <w:r w:rsidR="008753B3">
              <w:t>6</w:t>
            </w:r>
          </w:p>
        </w:tc>
        <w:tc>
          <w:tcPr>
            <w:tcW w:w="4807" w:type="dxa"/>
            <w:tcBorders>
              <w:top w:val="single" w:sz="4" w:space="0" w:color="auto"/>
              <w:left w:val="single" w:sz="4" w:space="0" w:color="auto"/>
              <w:bottom w:val="single" w:sz="4" w:space="0" w:color="auto"/>
              <w:right w:val="single" w:sz="4" w:space="0" w:color="auto"/>
            </w:tcBorders>
            <w:shd w:val="clear" w:color="000000" w:fill="auto"/>
            <w:vAlign w:val="center"/>
          </w:tcPr>
          <w:p w14:paraId="2BD28431" w14:textId="77777777" w:rsidR="006A7548" w:rsidRPr="00582DD5" w:rsidRDefault="0027215B" w:rsidP="006A7548">
            <w:pPr>
              <w:pStyle w:val="TableDetail"/>
            </w:pPr>
            <w:r>
              <w:t>Updated After MUFG On-Site</w:t>
            </w:r>
          </w:p>
        </w:tc>
        <w:tc>
          <w:tcPr>
            <w:tcW w:w="1533" w:type="dxa"/>
            <w:tcBorders>
              <w:top w:val="single" w:sz="4" w:space="0" w:color="auto"/>
              <w:left w:val="single" w:sz="4" w:space="0" w:color="auto"/>
              <w:bottom w:val="single" w:sz="4" w:space="0" w:color="auto"/>
              <w:right w:val="single" w:sz="4" w:space="0" w:color="auto"/>
            </w:tcBorders>
            <w:shd w:val="clear" w:color="000000" w:fill="auto"/>
          </w:tcPr>
          <w:p w14:paraId="46260DBD" w14:textId="77777777" w:rsidR="006A7548" w:rsidRPr="00582DD5" w:rsidRDefault="0027215B" w:rsidP="006A7548">
            <w:pPr>
              <w:pStyle w:val="TableDetail"/>
            </w:pPr>
            <w:r>
              <w:t>Campbell</w:t>
            </w:r>
          </w:p>
        </w:tc>
      </w:tr>
      <w:tr w:rsidR="006A7548" w:rsidRPr="00582DD5" w14:paraId="51C0EDE1" w14:textId="77777777" w:rsidTr="006A7548">
        <w:trPr>
          <w:cantSplit/>
        </w:trPr>
        <w:tc>
          <w:tcPr>
            <w:tcW w:w="1012" w:type="dxa"/>
            <w:tcBorders>
              <w:top w:val="single" w:sz="4" w:space="0" w:color="auto"/>
              <w:left w:val="single" w:sz="4" w:space="0" w:color="auto"/>
              <w:bottom w:val="single" w:sz="4" w:space="0" w:color="auto"/>
              <w:right w:val="single" w:sz="4" w:space="0" w:color="auto"/>
            </w:tcBorders>
            <w:shd w:val="clear" w:color="000000" w:fill="auto"/>
            <w:vAlign w:val="center"/>
          </w:tcPr>
          <w:p w14:paraId="73303B84" w14:textId="77777777" w:rsidR="006A7548" w:rsidRDefault="00596A98" w:rsidP="006A7548">
            <w:pPr>
              <w:pStyle w:val="TableDetail"/>
            </w:pPr>
            <w:r>
              <w:t>1.7</w:t>
            </w:r>
          </w:p>
        </w:tc>
        <w:tc>
          <w:tcPr>
            <w:tcW w:w="1688" w:type="dxa"/>
            <w:tcBorders>
              <w:top w:val="single" w:sz="4" w:space="0" w:color="auto"/>
              <w:left w:val="single" w:sz="4" w:space="0" w:color="auto"/>
              <w:bottom w:val="single" w:sz="4" w:space="0" w:color="auto"/>
              <w:right w:val="single" w:sz="4" w:space="0" w:color="auto"/>
            </w:tcBorders>
            <w:shd w:val="clear" w:color="000000" w:fill="auto"/>
            <w:vAlign w:val="center"/>
          </w:tcPr>
          <w:p w14:paraId="1C682720" w14:textId="77777777" w:rsidR="006A7548" w:rsidRDefault="00596A98" w:rsidP="006A7548">
            <w:pPr>
              <w:pStyle w:val="TableDetail"/>
            </w:pPr>
            <w:r>
              <w:t>January 8, 2019</w:t>
            </w:r>
          </w:p>
        </w:tc>
        <w:tc>
          <w:tcPr>
            <w:tcW w:w="4807" w:type="dxa"/>
            <w:tcBorders>
              <w:top w:val="single" w:sz="4" w:space="0" w:color="auto"/>
              <w:left w:val="single" w:sz="4" w:space="0" w:color="auto"/>
              <w:bottom w:val="single" w:sz="4" w:space="0" w:color="auto"/>
              <w:right w:val="single" w:sz="4" w:space="0" w:color="auto"/>
            </w:tcBorders>
            <w:shd w:val="clear" w:color="000000" w:fill="auto"/>
            <w:vAlign w:val="center"/>
          </w:tcPr>
          <w:p w14:paraId="62B1A6F4" w14:textId="77777777" w:rsidR="006A7548" w:rsidRDefault="00596A98" w:rsidP="006A7548">
            <w:pPr>
              <w:pStyle w:val="TableDetail"/>
            </w:pPr>
            <w:r>
              <w:t>Adjustments and corrections prior to SOW discussions</w:t>
            </w:r>
          </w:p>
        </w:tc>
        <w:tc>
          <w:tcPr>
            <w:tcW w:w="1533" w:type="dxa"/>
            <w:tcBorders>
              <w:top w:val="single" w:sz="4" w:space="0" w:color="auto"/>
              <w:left w:val="single" w:sz="4" w:space="0" w:color="auto"/>
              <w:bottom w:val="single" w:sz="4" w:space="0" w:color="auto"/>
              <w:right w:val="single" w:sz="4" w:space="0" w:color="auto"/>
            </w:tcBorders>
            <w:shd w:val="clear" w:color="000000" w:fill="auto"/>
          </w:tcPr>
          <w:p w14:paraId="545EBE8C" w14:textId="77777777" w:rsidR="006A7548" w:rsidRDefault="00596A98" w:rsidP="006A7548">
            <w:pPr>
              <w:pStyle w:val="TableDetail"/>
            </w:pPr>
            <w:r>
              <w:t>Campbell</w:t>
            </w:r>
          </w:p>
        </w:tc>
      </w:tr>
      <w:tr w:rsidR="00BF4839" w:rsidRPr="00582DD5" w14:paraId="1AB532A9" w14:textId="77777777" w:rsidTr="006A7548">
        <w:trPr>
          <w:cantSplit/>
        </w:trPr>
        <w:tc>
          <w:tcPr>
            <w:tcW w:w="1012" w:type="dxa"/>
            <w:tcBorders>
              <w:top w:val="single" w:sz="4" w:space="0" w:color="auto"/>
              <w:left w:val="single" w:sz="4" w:space="0" w:color="auto"/>
              <w:bottom w:val="single" w:sz="4" w:space="0" w:color="auto"/>
              <w:right w:val="single" w:sz="4" w:space="0" w:color="auto"/>
            </w:tcBorders>
            <w:shd w:val="clear" w:color="000000" w:fill="auto"/>
            <w:vAlign w:val="center"/>
          </w:tcPr>
          <w:p w14:paraId="7172B597" w14:textId="77777777" w:rsidR="00BF4839" w:rsidRDefault="00BF4839" w:rsidP="006A7548">
            <w:pPr>
              <w:pStyle w:val="TableDetail"/>
            </w:pPr>
            <w:r>
              <w:t xml:space="preserve">1.8 </w:t>
            </w:r>
          </w:p>
        </w:tc>
        <w:tc>
          <w:tcPr>
            <w:tcW w:w="1688" w:type="dxa"/>
            <w:tcBorders>
              <w:top w:val="single" w:sz="4" w:space="0" w:color="auto"/>
              <w:left w:val="single" w:sz="4" w:space="0" w:color="auto"/>
              <w:bottom w:val="single" w:sz="4" w:space="0" w:color="auto"/>
              <w:right w:val="single" w:sz="4" w:space="0" w:color="auto"/>
            </w:tcBorders>
            <w:shd w:val="clear" w:color="000000" w:fill="auto"/>
            <w:vAlign w:val="center"/>
          </w:tcPr>
          <w:p w14:paraId="58AD4E6D" w14:textId="77777777" w:rsidR="00BF4839" w:rsidRDefault="00BF4839" w:rsidP="006A7548">
            <w:pPr>
              <w:pStyle w:val="TableDetail"/>
            </w:pPr>
            <w:r>
              <w:t>January 9, 2019</w:t>
            </w:r>
          </w:p>
        </w:tc>
        <w:tc>
          <w:tcPr>
            <w:tcW w:w="4807" w:type="dxa"/>
            <w:tcBorders>
              <w:top w:val="single" w:sz="4" w:space="0" w:color="auto"/>
              <w:left w:val="single" w:sz="4" w:space="0" w:color="auto"/>
              <w:bottom w:val="single" w:sz="4" w:space="0" w:color="auto"/>
              <w:right w:val="single" w:sz="4" w:space="0" w:color="auto"/>
            </w:tcBorders>
            <w:shd w:val="clear" w:color="000000" w:fill="auto"/>
            <w:vAlign w:val="center"/>
          </w:tcPr>
          <w:p w14:paraId="0BA68D15" w14:textId="77777777" w:rsidR="00BF4839" w:rsidRDefault="00BF4839" w:rsidP="006A7548">
            <w:pPr>
              <w:pStyle w:val="TableDetail"/>
            </w:pPr>
            <w:r>
              <w:t>Updates and additions applied during on-site SOW meeting</w:t>
            </w:r>
          </w:p>
        </w:tc>
        <w:tc>
          <w:tcPr>
            <w:tcW w:w="1533" w:type="dxa"/>
            <w:tcBorders>
              <w:top w:val="single" w:sz="4" w:space="0" w:color="auto"/>
              <w:left w:val="single" w:sz="4" w:space="0" w:color="auto"/>
              <w:bottom w:val="single" w:sz="4" w:space="0" w:color="auto"/>
              <w:right w:val="single" w:sz="4" w:space="0" w:color="auto"/>
            </w:tcBorders>
            <w:shd w:val="clear" w:color="000000" w:fill="auto"/>
          </w:tcPr>
          <w:p w14:paraId="0F7F1E2C" w14:textId="77777777" w:rsidR="00BF4839" w:rsidRDefault="00BF4839" w:rsidP="006A7548">
            <w:pPr>
              <w:pStyle w:val="TableDetail"/>
            </w:pPr>
            <w:r>
              <w:t>Campbell</w:t>
            </w:r>
          </w:p>
        </w:tc>
      </w:tr>
      <w:tr w:rsidR="009B4316" w:rsidRPr="00582DD5" w14:paraId="420595D3" w14:textId="77777777" w:rsidTr="006A7548">
        <w:trPr>
          <w:cantSplit/>
        </w:trPr>
        <w:tc>
          <w:tcPr>
            <w:tcW w:w="1012" w:type="dxa"/>
            <w:tcBorders>
              <w:top w:val="single" w:sz="4" w:space="0" w:color="auto"/>
              <w:left w:val="single" w:sz="4" w:space="0" w:color="auto"/>
              <w:bottom w:val="single" w:sz="4" w:space="0" w:color="auto"/>
              <w:right w:val="single" w:sz="4" w:space="0" w:color="auto"/>
            </w:tcBorders>
            <w:shd w:val="clear" w:color="000000" w:fill="auto"/>
            <w:vAlign w:val="center"/>
          </w:tcPr>
          <w:p w14:paraId="34654B79" w14:textId="77777777" w:rsidR="009B4316" w:rsidRDefault="009B4316" w:rsidP="006A7548">
            <w:pPr>
              <w:pStyle w:val="TableDetail"/>
            </w:pPr>
            <w:r>
              <w:t>1.9</w:t>
            </w:r>
          </w:p>
        </w:tc>
        <w:tc>
          <w:tcPr>
            <w:tcW w:w="1688" w:type="dxa"/>
            <w:tcBorders>
              <w:top w:val="single" w:sz="4" w:space="0" w:color="auto"/>
              <w:left w:val="single" w:sz="4" w:space="0" w:color="auto"/>
              <w:bottom w:val="single" w:sz="4" w:space="0" w:color="auto"/>
              <w:right w:val="single" w:sz="4" w:space="0" w:color="auto"/>
            </w:tcBorders>
            <w:shd w:val="clear" w:color="000000" w:fill="auto"/>
            <w:vAlign w:val="center"/>
          </w:tcPr>
          <w:p w14:paraId="2D0D1EC6" w14:textId="77777777" w:rsidR="009B4316" w:rsidRDefault="009B4316" w:rsidP="006A7548">
            <w:pPr>
              <w:pStyle w:val="TableDetail"/>
            </w:pPr>
            <w:r>
              <w:t>January 14, 2019</w:t>
            </w:r>
          </w:p>
        </w:tc>
        <w:tc>
          <w:tcPr>
            <w:tcW w:w="4807" w:type="dxa"/>
            <w:tcBorders>
              <w:top w:val="single" w:sz="4" w:space="0" w:color="auto"/>
              <w:left w:val="single" w:sz="4" w:space="0" w:color="auto"/>
              <w:bottom w:val="single" w:sz="4" w:space="0" w:color="auto"/>
              <w:right w:val="single" w:sz="4" w:space="0" w:color="auto"/>
            </w:tcBorders>
            <w:shd w:val="clear" w:color="000000" w:fill="auto"/>
            <w:vAlign w:val="center"/>
          </w:tcPr>
          <w:p w14:paraId="6B626626" w14:textId="77777777" w:rsidR="009B4316" w:rsidRDefault="009B4316" w:rsidP="006A7548">
            <w:pPr>
              <w:pStyle w:val="TableDetail"/>
            </w:pPr>
            <w:r>
              <w:t>Updates following interface meeting on this day</w:t>
            </w:r>
          </w:p>
        </w:tc>
        <w:tc>
          <w:tcPr>
            <w:tcW w:w="1533" w:type="dxa"/>
            <w:tcBorders>
              <w:top w:val="single" w:sz="4" w:space="0" w:color="auto"/>
              <w:left w:val="single" w:sz="4" w:space="0" w:color="auto"/>
              <w:bottom w:val="single" w:sz="4" w:space="0" w:color="auto"/>
              <w:right w:val="single" w:sz="4" w:space="0" w:color="auto"/>
            </w:tcBorders>
            <w:shd w:val="clear" w:color="000000" w:fill="auto"/>
          </w:tcPr>
          <w:p w14:paraId="38F59FF0" w14:textId="77777777" w:rsidR="009B4316" w:rsidRDefault="009B4316" w:rsidP="006A7548">
            <w:pPr>
              <w:pStyle w:val="TableDetail"/>
            </w:pPr>
            <w:r>
              <w:t>Campbell</w:t>
            </w:r>
          </w:p>
        </w:tc>
      </w:tr>
      <w:tr w:rsidR="00CA495A" w:rsidRPr="00582DD5" w14:paraId="30D9D322" w14:textId="77777777" w:rsidTr="006A7548">
        <w:trPr>
          <w:cantSplit/>
          <w:ins w:id="1189" w:author="D'souza, Nigel" w:date="2019-08-28T15:42:00Z"/>
        </w:trPr>
        <w:tc>
          <w:tcPr>
            <w:tcW w:w="1012" w:type="dxa"/>
            <w:tcBorders>
              <w:top w:val="single" w:sz="4" w:space="0" w:color="auto"/>
              <w:left w:val="single" w:sz="4" w:space="0" w:color="auto"/>
              <w:bottom w:val="single" w:sz="4" w:space="0" w:color="auto"/>
              <w:right w:val="single" w:sz="4" w:space="0" w:color="auto"/>
            </w:tcBorders>
            <w:shd w:val="clear" w:color="000000" w:fill="auto"/>
            <w:vAlign w:val="center"/>
          </w:tcPr>
          <w:p w14:paraId="6B519F1C" w14:textId="77777777" w:rsidR="00CA495A" w:rsidRDefault="00CA495A" w:rsidP="006A7548">
            <w:pPr>
              <w:pStyle w:val="TableDetail"/>
              <w:rPr>
                <w:ins w:id="1190" w:author="D'souza, Nigel" w:date="2019-08-28T15:42:00Z"/>
              </w:rPr>
            </w:pPr>
            <w:ins w:id="1191" w:author="D'souza, Nigel" w:date="2019-08-28T15:43:00Z">
              <w:r>
                <w:t>2.0</w:t>
              </w:r>
            </w:ins>
          </w:p>
        </w:tc>
        <w:tc>
          <w:tcPr>
            <w:tcW w:w="1688" w:type="dxa"/>
            <w:tcBorders>
              <w:top w:val="single" w:sz="4" w:space="0" w:color="auto"/>
              <w:left w:val="single" w:sz="4" w:space="0" w:color="auto"/>
              <w:bottom w:val="single" w:sz="4" w:space="0" w:color="auto"/>
              <w:right w:val="single" w:sz="4" w:space="0" w:color="auto"/>
            </w:tcBorders>
            <w:shd w:val="clear" w:color="000000" w:fill="auto"/>
            <w:vAlign w:val="center"/>
          </w:tcPr>
          <w:p w14:paraId="3551DEBF" w14:textId="77777777" w:rsidR="00CA495A" w:rsidRDefault="00CA495A" w:rsidP="006A7548">
            <w:pPr>
              <w:pStyle w:val="TableDetail"/>
              <w:rPr>
                <w:ins w:id="1192" w:author="D'souza, Nigel" w:date="2019-08-28T15:42:00Z"/>
              </w:rPr>
            </w:pPr>
            <w:ins w:id="1193" w:author="D'souza, Nigel" w:date="2019-08-28T15:43:00Z">
              <w:r>
                <w:t>August 28, 2019</w:t>
              </w:r>
            </w:ins>
          </w:p>
        </w:tc>
        <w:tc>
          <w:tcPr>
            <w:tcW w:w="4807" w:type="dxa"/>
            <w:tcBorders>
              <w:top w:val="single" w:sz="4" w:space="0" w:color="auto"/>
              <w:left w:val="single" w:sz="4" w:space="0" w:color="auto"/>
              <w:bottom w:val="single" w:sz="4" w:space="0" w:color="auto"/>
              <w:right w:val="single" w:sz="4" w:space="0" w:color="auto"/>
            </w:tcBorders>
            <w:shd w:val="clear" w:color="000000" w:fill="auto"/>
            <w:vAlign w:val="center"/>
          </w:tcPr>
          <w:p w14:paraId="20DB1CAE" w14:textId="77777777" w:rsidR="00CA495A" w:rsidRDefault="00CA495A" w:rsidP="006A7548">
            <w:pPr>
              <w:pStyle w:val="TableDetail"/>
              <w:rPr>
                <w:ins w:id="1194" w:author="D'souza, Nigel" w:date="2019-08-28T15:42:00Z"/>
              </w:rPr>
            </w:pPr>
            <w:ins w:id="1195" w:author="D'souza, Nigel" w:date="2019-08-28T15:43:00Z">
              <w:r>
                <w:t>Initial Draft (Post Kickoff)</w:t>
              </w:r>
            </w:ins>
          </w:p>
        </w:tc>
        <w:tc>
          <w:tcPr>
            <w:tcW w:w="1533" w:type="dxa"/>
            <w:tcBorders>
              <w:top w:val="single" w:sz="4" w:space="0" w:color="auto"/>
              <w:left w:val="single" w:sz="4" w:space="0" w:color="auto"/>
              <w:bottom w:val="single" w:sz="4" w:space="0" w:color="auto"/>
              <w:right w:val="single" w:sz="4" w:space="0" w:color="auto"/>
            </w:tcBorders>
            <w:shd w:val="clear" w:color="000000" w:fill="auto"/>
          </w:tcPr>
          <w:p w14:paraId="10E80A24" w14:textId="77777777" w:rsidR="00CA495A" w:rsidRDefault="00CA495A" w:rsidP="006A7548">
            <w:pPr>
              <w:pStyle w:val="TableDetail"/>
              <w:rPr>
                <w:ins w:id="1196" w:author="D'souza, Nigel" w:date="2019-08-28T15:42:00Z"/>
              </w:rPr>
            </w:pPr>
            <w:ins w:id="1197" w:author="D'souza, Nigel" w:date="2019-08-28T15:42:00Z">
              <w:r>
                <w:t>Nigel</w:t>
              </w:r>
            </w:ins>
            <w:ins w:id="1198" w:author="D'souza, Nigel" w:date="2019-08-28T15:43:00Z">
              <w:r>
                <w:t xml:space="preserve"> D’Souza</w:t>
              </w:r>
            </w:ins>
          </w:p>
        </w:tc>
      </w:tr>
    </w:tbl>
    <w:p w14:paraId="2F8580D7" w14:textId="77777777" w:rsidR="00E8018D" w:rsidRDefault="00E8018D" w:rsidP="00366226">
      <w:pPr>
        <w:pStyle w:val="NormalIndent"/>
        <w:ind w:left="0"/>
        <w:rPr>
          <w:lang w:val="en-US"/>
        </w:rPr>
      </w:pPr>
    </w:p>
    <w:p w14:paraId="2FAC8881" w14:textId="77777777" w:rsidR="00E8018D" w:rsidRDefault="00E8018D" w:rsidP="007368C5">
      <w:pPr>
        <w:pStyle w:val="Heading2"/>
        <w:numPr>
          <w:ilvl w:val="1"/>
          <w:numId w:val="2"/>
        </w:numPr>
        <w:tabs>
          <w:tab w:val="clear" w:pos="720"/>
          <w:tab w:val="num" w:pos="-360"/>
          <w:tab w:val="left" w:pos="0"/>
        </w:tabs>
        <w:ind w:left="0" w:firstLine="0"/>
      </w:pPr>
      <w:bookmarkStart w:id="1199" w:name="_Toc28956234"/>
      <w:r>
        <w:t>Document References</w:t>
      </w:r>
      <w:bookmarkEnd w:id="1199"/>
    </w:p>
    <w:p w14:paraId="08FD92E2" w14:textId="77777777" w:rsidR="00E8018D" w:rsidRDefault="00E8018D" w:rsidP="00366226">
      <w:pPr>
        <w:pStyle w:val="NormalIndent"/>
        <w:ind w:left="0"/>
      </w:pPr>
    </w:p>
    <w:p w14:paraId="02F8AFAA" w14:textId="77777777" w:rsidR="00E8018D" w:rsidRPr="00786D4D" w:rsidRDefault="00E8018D" w:rsidP="00366226">
      <w:pPr>
        <w:pStyle w:val="NormalIndent"/>
        <w:ind w:left="0"/>
        <w:rPr>
          <w:sz w:val="20"/>
        </w:rPr>
      </w:pPr>
      <w:r w:rsidRPr="00786D4D">
        <w:rPr>
          <w:sz w:val="20"/>
        </w:rPr>
        <w:t xml:space="preserve">Bottomline will occasionally refer to other documents that are not listed in their complete form as part of this document. The following table highlights the reference material used in such manner. </w:t>
      </w:r>
    </w:p>
    <w:p w14:paraId="1977ABC8" w14:textId="77777777" w:rsidR="00E8018D" w:rsidRDefault="00E8018D" w:rsidP="00366226">
      <w:pPr>
        <w:pStyle w:val="NormalIndent"/>
        <w:ind w:left="0"/>
      </w:pPr>
    </w:p>
    <w:tbl>
      <w:tblPr>
        <w:tblW w:w="8510"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535"/>
        <w:gridCol w:w="4280"/>
        <w:gridCol w:w="1198"/>
        <w:gridCol w:w="1297"/>
        <w:gridCol w:w="1200"/>
      </w:tblGrid>
      <w:tr w:rsidR="00E8018D" w:rsidRPr="00223F51" w14:paraId="55A2EA38" w14:textId="77777777" w:rsidTr="00FA4F60">
        <w:trPr>
          <w:jc w:val="center"/>
        </w:trPr>
        <w:tc>
          <w:tcPr>
            <w:tcW w:w="535" w:type="dxa"/>
            <w:tcBorders>
              <w:top w:val="single" w:sz="4" w:space="0" w:color="auto"/>
              <w:bottom w:val="single" w:sz="4" w:space="0" w:color="auto"/>
              <w:right w:val="single" w:sz="4" w:space="0" w:color="auto"/>
            </w:tcBorders>
            <w:shd w:val="clear" w:color="auto" w:fill="CCCCCC"/>
          </w:tcPr>
          <w:p w14:paraId="1F05D2C8" w14:textId="77777777" w:rsidR="00E8018D" w:rsidRPr="00223F51" w:rsidRDefault="00E8018D" w:rsidP="00BB61C6">
            <w:pPr>
              <w:pStyle w:val="TableHeading0"/>
              <w:rPr>
                <w:sz w:val="18"/>
                <w:szCs w:val="18"/>
              </w:rPr>
            </w:pPr>
            <w:r w:rsidRPr="00223F51">
              <w:rPr>
                <w:sz w:val="18"/>
                <w:szCs w:val="18"/>
              </w:rPr>
              <w:t>Ref</w:t>
            </w:r>
          </w:p>
        </w:tc>
        <w:tc>
          <w:tcPr>
            <w:tcW w:w="4280" w:type="dxa"/>
            <w:tcBorders>
              <w:top w:val="single" w:sz="4" w:space="0" w:color="auto"/>
              <w:left w:val="single" w:sz="4" w:space="0" w:color="auto"/>
              <w:bottom w:val="single" w:sz="4" w:space="0" w:color="auto"/>
              <w:right w:val="single" w:sz="4" w:space="0" w:color="auto"/>
            </w:tcBorders>
            <w:shd w:val="clear" w:color="auto" w:fill="CCCCCC"/>
          </w:tcPr>
          <w:p w14:paraId="3D73F2D6" w14:textId="77777777" w:rsidR="00E8018D" w:rsidRPr="00223F51" w:rsidRDefault="00E8018D" w:rsidP="00BB61C6">
            <w:pPr>
              <w:pStyle w:val="TableHeading0"/>
              <w:rPr>
                <w:sz w:val="18"/>
                <w:szCs w:val="18"/>
              </w:rPr>
            </w:pPr>
            <w:r w:rsidRPr="00223F51">
              <w:rPr>
                <w:sz w:val="18"/>
                <w:szCs w:val="18"/>
              </w:rPr>
              <w:t>Title</w:t>
            </w:r>
          </w:p>
        </w:tc>
        <w:tc>
          <w:tcPr>
            <w:tcW w:w="1198" w:type="dxa"/>
            <w:tcBorders>
              <w:top w:val="single" w:sz="4" w:space="0" w:color="auto"/>
              <w:left w:val="single" w:sz="4" w:space="0" w:color="auto"/>
              <w:bottom w:val="single" w:sz="4" w:space="0" w:color="auto"/>
              <w:right w:val="single" w:sz="4" w:space="0" w:color="auto"/>
            </w:tcBorders>
            <w:shd w:val="clear" w:color="auto" w:fill="CCCCCC"/>
          </w:tcPr>
          <w:p w14:paraId="2437CDB7" w14:textId="77777777" w:rsidR="00E8018D" w:rsidRPr="00223F51" w:rsidRDefault="00E8018D" w:rsidP="00BB61C6">
            <w:pPr>
              <w:pStyle w:val="TableHeading0"/>
              <w:rPr>
                <w:sz w:val="18"/>
                <w:szCs w:val="18"/>
              </w:rPr>
            </w:pPr>
            <w:r w:rsidRPr="00223F51">
              <w:rPr>
                <w:sz w:val="18"/>
                <w:szCs w:val="18"/>
              </w:rPr>
              <w:t>Version</w:t>
            </w:r>
          </w:p>
        </w:tc>
        <w:tc>
          <w:tcPr>
            <w:tcW w:w="1297" w:type="dxa"/>
            <w:tcBorders>
              <w:top w:val="single" w:sz="4" w:space="0" w:color="auto"/>
              <w:left w:val="single" w:sz="4" w:space="0" w:color="auto"/>
              <w:bottom w:val="single" w:sz="4" w:space="0" w:color="auto"/>
              <w:right w:val="single" w:sz="4" w:space="0" w:color="auto"/>
            </w:tcBorders>
            <w:shd w:val="clear" w:color="auto" w:fill="CCCCCC"/>
          </w:tcPr>
          <w:p w14:paraId="0BDBB462" w14:textId="77777777" w:rsidR="00E8018D" w:rsidRPr="00223F51" w:rsidRDefault="00E8018D" w:rsidP="00BB61C6">
            <w:pPr>
              <w:pStyle w:val="TableHeading0"/>
              <w:rPr>
                <w:sz w:val="18"/>
                <w:szCs w:val="18"/>
              </w:rPr>
            </w:pPr>
            <w:r w:rsidRPr="00223F51">
              <w:rPr>
                <w:sz w:val="18"/>
                <w:szCs w:val="18"/>
              </w:rPr>
              <w:t>Date</w:t>
            </w:r>
          </w:p>
        </w:tc>
        <w:tc>
          <w:tcPr>
            <w:tcW w:w="1200" w:type="dxa"/>
            <w:tcBorders>
              <w:top w:val="single" w:sz="4" w:space="0" w:color="auto"/>
              <w:left w:val="single" w:sz="4" w:space="0" w:color="auto"/>
              <w:bottom w:val="single" w:sz="4" w:space="0" w:color="auto"/>
            </w:tcBorders>
            <w:shd w:val="clear" w:color="auto" w:fill="CCCCCC"/>
          </w:tcPr>
          <w:p w14:paraId="06A3D159" w14:textId="77777777" w:rsidR="00E8018D" w:rsidRPr="00223F51" w:rsidRDefault="00E8018D" w:rsidP="00BB61C6">
            <w:pPr>
              <w:pStyle w:val="TableHeading0"/>
              <w:rPr>
                <w:sz w:val="18"/>
                <w:szCs w:val="18"/>
              </w:rPr>
            </w:pPr>
            <w:r w:rsidRPr="00223F51">
              <w:rPr>
                <w:sz w:val="18"/>
                <w:szCs w:val="18"/>
              </w:rPr>
              <w:t>Author(s)</w:t>
            </w:r>
          </w:p>
        </w:tc>
      </w:tr>
      <w:tr w:rsidR="00E8018D" w:rsidRPr="00223F51" w14:paraId="593238A9" w14:textId="77777777" w:rsidTr="00FA4F60">
        <w:trPr>
          <w:jc w:val="center"/>
        </w:trPr>
        <w:tc>
          <w:tcPr>
            <w:tcW w:w="535" w:type="dxa"/>
            <w:tcBorders>
              <w:top w:val="single" w:sz="4" w:space="0" w:color="auto"/>
              <w:bottom w:val="single" w:sz="4" w:space="0" w:color="auto"/>
              <w:right w:val="single" w:sz="4" w:space="0" w:color="auto"/>
            </w:tcBorders>
          </w:tcPr>
          <w:p w14:paraId="66004A99" w14:textId="77777777" w:rsidR="00E8018D" w:rsidRPr="00223F51" w:rsidRDefault="00E8018D" w:rsidP="00FA4F60"/>
        </w:tc>
        <w:tc>
          <w:tcPr>
            <w:tcW w:w="4280" w:type="dxa"/>
            <w:tcBorders>
              <w:top w:val="single" w:sz="4" w:space="0" w:color="auto"/>
              <w:left w:val="single" w:sz="4" w:space="0" w:color="auto"/>
              <w:bottom w:val="single" w:sz="4" w:space="0" w:color="auto"/>
              <w:right w:val="single" w:sz="4" w:space="0" w:color="auto"/>
            </w:tcBorders>
          </w:tcPr>
          <w:p w14:paraId="343AAAC5" w14:textId="77777777" w:rsidR="00E8018D" w:rsidRPr="00427E27" w:rsidRDefault="008E2B00" w:rsidP="00FA4F60">
            <w:r>
              <w:t xml:space="preserve">Avalon-InterfaceCatalog-v0.1.xlsx </w:t>
            </w:r>
          </w:p>
        </w:tc>
        <w:tc>
          <w:tcPr>
            <w:tcW w:w="1198" w:type="dxa"/>
            <w:tcBorders>
              <w:top w:val="single" w:sz="4" w:space="0" w:color="auto"/>
              <w:left w:val="single" w:sz="4" w:space="0" w:color="auto"/>
              <w:bottom w:val="single" w:sz="4" w:space="0" w:color="auto"/>
              <w:right w:val="single" w:sz="4" w:space="0" w:color="auto"/>
            </w:tcBorders>
          </w:tcPr>
          <w:p w14:paraId="49B62394" w14:textId="77777777" w:rsidR="00E8018D" w:rsidRPr="00223F51" w:rsidRDefault="00E8018D" w:rsidP="00BB61C6">
            <w:pPr>
              <w:pStyle w:val="TableDetail"/>
              <w:jc w:val="center"/>
            </w:pPr>
          </w:p>
        </w:tc>
        <w:tc>
          <w:tcPr>
            <w:tcW w:w="1297" w:type="dxa"/>
            <w:tcBorders>
              <w:top w:val="single" w:sz="4" w:space="0" w:color="auto"/>
              <w:left w:val="single" w:sz="4" w:space="0" w:color="auto"/>
              <w:bottom w:val="single" w:sz="4" w:space="0" w:color="auto"/>
              <w:right w:val="single" w:sz="4" w:space="0" w:color="auto"/>
            </w:tcBorders>
          </w:tcPr>
          <w:p w14:paraId="6B7FC0B3" w14:textId="77777777" w:rsidR="00E8018D" w:rsidRPr="00223F51" w:rsidRDefault="00E8018D" w:rsidP="00BB61C6">
            <w:pPr>
              <w:pStyle w:val="TableDetail"/>
              <w:jc w:val="center"/>
            </w:pPr>
          </w:p>
        </w:tc>
        <w:tc>
          <w:tcPr>
            <w:tcW w:w="1200" w:type="dxa"/>
            <w:tcBorders>
              <w:top w:val="single" w:sz="4" w:space="0" w:color="auto"/>
              <w:left w:val="single" w:sz="4" w:space="0" w:color="auto"/>
              <w:bottom w:val="single" w:sz="4" w:space="0" w:color="auto"/>
            </w:tcBorders>
          </w:tcPr>
          <w:p w14:paraId="1F108E5D" w14:textId="77777777" w:rsidR="00E8018D" w:rsidRPr="00223F51" w:rsidRDefault="00E8018D" w:rsidP="00BB61C6">
            <w:pPr>
              <w:pStyle w:val="TableDetail"/>
            </w:pPr>
          </w:p>
        </w:tc>
      </w:tr>
      <w:tr w:rsidR="00E8018D" w:rsidRPr="00223F51" w14:paraId="7EB65EC1" w14:textId="77777777" w:rsidTr="00FA4F60">
        <w:trPr>
          <w:jc w:val="center"/>
        </w:trPr>
        <w:tc>
          <w:tcPr>
            <w:tcW w:w="535" w:type="dxa"/>
            <w:tcBorders>
              <w:top w:val="single" w:sz="4" w:space="0" w:color="auto"/>
              <w:bottom w:val="single" w:sz="4" w:space="0" w:color="auto"/>
              <w:right w:val="single" w:sz="4" w:space="0" w:color="auto"/>
            </w:tcBorders>
          </w:tcPr>
          <w:p w14:paraId="76B4920B" w14:textId="77777777" w:rsidR="00E8018D" w:rsidRPr="00223F51" w:rsidRDefault="00E8018D" w:rsidP="00FA4F60"/>
        </w:tc>
        <w:tc>
          <w:tcPr>
            <w:tcW w:w="4280" w:type="dxa"/>
            <w:tcBorders>
              <w:top w:val="single" w:sz="4" w:space="0" w:color="auto"/>
              <w:left w:val="single" w:sz="4" w:space="0" w:color="auto"/>
              <w:bottom w:val="single" w:sz="4" w:space="0" w:color="auto"/>
              <w:right w:val="single" w:sz="4" w:space="0" w:color="auto"/>
            </w:tcBorders>
          </w:tcPr>
          <w:p w14:paraId="0853AA5C" w14:textId="77777777" w:rsidR="00E8018D" w:rsidRPr="00223F51" w:rsidRDefault="00FA4F60" w:rsidP="00FA4F60">
            <w:r>
              <w:t xml:space="preserve">Avalon Context and </w:t>
            </w:r>
            <w:r w:rsidR="008E2B00">
              <w:t xml:space="preserve">Dataflow </w:t>
            </w:r>
            <w:proofErr w:type="spellStart"/>
            <w:r w:rsidR="008E2B00">
              <w:t>Diagram.vsdx</w:t>
            </w:r>
            <w:proofErr w:type="spellEnd"/>
          </w:p>
        </w:tc>
        <w:tc>
          <w:tcPr>
            <w:tcW w:w="1198" w:type="dxa"/>
            <w:tcBorders>
              <w:top w:val="single" w:sz="4" w:space="0" w:color="auto"/>
              <w:left w:val="single" w:sz="4" w:space="0" w:color="auto"/>
              <w:bottom w:val="single" w:sz="4" w:space="0" w:color="auto"/>
              <w:right w:val="single" w:sz="4" w:space="0" w:color="auto"/>
            </w:tcBorders>
          </w:tcPr>
          <w:p w14:paraId="0CBB305D" w14:textId="77777777" w:rsidR="00E8018D" w:rsidRPr="00223F51" w:rsidRDefault="00E8018D" w:rsidP="00BB61C6">
            <w:pPr>
              <w:pStyle w:val="TableDetail"/>
              <w:jc w:val="center"/>
            </w:pPr>
          </w:p>
        </w:tc>
        <w:tc>
          <w:tcPr>
            <w:tcW w:w="1297" w:type="dxa"/>
            <w:tcBorders>
              <w:top w:val="single" w:sz="4" w:space="0" w:color="auto"/>
              <w:left w:val="single" w:sz="4" w:space="0" w:color="auto"/>
              <w:bottom w:val="single" w:sz="4" w:space="0" w:color="auto"/>
              <w:right w:val="single" w:sz="4" w:space="0" w:color="auto"/>
            </w:tcBorders>
          </w:tcPr>
          <w:p w14:paraId="043B2852" w14:textId="77777777" w:rsidR="00E8018D" w:rsidRPr="00223F51" w:rsidRDefault="00E8018D" w:rsidP="00BB61C6">
            <w:pPr>
              <w:pStyle w:val="TableDetail"/>
              <w:jc w:val="center"/>
            </w:pPr>
          </w:p>
        </w:tc>
        <w:tc>
          <w:tcPr>
            <w:tcW w:w="1200" w:type="dxa"/>
            <w:tcBorders>
              <w:top w:val="single" w:sz="4" w:space="0" w:color="auto"/>
              <w:left w:val="single" w:sz="4" w:space="0" w:color="auto"/>
              <w:bottom w:val="single" w:sz="4" w:space="0" w:color="auto"/>
            </w:tcBorders>
          </w:tcPr>
          <w:p w14:paraId="6C867EAB" w14:textId="77777777" w:rsidR="00E8018D" w:rsidRPr="00223F51" w:rsidRDefault="00E8018D" w:rsidP="00BB61C6">
            <w:pPr>
              <w:pStyle w:val="TableDetail"/>
            </w:pPr>
          </w:p>
        </w:tc>
      </w:tr>
      <w:tr w:rsidR="00E8018D" w:rsidRPr="00223F51" w14:paraId="70AFD7B6" w14:textId="77777777" w:rsidTr="00FA4F60">
        <w:trPr>
          <w:jc w:val="center"/>
        </w:trPr>
        <w:tc>
          <w:tcPr>
            <w:tcW w:w="535" w:type="dxa"/>
            <w:tcBorders>
              <w:top w:val="single" w:sz="4" w:space="0" w:color="auto"/>
              <w:bottom w:val="single" w:sz="4" w:space="0" w:color="auto"/>
              <w:right w:val="single" w:sz="4" w:space="0" w:color="auto"/>
            </w:tcBorders>
          </w:tcPr>
          <w:p w14:paraId="355DFD09" w14:textId="77777777" w:rsidR="00E8018D" w:rsidRPr="00223F51" w:rsidRDefault="00E8018D" w:rsidP="00FA4F60">
            <w:pPr>
              <w:pStyle w:val="TableDetail"/>
              <w:ind w:left="360"/>
            </w:pPr>
          </w:p>
        </w:tc>
        <w:tc>
          <w:tcPr>
            <w:tcW w:w="4280" w:type="dxa"/>
            <w:tcBorders>
              <w:top w:val="single" w:sz="4" w:space="0" w:color="auto"/>
              <w:left w:val="single" w:sz="4" w:space="0" w:color="auto"/>
              <w:bottom w:val="single" w:sz="4" w:space="0" w:color="auto"/>
              <w:right w:val="single" w:sz="4" w:space="0" w:color="auto"/>
            </w:tcBorders>
          </w:tcPr>
          <w:p w14:paraId="71C123E6" w14:textId="77777777" w:rsidR="00E8018D" w:rsidRPr="00223F51" w:rsidRDefault="00E8018D" w:rsidP="00BB61C6">
            <w:pPr>
              <w:pStyle w:val="TableDetail"/>
            </w:pPr>
          </w:p>
        </w:tc>
        <w:tc>
          <w:tcPr>
            <w:tcW w:w="1198" w:type="dxa"/>
            <w:tcBorders>
              <w:top w:val="single" w:sz="4" w:space="0" w:color="auto"/>
              <w:left w:val="single" w:sz="4" w:space="0" w:color="auto"/>
              <w:bottom w:val="single" w:sz="4" w:space="0" w:color="auto"/>
              <w:right w:val="single" w:sz="4" w:space="0" w:color="auto"/>
            </w:tcBorders>
          </w:tcPr>
          <w:p w14:paraId="198B2266" w14:textId="77777777" w:rsidR="00E8018D" w:rsidRPr="00223F51" w:rsidRDefault="00E8018D" w:rsidP="00BB61C6">
            <w:pPr>
              <w:pStyle w:val="TableDetail"/>
              <w:jc w:val="center"/>
            </w:pPr>
          </w:p>
        </w:tc>
        <w:tc>
          <w:tcPr>
            <w:tcW w:w="1297" w:type="dxa"/>
            <w:tcBorders>
              <w:top w:val="single" w:sz="4" w:space="0" w:color="auto"/>
              <w:left w:val="single" w:sz="4" w:space="0" w:color="auto"/>
              <w:bottom w:val="single" w:sz="4" w:space="0" w:color="auto"/>
              <w:right w:val="single" w:sz="4" w:space="0" w:color="auto"/>
            </w:tcBorders>
          </w:tcPr>
          <w:p w14:paraId="09B34FA4" w14:textId="77777777" w:rsidR="00E8018D" w:rsidRPr="00223F51" w:rsidRDefault="00E8018D" w:rsidP="00BB61C6">
            <w:pPr>
              <w:pStyle w:val="TableDetail"/>
              <w:jc w:val="center"/>
            </w:pPr>
          </w:p>
        </w:tc>
        <w:tc>
          <w:tcPr>
            <w:tcW w:w="1200" w:type="dxa"/>
            <w:tcBorders>
              <w:top w:val="single" w:sz="4" w:space="0" w:color="auto"/>
              <w:left w:val="single" w:sz="4" w:space="0" w:color="auto"/>
              <w:bottom w:val="single" w:sz="4" w:space="0" w:color="auto"/>
            </w:tcBorders>
          </w:tcPr>
          <w:p w14:paraId="3F02FCFA" w14:textId="77777777" w:rsidR="00E8018D" w:rsidRPr="00223F51" w:rsidRDefault="00E8018D" w:rsidP="00BB61C6">
            <w:pPr>
              <w:pStyle w:val="TableDetail"/>
            </w:pPr>
          </w:p>
        </w:tc>
      </w:tr>
      <w:tr w:rsidR="00E8018D" w:rsidRPr="00223F51" w14:paraId="24BC5A8F" w14:textId="77777777" w:rsidTr="00FA4F60">
        <w:trPr>
          <w:jc w:val="center"/>
        </w:trPr>
        <w:tc>
          <w:tcPr>
            <w:tcW w:w="535" w:type="dxa"/>
            <w:tcBorders>
              <w:top w:val="single" w:sz="4" w:space="0" w:color="auto"/>
              <w:bottom w:val="single" w:sz="4" w:space="0" w:color="auto"/>
              <w:right w:val="single" w:sz="4" w:space="0" w:color="auto"/>
            </w:tcBorders>
          </w:tcPr>
          <w:p w14:paraId="24F3599B" w14:textId="77777777" w:rsidR="00E8018D" w:rsidRPr="00223F51" w:rsidRDefault="00E8018D" w:rsidP="00FA4F60">
            <w:pPr>
              <w:pStyle w:val="TableDetail"/>
              <w:ind w:left="360"/>
            </w:pPr>
          </w:p>
        </w:tc>
        <w:tc>
          <w:tcPr>
            <w:tcW w:w="4280" w:type="dxa"/>
            <w:tcBorders>
              <w:top w:val="single" w:sz="4" w:space="0" w:color="auto"/>
              <w:left w:val="single" w:sz="4" w:space="0" w:color="auto"/>
              <w:bottom w:val="single" w:sz="4" w:space="0" w:color="auto"/>
              <w:right w:val="single" w:sz="4" w:space="0" w:color="auto"/>
            </w:tcBorders>
          </w:tcPr>
          <w:p w14:paraId="26C145C9" w14:textId="77777777" w:rsidR="00E8018D" w:rsidRPr="00223F51" w:rsidRDefault="00E8018D" w:rsidP="00BB61C6">
            <w:pPr>
              <w:pStyle w:val="TableDetail"/>
            </w:pPr>
          </w:p>
        </w:tc>
        <w:tc>
          <w:tcPr>
            <w:tcW w:w="1198" w:type="dxa"/>
            <w:tcBorders>
              <w:top w:val="single" w:sz="4" w:space="0" w:color="auto"/>
              <w:left w:val="single" w:sz="4" w:space="0" w:color="auto"/>
              <w:bottom w:val="single" w:sz="4" w:space="0" w:color="auto"/>
              <w:right w:val="single" w:sz="4" w:space="0" w:color="auto"/>
            </w:tcBorders>
          </w:tcPr>
          <w:p w14:paraId="5F9EE584" w14:textId="77777777" w:rsidR="00E8018D" w:rsidRPr="00223F51" w:rsidRDefault="00E8018D" w:rsidP="00BB61C6">
            <w:pPr>
              <w:pStyle w:val="TableDetail"/>
              <w:jc w:val="center"/>
            </w:pPr>
          </w:p>
        </w:tc>
        <w:tc>
          <w:tcPr>
            <w:tcW w:w="1297" w:type="dxa"/>
            <w:tcBorders>
              <w:top w:val="single" w:sz="4" w:space="0" w:color="auto"/>
              <w:left w:val="single" w:sz="4" w:space="0" w:color="auto"/>
              <w:bottom w:val="single" w:sz="4" w:space="0" w:color="auto"/>
              <w:right w:val="single" w:sz="4" w:space="0" w:color="auto"/>
            </w:tcBorders>
          </w:tcPr>
          <w:p w14:paraId="6DD7ED50" w14:textId="77777777" w:rsidR="00E8018D" w:rsidRPr="00223F51" w:rsidRDefault="00E8018D" w:rsidP="00BB61C6">
            <w:pPr>
              <w:pStyle w:val="TableDetail"/>
              <w:jc w:val="center"/>
            </w:pPr>
          </w:p>
        </w:tc>
        <w:tc>
          <w:tcPr>
            <w:tcW w:w="1200" w:type="dxa"/>
            <w:tcBorders>
              <w:top w:val="single" w:sz="4" w:space="0" w:color="auto"/>
              <w:left w:val="single" w:sz="4" w:space="0" w:color="auto"/>
              <w:bottom w:val="single" w:sz="4" w:space="0" w:color="auto"/>
            </w:tcBorders>
          </w:tcPr>
          <w:p w14:paraId="0FB819A4" w14:textId="77777777" w:rsidR="00E8018D" w:rsidRPr="00223F51" w:rsidRDefault="00E8018D" w:rsidP="00BB61C6">
            <w:pPr>
              <w:pStyle w:val="TableDetail"/>
            </w:pPr>
          </w:p>
        </w:tc>
      </w:tr>
      <w:tr w:rsidR="00E8018D" w:rsidRPr="00223F51" w14:paraId="2AAD4265" w14:textId="77777777" w:rsidTr="00FA4F60">
        <w:trPr>
          <w:jc w:val="center"/>
        </w:trPr>
        <w:tc>
          <w:tcPr>
            <w:tcW w:w="535" w:type="dxa"/>
            <w:tcBorders>
              <w:top w:val="single" w:sz="4" w:space="0" w:color="auto"/>
              <w:bottom w:val="single" w:sz="4" w:space="0" w:color="auto"/>
              <w:right w:val="single" w:sz="4" w:space="0" w:color="auto"/>
            </w:tcBorders>
          </w:tcPr>
          <w:p w14:paraId="68EAD958" w14:textId="77777777" w:rsidR="00E8018D" w:rsidRPr="00223F51" w:rsidRDefault="00E8018D" w:rsidP="00FA4F60">
            <w:pPr>
              <w:pStyle w:val="TableDetail"/>
              <w:ind w:left="360"/>
            </w:pPr>
          </w:p>
        </w:tc>
        <w:tc>
          <w:tcPr>
            <w:tcW w:w="4280" w:type="dxa"/>
            <w:tcBorders>
              <w:top w:val="single" w:sz="4" w:space="0" w:color="auto"/>
              <w:left w:val="single" w:sz="4" w:space="0" w:color="auto"/>
              <w:bottom w:val="single" w:sz="4" w:space="0" w:color="auto"/>
              <w:right w:val="single" w:sz="4" w:space="0" w:color="auto"/>
            </w:tcBorders>
          </w:tcPr>
          <w:p w14:paraId="14A0E40E" w14:textId="77777777" w:rsidR="00E8018D" w:rsidRPr="00223F51" w:rsidRDefault="00E8018D" w:rsidP="00BB61C6">
            <w:pPr>
              <w:pStyle w:val="TableDetail"/>
            </w:pPr>
          </w:p>
        </w:tc>
        <w:tc>
          <w:tcPr>
            <w:tcW w:w="1198" w:type="dxa"/>
            <w:tcBorders>
              <w:top w:val="single" w:sz="4" w:space="0" w:color="auto"/>
              <w:left w:val="single" w:sz="4" w:space="0" w:color="auto"/>
              <w:bottom w:val="single" w:sz="4" w:space="0" w:color="auto"/>
              <w:right w:val="single" w:sz="4" w:space="0" w:color="auto"/>
            </w:tcBorders>
          </w:tcPr>
          <w:p w14:paraId="7B59B3D1" w14:textId="77777777" w:rsidR="00E8018D" w:rsidRPr="00223F51" w:rsidRDefault="00E8018D" w:rsidP="00BB61C6">
            <w:pPr>
              <w:pStyle w:val="TableDetail"/>
              <w:jc w:val="center"/>
            </w:pPr>
          </w:p>
        </w:tc>
        <w:tc>
          <w:tcPr>
            <w:tcW w:w="1297" w:type="dxa"/>
            <w:tcBorders>
              <w:top w:val="single" w:sz="4" w:space="0" w:color="auto"/>
              <w:left w:val="single" w:sz="4" w:space="0" w:color="auto"/>
              <w:bottom w:val="single" w:sz="4" w:space="0" w:color="auto"/>
              <w:right w:val="single" w:sz="4" w:space="0" w:color="auto"/>
            </w:tcBorders>
          </w:tcPr>
          <w:p w14:paraId="3B5444C0" w14:textId="77777777" w:rsidR="00E8018D" w:rsidRPr="00223F51" w:rsidRDefault="00E8018D" w:rsidP="00BB61C6">
            <w:pPr>
              <w:pStyle w:val="TableDetail"/>
              <w:jc w:val="center"/>
            </w:pPr>
          </w:p>
        </w:tc>
        <w:tc>
          <w:tcPr>
            <w:tcW w:w="1200" w:type="dxa"/>
            <w:tcBorders>
              <w:top w:val="single" w:sz="4" w:space="0" w:color="auto"/>
              <w:left w:val="single" w:sz="4" w:space="0" w:color="auto"/>
              <w:bottom w:val="single" w:sz="4" w:space="0" w:color="auto"/>
            </w:tcBorders>
          </w:tcPr>
          <w:p w14:paraId="2ADE3BEA" w14:textId="77777777" w:rsidR="00E8018D" w:rsidRPr="00223F51" w:rsidRDefault="00E8018D" w:rsidP="00BB61C6">
            <w:pPr>
              <w:pStyle w:val="TableDetail"/>
            </w:pPr>
          </w:p>
        </w:tc>
      </w:tr>
    </w:tbl>
    <w:p w14:paraId="53D8F3FB" w14:textId="77777777" w:rsidR="00E8018D" w:rsidRDefault="00E8018D" w:rsidP="00366226">
      <w:pPr>
        <w:pStyle w:val="NormalIndent"/>
        <w:ind w:left="619"/>
      </w:pPr>
    </w:p>
    <w:p w14:paraId="4514D57A" w14:textId="77777777" w:rsidR="00E8018D" w:rsidRPr="001808AA" w:rsidRDefault="00E8018D" w:rsidP="00366226">
      <w:pPr>
        <w:rPr>
          <w:sz w:val="18"/>
          <w:szCs w:val="20"/>
        </w:rPr>
      </w:pPr>
    </w:p>
    <w:p w14:paraId="4B4E755F" w14:textId="77777777" w:rsidR="00E8018D" w:rsidRDefault="00E8018D" w:rsidP="00B32F50"/>
    <w:p w14:paraId="1BF9A55D" w14:textId="77777777" w:rsidR="00E8018D" w:rsidRDefault="00E8018D" w:rsidP="00FA4F60">
      <w:bookmarkStart w:id="1200" w:name="_Toc252451811"/>
      <w:bookmarkStart w:id="1201" w:name="_Toc252454367"/>
      <w:r>
        <w:br w:type="page"/>
      </w:r>
      <w:bookmarkStart w:id="1202" w:name="_Toc252800595"/>
      <w:bookmarkStart w:id="1203" w:name="_Toc252802594"/>
      <w:r>
        <w:lastRenderedPageBreak/>
        <w:t>Assumptions and Dependencies</w:t>
      </w:r>
      <w:bookmarkEnd w:id="1202"/>
      <w:bookmarkEnd w:id="1203"/>
    </w:p>
    <w:p w14:paraId="5349B12F" w14:textId="77777777" w:rsidR="00E8018D" w:rsidRPr="00786D4D" w:rsidRDefault="00E8018D" w:rsidP="00786D4D">
      <w:r>
        <w:t xml:space="preserve">The following list of assumptions and dependencies apply to this document in relation to the project, planning deliverables.  </w:t>
      </w:r>
      <w:r w:rsidR="00932D27">
        <w:t>Analysis s</w:t>
      </w:r>
      <w:r>
        <w:t>ection covers assumptions and dependencies for the solution.</w:t>
      </w:r>
    </w:p>
    <w:p w14:paraId="4D1F2E17" w14:textId="77777777" w:rsidR="00E8018D" w:rsidRDefault="00E8018D" w:rsidP="00B32F50">
      <w:pPr>
        <w:pStyle w:val="NormalIndent"/>
      </w:pPr>
    </w:p>
    <w:tbl>
      <w:tblPr>
        <w:tblW w:w="9077" w:type="dxa"/>
        <w:jc w:val="center"/>
        <w:tblCellMar>
          <w:left w:w="0" w:type="dxa"/>
          <w:right w:w="0" w:type="dxa"/>
        </w:tblCellMar>
        <w:tblLook w:val="0000" w:firstRow="0" w:lastRow="0" w:firstColumn="0" w:lastColumn="0" w:noHBand="0" w:noVBand="0"/>
      </w:tblPr>
      <w:tblGrid>
        <w:gridCol w:w="527"/>
        <w:gridCol w:w="6683"/>
        <w:gridCol w:w="1867"/>
      </w:tblGrid>
      <w:tr w:rsidR="00E8018D" w:rsidRPr="00223F51" w14:paraId="74164CEA" w14:textId="77777777" w:rsidTr="00CF09C6">
        <w:trPr>
          <w:tblHeader/>
          <w:jc w:val="center"/>
        </w:trPr>
        <w:tc>
          <w:tcPr>
            <w:tcW w:w="527" w:type="dxa"/>
            <w:tcBorders>
              <w:top w:val="single" w:sz="8" w:space="0" w:color="auto"/>
              <w:left w:val="single" w:sz="8" w:space="0" w:color="auto"/>
              <w:bottom w:val="nil"/>
              <w:right w:val="single" w:sz="8" w:space="0" w:color="auto"/>
            </w:tcBorders>
            <w:shd w:val="clear" w:color="auto" w:fill="CCCCCC"/>
            <w:tcMar>
              <w:top w:w="0" w:type="dxa"/>
              <w:left w:w="108" w:type="dxa"/>
              <w:bottom w:w="0" w:type="dxa"/>
              <w:right w:w="108" w:type="dxa"/>
            </w:tcMar>
            <w:vAlign w:val="center"/>
          </w:tcPr>
          <w:p w14:paraId="40381647" w14:textId="77777777" w:rsidR="00E8018D" w:rsidRPr="00223F51" w:rsidRDefault="00E8018D" w:rsidP="00CF09C6">
            <w:pPr>
              <w:pStyle w:val="NormalWeb"/>
              <w:rPr>
                <w:rFonts w:ascii="Arial" w:hAnsi="Arial" w:cs="Arial"/>
                <w:b/>
                <w:sz w:val="20"/>
                <w:szCs w:val="20"/>
              </w:rPr>
            </w:pPr>
            <w:r w:rsidRPr="00223F51">
              <w:rPr>
                <w:rFonts w:ascii="Arial" w:hAnsi="Arial" w:cs="Arial"/>
                <w:b/>
                <w:sz w:val="20"/>
                <w:szCs w:val="20"/>
              </w:rPr>
              <w:t> </w:t>
            </w:r>
            <w:r w:rsidR="00CF09C6">
              <w:rPr>
                <w:rFonts w:ascii="Arial" w:hAnsi="Arial" w:cs="Arial"/>
                <w:b/>
                <w:sz w:val="20"/>
                <w:szCs w:val="20"/>
              </w:rPr>
              <w:t>#</w:t>
            </w:r>
          </w:p>
        </w:tc>
        <w:tc>
          <w:tcPr>
            <w:tcW w:w="6683" w:type="dxa"/>
            <w:tcBorders>
              <w:top w:val="single" w:sz="8" w:space="0" w:color="auto"/>
              <w:left w:val="nil"/>
              <w:bottom w:val="nil"/>
              <w:right w:val="single" w:sz="8" w:space="0" w:color="auto"/>
            </w:tcBorders>
            <w:shd w:val="clear" w:color="auto" w:fill="CCCCCC"/>
            <w:tcMar>
              <w:top w:w="0" w:type="dxa"/>
              <w:left w:w="108" w:type="dxa"/>
              <w:bottom w:w="0" w:type="dxa"/>
              <w:right w:w="108" w:type="dxa"/>
            </w:tcMar>
            <w:vAlign w:val="center"/>
          </w:tcPr>
          <w:p w14:paraId="42BB672D" w14:textId="77777777" w:rsidR="00E8018D" w:rsidRPr="00223F51" w:rsidRDefault="00E8018D" w:rsidP="00B32F50">
            <w:pPr>
              <w:pStyle w:val="NormalWeb"/>
              <w:rPr>
                <w:rFonts w:ascii="Arial" w:hAnsi="Arial" w:cs="Arial"/>
                <w:b/>
                <w:sz w:val="20"/>
                <w:szCs w:val="20"/>
              </w:rPr>
            </w:pPr>
            <w:r w:rsidRPr="00223F51">
              <w:rPr>
                <w:rFonts w:ascii="Arial" w:hAnsi="Arial" w:cs="Arial"/>
                <w:b/>
                <w:sz w:val="20"/>
                <w:szCs w:val="20"/>
              </w:rPr>
              <w:t>Description</w:t>
            </w:r>
          </w:p>
        </w:tc>
        <w:tc>
          <w:tcPr>
            <w:tcW w:w="1867" w:type="dxa"/>
            <w:tcBorders>
              <w:top w:val="single" w:sz="8" w:space="0" w:color="auto"/>
              <w:left w:val="nil"/>
              <w:bottom w:val="nil"/>
              <w:right w:val="single" w:sz="8" w:space="0" w:color="auto"/>
            </w:tcBorders>
            <w:shd w:val="clear" w:color="auto" w:fill="CCCCCC"/>
            <w:tcMar>
              <w:top w:w="0" w:type="dxa"/>
              <w:left w:w="108" w:type="dxa"/>
              <w:bottom w:w="0" w:type="dxa"/>
              <w:right w:w="108" w:type="dxa"/>
            </w:tcMar>
            <w:vAlign w:val="center"/>
          </w:tcPr>
          <w:p w14:paraId="2A720AD5" w14:textId="77777777" w:rsidR="00E8018D" w:rsidRPr="00223F51" w:rsidRDefault="00E8018D" w:rsidP="00B32F50">
            <w:pPr>
              <w:pStyle w:val="NormalWeb"/>
              <w:rPr>
                <w:rFonts w:ascii="Arial" w:hAnsi="Arial" w:cs="Arial"/>
                <w:b/>
                <w:sz w:val="20"/>
                <w:szCs w:val="20"/>
              </w:rPr>
            </w:pPr>
            <w:r>
              <w:rPr>
                <w:rFonts w:ascii="Arial" w:hAnsi="Arial" w:cs="Arial"/>
                <w:b/>
                <w:sz w:val="20"/>
                <w:szCs w:val="20"/>
              </w:rPr>
              <w:t>Date</w:t>
            </w:r>
          </w:p>
        </w:tc>
      </w:tr>
      <w:tr w:rsidR="00E8018D" w:rsidRPr="001F2E4F" w14:paraId="04E53AF2" w14:textId="77777777" w:rsidTr="00CF09C6">
        <w:trPr>
          <w:trHeight w:val="90"/>
          <w:jc w:val="center"/>
        </w:trPr>
        <w:tc>
          <w:tcPr>
            <w:tcW w:w="52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691AE69" w14:textId="77777777" w:rsidR="00E8018D" w:rsidRPr="001F2E4F" w:rsidRDefault="00E8018D" w:rsidP="000B216F">
            <w:pPr>
              <w:pStyle w:val="TableDetail"/>
              <w:numPr>
                <w:ilvl w:val="0"/>
                <w:numId w:val="5"/>
              </w:numPr>
            </w:pPr>
          </w:p>
        </w:tc>
        <w:tc>
          <w:tcPr>
            <w:tcW w:w="6683"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DDCC04B" w14:textId="77777777" w:rsidR="00E8018D" w:rsidRPr="001F2E4F" w:rsidRDefault="00E8018D" w:rsidP="001F2E4F">
            <w:pPr>
              <w:pStyle w:val="TableDetail"/>
            </w:pPr>
          </w:p>
        </w:tc>
        <w:tc>
          <w:tcPr>
            <w:tcW w:w="1867"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8C9E865" w14:textId="77777777" w:rsidR="00E8018D" w:rsidRPr="001F2E4F" w:rsidRDefault="00E8018D" w:rsidP="001F2E4F">
            <w:pPr>
              <w:pStyle w:val="TableDetail"/>
            </w:pPr>
          </w:p>
        </w:tc>
      </w:tr>
      <w:tr w:rsidR="00CF09C6" w:rsidRPr="001F2E4F" w14:paraId="22A84A80" w14:textId="77777777" w:rsidTr="00CF09C6">
        <w:trPr>
          <w:trHeight w:val="60"/>
          <w:jc w:val="center"/>
        </w:trPr>
        <w:tc>
          <w:tcPr>
            <w:tcW w:w="52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912F7A1" w14:textId="77777777" w:rsidR="00CF09C6" w:rsidRPr="001F2E4F" w:rsidRDefault="00CF09C6" w:rsidP="000B216F">
            <w:pPr>
              <w:pStyle w:val="TableDetail"/>
              <w:numPr>
                <w:ilvl w:val="0"/>
                <w:numId w:val="5"/>
              </w:numPr>
            </w:pPr>
          </w:p>
        </w:tc>
        <w:tc>
          <w:tcPr>
            <w:tcW w:w="6683"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7B2D1A7" w14:textId="77777777" w:rsidR="00CF09C6" w:rsidRPr="001F2E4F" w:rsidRDefault="00CF09C6" w:rsidP="001F2E4F">
            <w:pPr>
              <w:pStyle w:val="TableDetail"/>
            </w:pPr>
          </w:p>
        </w:tc>
        <w:tc>
          <w:tcPr>
            <w:tcW w:w="1867"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221B84D" w14:textId="77777777" w:rsidR="00CF09C6" w:rsidRPr="001F2E4F" w:rsidRDefault="00CF09C6" w:rsidP="001F2E4F">
            <w:pPr>
              <w:pStyle w:val="TableDetail"/>
            </w:pPr>
          </w:p>
        </w:tc>
      </w:tr>
      <w:tr w:rsidR="00CF09C6" w:rsidRPr="00223F51" w14:paraId="10E2B7D6" w14:textId="77777777" w:rsidTr="00CF09C6">
        <w:trPr>
          <w:trHeight w:val="60"/>
          <w:jc w:val="center"/>
        </w:trPr>
        <w:tc>
          <w:tcPr>
            <w:tcW w:w="52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D3ED2E3" w14:textId="77777777" w:rsidR="00CF09C6" w:rsidRPr="001F2E4F" w:rsidRDefault="00CF09C6" w:rsidP="000B216F">
            <w:pPr>
              <w:pStyle w:val="TableDetail"/>
              <w:numPr>
                <w:ilvl w:val="0"/>
                <w:numId w:val="5"/>
              </w:numPr>
            </w:pPr>
          </w:p>
        </w:tc>
        <w:tc>
          <w:tcPr>
            <w:tcW w:w="6683"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E2D25C1" w14:textId="77777777" w:rsidR="00CF09C6" w:rsidRPr="00223F51" w:rsidRDefault="00CF09C6" w:rsidP="00B32F50">
            <w:pPr>
              <w:pStyle w:val="TableDetail"/>
            </w:pPr>
          </w:p>
        </w:tc>
        <w:tc>
          <w:tcPr>
            <w:tcW w:w="1867"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50E4E69" w14:textId="77777777" w:rsidR="00CF09C6" w:rsidRPr="00223F51" w:rsidRDefault="00CF09C6" w:rsidP="00B32F50">
            <w:pPr>
              <w:pStyle w:val="TableDetail"/>
            </w:pPr>
          </w:p>
        </w:tc>
      </w:tr>
    </w:tbl>
    <w:p w14:paraId="64B34E3A" w14:textId="77777777" w:rsidR="00E8018D" w:rsidRDefault="00E8018D" w:rsidP="00B32F50">
      <w:pPr>
        <w:pStyle w:val="NormalIndent"/>
        <w:ind w:left="0"/>
      </w:pPr>
    </w:p>
    <w:p w14:paraId="4DCCFDD5" w14:textId="77777777" w:rsidR="00E8018D" w:rsidRDefault="00E8018D" w:rsidP="007368C5">
      <w:pPr>
        <w:pStyle w:val="Heading2"/>
        <w:numPr>
          <w:ilvl w:val="1"/>
          <w:numId w:val="2"/>
        </w:numPr>
      </w:pPr>
      <w:bookmarkStart w:id="1204" w:name="_Toc28956235"/>
      <w:r>
        <w:t>Risks and Issues</w:t>
      </w:r>
      <w:bookmarkEnd w:id="1204"/>
    </w:p>
    <w:p w14:paraId="4C32AA65" w14:textId="77777777" w:rsidR="00E8018D" w:rsidRDefault="00E8018D" w:rsidP="00786D4D">
      <w:r>
        <w:t xml:space="preserve">The following list of </w:t>
      </w:r>
      <w:bookmarkStart w:id="1205" w:name="OLE_LINK1"/>
      <w:bookmarkStart w:id="1206" w:name="OLE_LINK2"/>
      <w:r>
        <w:t>risks and issues</w:t>
      </w:r>
      <w:bookmarkEnd w:id="1205"/>
      <w:bookmarkEnd w:id="1206"/>
      <w:r>
        <w:t xml:space="preserve"> apply to this document in relation to the project, planning deliverables.  </w:t>
      </w:r>
      <w:r w:rsidR="00932D27">
        <w:t>Analysis s</w:t>
      </w:r>
      <w:r>
        <w:t>ection covers risks and issues for the solution.</w:t>
      </w:r>
    </w:p>
    <w:p w14:paraId="4EBFD29C" w14:textId="77777777" w:rsidR="00812CB3" w:rsidRDefault="00812CB3" w:rsidP="00786D4D"/>
    <w:p w14:paraId="2FFF966C" w14:textId="77777777" w:rsidR="00A15BF4" w:rsidRDefault="00A15BF4" w:rsidP="00786D4D"/>
    <w:p w14:paraId="7B3A6859" w14:textId="77777777" w:rsidR="00A22999" w:rsidRDefault="00A22999" w:rsidP="00786D4D"/>
    <w:p w14:paraId="0AC22A9A" w14:textId="77777777" w:rsidR="00D05E87" w:rsidRPr="00786D4D" w:rsidRDefault="00D05E87" w:rsidP="00786D4D"/>
    <w:tbl>
      <w:tblPr>
        <w:tblStyle w:val="TableGrid"/>
        <w:tblpPr w:leftFromText="180" w:rightFromText="180" w:vertAnchor="text" w:horzAnchor="margin" w:tblpXSpec="center" w:tblpY="123"/>
        <w:tblW w:w="0" w:type="auto"/>
        <w:tblLook w:val="04A0" w:firstRow="1" w:lastRow="0" w:firstColumn="1" w:lastColumn="0" w:noHBand="0" w:noVBand="1"/>
      </w:tblPr>
      <w:tblGrid>
        <w:gridCol w:w="1008"/>
        <w:gridCol w:w="4868"/>
        <w:gridCol w:w="1440"/>
        <w:gridCol w:w="1649"/>
      </w:tblGrid>
      <w:tr w:rsidR="00812CB3" w:rsidRPr="00CF30C0" w14:paraId="73ECE9C5" w14:textId="77777777" w:rsidTr="00812CB3">
        <w:tc>
          <w:tcPr>
            <w:tcW w:w="1008" w:type="dxa"/>
            <w:shd w:val="clear" w:color="auto" w:fill="548DD4" w:themeFill="text2" w:themeFillTint="99"/>
          </w:tcPr>
          <w:p w14:paraId="55E90A9E" w14:textId="77777777" w:rsidR="00812CB3" w:rsidRPr="00CF30C0" w:rsidRDefault="00812CB3" w:rsidP="00812CB3">
            <w:pPr>
              <w:rPr>
                <w:b/>
              </w:rPr>
            </w:pPr>
            <w:r w:rsidRPr="00CF30C0">
              <w:rPr>
                <w:b/>
              </w:rPr>
              <w:t>Issue Number</w:t>
            </w:r>
          </w:p>
        </w:tc>
        <w:tc>
          <w:tcPr>
            <w:tcW w:w="4868" w:type="dxa"/>
            <w:shd w:val="clear" w:color="auto" w:fill="548DD4" w:themeFill="text2" w:themeFillTint="99"/>
          </w:tcPr>
          <w:p w14:paraId="684943D6" w14:textId="77777777" w:rsidR="00812CB3" w:rsidRPr="00CF30C0" w:rsidRDefault="00812CB3" w:rsidP="00812CB3">
            <w:pPr>
              <w:rPr>
                <w:b/>
              </w:rPr>
            </w:pPr>
            <w:r w:rsidRPr="00CF30C0">
              <w:rPr>
                <w:b/>
              </w:rPr>
              <w:t>Issue Description</w:t>
            </w:r>
          </w:p>
        </w:tc>
        <w:tc>
          <w:tcPr>
            <w:tcW w:w="1440" w:type="dxa"/>
            <w:shd w:val="clear" w:color="auto" w:fill="548DD4" w:themeFill="text2" w:themeFillTint="99"/>
          </w:tcPr>
          <w:p w14:paraId="5DBC4CEB" w14:textId="77777777" w:rsidR="00812CB3" w:rsidRPr="00CF30C0" w:rsidRDefault="00812CB3" w:rsidP="00812CB3">
            <w:pPr>
              <w:rPr>
                <w:b/>
              </w:rPr>
            </w:pPr>
            <w:r w:rsidRPr="00CF30C0">
              <w:rPr>
                <w:b/>
              </w:rPr>
              <w:t>Current Owner</w:t>
            </w:r>
          </w:p>
        </w:tc>
        <w:tc>
          <w:tcPr>
            <w:tcW w:w="1649" w:type="dxa"/>
            <w:shd w:val="clear" w:color="auto" w:fill="548DD4" w:themeFill="text2" w:themeFillTint="99"/>
          </w:tcPr>
          <w:p w14:paraId="1BDFCDF5" w14:textId="77777777" w:rsidR="00812CB3" w:rsidRPr="00CF30C0" w:rsidRDefault="00812CB3" w:rsidP="00812CB3">
            <w:pPr>
              <w:rPr>
                <w:b/>
              </w:rPr>
            </w:pPr>
            <w:r w:rsidRPr="00CF30C0">
              <w:rPr>
                <w:b/>
              </w:rPr>
              <w:t>Date To Resolve</w:t>
            </w:r>
          </w:p>
        </w:tc>
      </w:tr>
      <w:tr w:rsidR="00812CB3" w14:paraId="4779766D" w14:textId="77777777" w:rsidTr="00812CB3">
        <w:tc>
          <w:tcPr>
            <w:tcW w:w="1008" w:type="dxa"/>
          </w:tcPr>
          <w:p w14:paraId="62D12C7E" w14:textId="77777777" w:rsidR="00812CB3" w:rsidRDefault="00CC6F6C" w:rsidP="00812CB3">
            <w:r>
              <w:t>1</w:t>
            </w:r>
          </w:p>
        </w:tc>
        <w:tc>
          <w:tcPr>
            <w:tcW w:w="4868" w:type="dxa"/>
          </w:tcPr>
          <w:p w14:paraId="0DA4B66B" w14:textId="77777777" w:rsidR="00812CB3" w:rsidRDefault="00CC6F6C" w:rsidP="00CC6F6C">
            <w:r>
              <w:t>Reuters FX Rate interface Design Assumptions</w:t>
            </w:r>
          </w:p>
        </w:tc>
        <w:tc>
          <w:tcPr>
            <w:tcW w:w="1440" w:type="dxa"/>
          </w:tcPr>
          <w:p w14:paraId="02F6D5C8" w14:textId="77777777" w:rsidR="00812CB3" w:rsidRDefault="00CC6F6C" w:rsidP="00812CB3">
            <w:r>
              <w:t>All</w:t>
            </w:r>
          </w:p>
        </w:tc>
        <w:tc>
          <w:tcPr>
            <w:tcW w:w="1649" w:type="dxa"/>
          </w:tcPr>
          <w:p w14:paraId="527401E4" w14:textId="77777777" w:rsidR="00812CB3" w:rsidRDefault="00812CB3" w:rsidP="00812CB3"/>
        </w:tc>
      </w:tr>
      <w:tr w:rsidR="00812CB3" w14:paraId="43379FAE" w14:textId="77777777" w:rsidTr="00812CB3">
        <w:tc>
          <w:tcPr>
            <w:tcW w:w="1008" w:type="dxa"/>
          </w:tcPr>
          <w:p w14:paraId="19C101FA" w14:textId="77777777" w:rsidR="00812CB3" w:rsidRDefault="00CC6F6C" w:rsidP="00812CB3">
            <w:r>
              <w:t>2</w:t>
            </w:r>
          </w:p>
        </w:tc>
        <w:tc>
          <w:tcPr>
            <w:tcW w:w="4868" w:type="dxa"/>
          </w:tcPr>
          <w:p w14:paraId="1C758726" w14:textId="77777777" w:rsidR="00812CB3" w:rsidRDefault="00CC6F6C" w:rsidP="00812CB3">
            <w:r>
              <w:t>Fraud Scope and Design Assumptions</w:t>
            </w:r>
          </w:p>
        </w:tc>
        <w:tc>
          <w:tcPr>
            <w:tcW w:w="1440" w:type="dxa"/>
          </w:tcPr>
          <w:p w14:paraId="63CE808A" w14:textId="77777777" w:rsidR="00812CB3" w:rsidRDefault="00CC6F6C" w:rsidP="00812CB3">
            <w:r>
              <w:t>All</w:t>
            </w:r>
          </w:p>
        </w:tc>
        <w:tc>
          <w:tcPr>
            <w:tcW w:w="1649" w:type="dxa"/>
          </w:tcPr>
          <w:p w14:paraId="04260FC5" w14:textId="77777777" w:rsidR="00812CB3" w:rsidRDefault="00F13642" w:rsidP="00812CB3">
            <w:r>
              <w:t>Proposed Approach Defined</w:t>
            </w:r>
          </w:p>
        </w:tc>
      </w:tr>
      <w:tr w:rsidR="00812CB3" w14:paraId="0ACF2FA1" w14:textId="77777777" w:rsidTr="00812CB3">
        <w:tc>
          <w:tcPr>
            <w:tcW w:w="1008" w:type="dxa"/>
          </w:tcPr>
          <w:p w14:paraId="47F5A902" w14:textId="77777777" w:rsidR="00812CB3" w:rsidRDefault="00CC6F6C" w:rsidP="00812CB3">
            <w:r>
              <w:t>5</w:t>
            </w:r>
          </w:p>
        </w:tc>
        <w:tc>
          <w:tcPr>
            <w:tcW w:w="4868" w:type="dxa"/>
          </w:tcPr>
          <w:p w14:paraId="3661808D" w14:textId="77777777" w:rsidR="00812CB3" w:rsidRDefault="00CC6F6C" w:rsidP="00812CB3">
            <w:r>
              <w:t>Bank Mobile Application scope and service requirements</w:t>
            </w:r>
          </w:p>
        </w:tc>
        <w:tc>
          <w:tcPr>
            <w:tcW w:w="1440" w:type="dxa"/>
          </w:tcPr>
          <w:p w14:paraId="558D7E5C" w14:textId="77777777" w:rsidR="00812CB3" w:rsidRPr="00CC6F6C" w:rsidRDefault="00CC6F6C" w:rsidP="00CC6F6C">
            <w:pPr>
              <w:jc w:val="both"/>
            </w:pPr>
            <w:r w:rsidRPr="00CC6F6C">
              <w:t>MUFG</w:t>
            </w:r>
          </w:p>
        </w:tc>
        <w:tc>
          <w:tcPr>
            <w:tcW w:w="1649" w:type="dxa"/>
          </w:tcPr>
          <w:p w14:paraId="303560CC" w14:textId="77777777" w:rsidR="00812CB3" w:rsidRDefault="00F13642" w:rsidP="00812CB3">
            <w:r>
              <w:t>Under Review</w:t>
            </w:r>
          </w:p>
        </w:tc>
      </w:tr>
      <w:tr w:rsidR="00446987" w14:paraId="063CAE15" w14:textId="77777777" w:rsidTr="00812CB3">
        <w:tc>
          <w:tcPr>
            <w:tcW w:w="1008" w:type="dxa"/>
          </w:tcPr>
          <w:p w14:paraId="4962EBD6" w14:textId="77777777" w:rsidR="00446987" w:rsidRDefault="00CC6F6C" w:rsidP="00812CB3">
            <w:r>
              <w:t>6</w:t>
            </w:r>
          </w:p>
        </w:tc>
        <w:tc>
          <w:tcPr>
            <w:tcW w:w="4868" w:type="dxa"/>
          </w:tcPr>
          <w:p w14:paraId="72FE3AFE" w14:textId="77777777" w:rsidR="00446987" w:rsidRDefault="00CC6F6C" w:rsidP="00812CB3">
            <w:r>
              <w:t>Liquidity Management Wires Design Assumptions</w:t>
            </w:r>
          </w:p>
        </w:tc>
        <w:tc>
          <w:tcPr>
            <w:tcW w:w="1440" w:type="dxa"/>
          </w:tcPr>
          <w:p w14:paraId="1E2A22B4" w14:textId="77777777" w:rsidR="00446987" w:rsidRDefault="00A22999" w:rsidP="00812CB3">
            <w:r>
              <w:t>All</w:t>
            </w:r>
          </w:p>
        </w:tc>
        <w:tc>
          <w:tcPr>
            <w:tcW w:w="1649" w:type="dxa"/>
          </w:tcPr>
          <w:p w14:paraId="518213C1" w14:textId="77777777" w:rsidR="00446987" w:rsidRDefault="003A5326" w:rsidP="00812CB3">
            <w:r>
              <w:t>Resolved</w:t>
            </w:r>
          </w:p>
        </w:tc>
      </w:tr>
      <w:tr w:rsidR="00A15BF4" w14:paraId="72612E7D" w14:textId="77777777" w:rsidTr="00812CB3">
        <w:tc>
          <w:tcPr>
            <w:tcW w:w="1008" w:type="dxa"/>
          </w:tcPr>
          <w:p w14:paraId="60EEFC5F" w14:textId="77777777" w:rsidR="00A15BF4" w:rsidRDefault="00A22999" w:rsidP="00812CB3">
            <w:r>
              <w:t>7</w:t>
            </w:r>
          </w:p>
        </w:tc>
        <w:tc>
          <w:tcPr>
            <w:tcW w:w="4868" w:type="dxa"/>
          </w:tcPr>
          <w:p w14:paraId="4B54B0D0" w14:textId="77777777" w:rsidR="00A15BF4" w:rsidRDefault="00A22999" w:rsidP="00812CB3">
            <w:r>
              <w:t>Token Management possibly in scope</w:t>
            </w:r>
          </w:p>
        </w:tc>
        <w:tc>
          <w:tcPr>
            <w:tcW w:w="1440" w:type="dxa"/>
          </w:tcPr>
          <w:p w14:paraId="0B0FEF69" w14:textId="77777777" w:rsidR="00A15BF4" w:rsidRDefault="00A22999" w:rsidP="00812CB3">
            <w:r>
              <w:t>All</w:t>
            </w:r>
          </w:p>
        </w:tc>
        <w:tc>
          <w:tcPr>
            <w:tcW w:w="1649" w:type="dxa"/>
          </w:tcPr>
          <w:p w14:paraId="7D604C6F" w14:textId="77777777" w:rsidR="00A15BF4" w:rsidRDefault="00F13642" w:rsidP="00812CB3">
            <w:r>
              <w:t>Proposed Approach Defined</w:t>
            </w:r>
          </w:p>
        </w:tc>
      </w:tr>
      <w:tr w:rsidR="00A22999" w14:paraId="76813593" w14:textId="77777777" w:rsidTr="00812CB3">
        <w:tc>
          <w:tcPr>
            <w:tcW w:w="1008" w:type="dxa"/>
          </w:tcPr>
          <w:p w14:paraId="15416E78" w14:textId="77777777" w:rsidR="00A22999" w:rsidRDefault="00A22999" w:rsidP="00812CB3">
            <w:r>
              <w:t>8</w:t>
            </w:r>
          </w:p>
        </w:tc>
        <w:tc>
          <w:tcPr>
            <w:tcW w:w="4868" w:type="dxa"/>
          </w:tcPr>
          <w:p w14:paraId="0A37AB38" w14:textId="77777777" w:rsidR="00A22999" w:rsidRDefault="00A22999" w:rsidP="00812CB3">
            <w:r>
              <w:t>Entitlements and User Provisioning Design, Scope, and overall Definition</w:t>
            </w:r>
            <w:r w:rsidR="008753B3">
              <w:t>.  Open questions around overall model for managing company and account entities.  User entity and entitlements have been agreed.</w:t>
            </w:r>
          </w:p>
        </w:tc>
        <w:tc>
          <w:tcPr>
            <w:tcW w:w="1440" w:type="dxa"/>
          </w:tcPr>
          <w:p w14:paraId="14B02A9C" w14:textId="77777777" w:rsidR="00A22999" w:rsidRDefault="00A22999" w:rsidP="00812CB3">
            <w:r>
              <w:t>All</w:t>
            </w:r>
          </w:p>
        </w:tc>
        <w:tc>
          <w:tcPr>
            <w:tcW w:w="1649" w:type="dxa"/>
          </w:tcPr>
          <w:p w14:paraId="455F5D0B" w14:textId="77777777" w:rsidR="00A22999" w:rsidRDefault="00A22999" w:rsidP="00812CB3"/>
        </w:tc>
      </w:tr>
      <w:tr w:rsidR="00766C89" w14:paraId="30A0B05F" w14:textId="77777777" w:rsidTr="00812CB3">
        <w:tc>
          <w:tcPr>
            <w:tcW w:w="1008" w:type="dxa"/>
          </w:tcPr>
          <w:p w14:paraId="55F14CA6" w14:textId="77777777" w:rsidR="00766C89" w:rsidRDefault="00766C89" w:rsidP="00812CB3">
            <w:r>
              <w:t>9</w:t>
            </w:r>
          </w:p>
        </w:tc>
        <w:tc>
          <w:tcPr>
            <w:tcW w:w="4868" w:type="dxa"/>
          </w:tcPr>
          <w:p w14:paraId="25166D13" w14:textId="77777777" w:rsidR="00766C89" w:rsidRDefault="00766C89" w:rsidP="00812CB3">
            <w:r>
              <w:t>Current Day Loads may present data in the incorrect order which would provide incorrect reported running balances.  Business requirements not fully defined</w:t>
            </w:r>
            <w:r w:rsidR="008753B3">
              <w:t>.  Issues remain around handling running balances for accounts where transactions are not reported in the correct sequence.</w:t>
            </w:r>
          </w:p>
        </w:tc>
        <w:tc>
          <w:tcPr>
            <w:tcW w:w="1440" w:type="dxa"/>
          </w:tcPr>
          <w:p w14:paraId="6863338A" w14:textId="77777777" w:rsidR="00766C89" w:rsidRDefault="00766C89" w:rsidP="00812CB3">
            <w:r>
              <w:t>All</w:t>
            </w:r>
          </w:p>
        </w:tc>
        <w:tc>
          <w:tcPr>
            <w:tcW w:w="1649" w:type="dxa"/>
          </w:tcPr>
          <w:p w14:paraId="40BD1378" w14:textId="77777777" w:rsidR="00766C89" w:rsidRDefault="00766C89" w:rsidP="00812CB3"/>
        </w:tc>
      </w:tr>
      <w:tr w:rsidR="00766C89" w14:paraId="26ADD7D5" w14:textId="77777777" w:rsidTr="00812CB3">
        <w:tc>
          <w:tcPr>
            <w:tcW w:w="1008" w:type="dxa"/>
          </w:tcPr>
          <w:p w14:paraId="1F9AF4D2" w14:textId="77777777" w:rsidR="00766C89" w:rsidRDefault="00766C89" w:rsidP="00812CB3">
            <w:r>
              <w:t xml:space="preserve">10 </w:t>
            </w:r>
          </w:p>
        </w:tc>
        <w:tc>
          <w:tcPr>
            <w:tcW w:w="4868" w:type="dxa"/>
          </w:tcPr>
          <w:p w14:paraId="16AEDAA2" w14:textId="77777777" w:rsidR="00766C89" w:rsidRDefault="00766C89" w:rsidP="007B152B">
            <w:r>
              <w:t xml:space="preserve">Finalize Legacy Report Types </w:t>
            </w:r>
          </w:p>
        </w:tc>
        <w:tc>
          <w:tcPr>
            <w:tcW w:w="1440" w:type="dxa"/>
          </w:tcPr>
          <w:p w14:paraId="4D06311F" w14:textId="77777777" w:rsidR="00766C89" w:rsidRDefault="00766C89" w:rsidP="00812CB3">
            <w:r>
              <w:t>MUFG</w:t>
            </w:r>
          </w:p>
        </w:tc>
        <w:tc>
          <w:tcPr>
            <w:tcW w:w="1649" w:type="dxa"/>
          </w:tcPr>
          <w:p w14:paraId="01975BEA" w14:textId="77777777" w:rsidR="00766C89" w:rsidRDefault="00766C89" w:rsidP="00812CB3"/>
        </w:tc>
      </w:tr>
      <w:tr w:rsidR="00766C89" w14:paraId="54B6AD56" w14:textId="77777777" w:rsidTr="00812CB3">
        <w:tc>
          <w:tcPr>
            <w:tcW w:w="1008" w:type="dxa"/>
          </w:tcPr>
          <w:p w14:paraId="763DC637" w14:textId="77777777" w:rsidR="00766C89" w:rsidRDefault="00766C89" w:rsidP="00812CB3">
            <w:r>
              <w:t>11</w:t>
            </w:r>
          </w:p>
        </w:tc>
        <w:tc>
          <w:tcPr>
            <w:tcW w:w="4868" w:type="dxa"/>
          </w:tcPr>
          <w:p w14:paraId="3AEA2E65" w14:textId="77777777" w:rsidR="00766C89" w:rsidRDefault="00766C89" w:rsidP="00812CB3">
            <w:r>
              <w:t>We are assuming that Reverse Positive Pay and Positive Pay are sharing the same interface – Confirm</w:t>
            </w:r>
          </w:p>
        </w:tc>
        <w:tc>
          <w:tcPr>
            <w:tcW w:w="1440" w:type="dxa"/>
          </w:tcPr>
          <w:p w14:paraId="4502A50B" w14:textId="77777777" w:rsidR="00766C89" w:rsidRDefault="00766C89" w:rsidP="00812CB3">
            <w:r>
              <w:t>MUFG</w:t>
            </w:r>
          </w:p>
        </w:tc>
        <w:tc>
          <w:tcPr>
            <w:tcW w:w="1649" w:type="dxa"/>
          </w:tcPr>
          <w:p w14:paraId="1182745C" w14:textId="77777777" w:rsidR="00766C89" w:rsidRDefault="00F13642" w:rsidP="00812CB3">
            <w:r>
              <w:t>Confirmed</w:t>
            </w:r>
          </w:p>
        </w:tc>
      </w:tr>
      <w:tr w:rsidR="00D05E87" w14:paraId="0B819E4C" w14:textId="77777777" w:rsidTr="00812CB3">
        <w:tc>
          <w:tcPr>
            <w:tcW w:w="1008" w:type="dxa"/>
          </w:tcPr>
          <w:p w14:paraId="7F2493C1" w14:textId="77777777" w:rsidR="00D05E87" w:rsidRDefault="00D05E87" w:rsidP="00812CB3">
            <w:r>
              <w:t>12</w:t>
            </w:r>
          </w:p>
        </w:tc>
        <w:tc>
          <w:tcPr>
            <w:tcW w:w="4868" w:type="dxa"/>
          </w:tcPr>
          <w:p w14:paraId="39455950" w14:textId="77777777" w:rsidR="00D05E87" w:rsidRDefault="00D05E87" w:rsidP="00812CB3">
            <w:r>
              <w:t>Determine Lockbox Reporting strategy.  Will the Digital Banking Lockbox Management module be used, or will the business function be handled by a Legacy Report.</w:t>
            </w:r>
          </w:p>
        </w:tc>
        <w:tc>
          <w:tcPr>
            <w:tcW w:w="1440" w:type="dxa"/>
          </w:tcPr>
          <w:p w14:paraId="348011D4" w14:textId="77777777" w:rsidR="00D05E87" w:rsidRDefault="00D05E87" w:rsidP="00812CB3">
            <w:r>
              <w:t>MUFG</w:t>
            </w:r>
          </w:p>
        </w:tc>
        <w:tc>
          <w:tcPr>
            <w:tcW w:w="1649" w:type="dxa"/>
          </w:tcPr>
          <w:p w14:paraId="3038BB99" w14:textId="77777777" w:rsidR="00D05E87" w:rsidRDefault="00D05E87" w:rsidP="00812CB3"/>
        </w:tc>
      </w:tr>
      <w:tr w:rsidR="007B152B" w14:paraId="1F30FF1E" w14:textId="77777777" w:rsidTr="00812CB3">
        <w:tc>
          <w:tcPr>
            <w:tcW w:w="1008" w:type="dxa"/>
          </w:tcPr>
          <w:p w14:paraId="06A2888E" w14:textId="77777777" w:rsidR="007B152B" w:rsidRDefault="007B152B" w:rsidP="00812CB3">
            <w:r>
              <w:t>13</w:t>
            </w:r>
          </w:p>
        </w:tc>
        <w:tc>
          <w:tcPr>
            <w:tcW w:w="4868" w:type="dxa"/>
          </w:tcPr>
          <w:p w14:paraId="245D52E1" w14:textId="77777777" w:rsidR="007B152B" w:rsidRDefault="007B152B" w:rsidP="00812CB3">
            <w:r>
              <w:t>Loan Obligators?  This requirement and how it maps to Digital Banking has to be defined.</w:t>
            </w:r>
          </w:p>
        </w:tc>
        <w:tc>
          <w:tcPr>
            <w:tcW w:w="1440" w:type="dxa"/>
          </w:tcPr>
          <w:p w14:paraId="2B414A6C" w14:textId="77777777" w:rsidR="007B152B" w:rsidRDefault="007B152B" w:rsidP="00812CB3">
            <w:r>
              <w:t>MUFG</w:t>
            </w:r>
          </w:p>
        </w:tc>
        <w:tc>
          <w:tcPr>
            <w:tcW w:w="1649" w:type="dxa"/>
          </w:tcPr>
          <w:p w14:paraId="02D0CC0F" w14:textId="77777777" w:rsidR="007B152B" w:rsidRDefault="007B152B" w:rsidP="00812CB3"/>
        </w:tc>
      </w:tr>
    </w:tbl>
    <w:p w14:paraId="35B7E710" w14:textId="77777777" w:rsidR="00B837B2" w:rsidRDefault="00B837B2" w:rsidP="00B837B2"/>
    <w:p w14:paraId="6B280E07" w14:textId="77777777" w:rsidR="00446987" w:rsidRDefault="00446987">
      <w:pPr>
        <w:rPr>
          <w:rFonts w:ascii="Arial Narrow" w:hAnsi="Arial Narrow" w:cs="Arial"/>
          <w:b/>
          <w:bCs/>
          <w:color w:val="336999"/>
          <w:sz w:val="28"/>
          <w:szCs w:val="28"/>
        </w:rPr>
      </w:pPr>
      <w:r>
        <w:br w:type="page"/>
      </w:r>
    </w:p>
    <w:p w14:paraId="7AAF0BBD" w14:textId="77777777" w:rsidR="002F170F" w:rsidRDefault="002F170F" w:rsidP="002F170F">
      <w:pPr>
        <w:pStyle w:val="Heading2"/>
        <w:numPr>
          <w:ilvl w:val="1"/>
          <w:numId w:val="2"/>
        </w:numPr>
      </w:pPr>
      <w:bookmarkStart w:id="1207" w:name="_Toc438038192"/>
      <w:bookmarkStart w:id="1208" w:name="_Toc438038370"/>
      <w:bookmarkStart w:id="1209" w:name="_Toc28956236"/>
      <w:bookmarkEnd w:id="1207"/>
      <w:bookmarkEnd w:id="1208"/>
      <w:r>
        <w:lastRenderedPageBreak/>
        <w:t>Glossary of Terms</w:t>
      </w:r>
      <w:bookmarkEnd w:id="1209"/>
    </w:p>
    <w:p w14:paraId="286252C3" w14:textId="77777777" w:rsidR="00B837B2" w:rsidRDefault="00B837B2" w:rsidP="00B837B2"/>
    <w:p w14:paraId="5F0DDB7A" w14:textId="77777777" w:rsidR="002F170F" w:rsidRPr="00786D4D" w:rsidRDefault="002F170F" w:rsidP="002F170F"/>
    <w:tbl>
      <w:tblPr>
        <w:tblStyle w:val="TableGrid"/>
        <w:tblpPr w:leftFromText="180" w:rightFromText="180" w:vertAnchor="text" w:horzAnchor="margin" w:tblpXSpec="center" w:tblpY="123"/>
        <w:tblW w:w="0" w:type="auto"/>
        <w:tblLook w:val="04A0" w:firstRow="1" w:lastRow="0" w:firstColumn="1" w:lastColumn="0" w:noHBand="0" w:noVBand="1"/>
      </w:tblPr>
      <w:tblGrid>
        <w:gridCol w:w="2448"/>
        <w:gridCol w:w="5822"/>
      </w:tblGrid>
      <w:tr w:rsidR="002F170F" w:rsidRPr="00CF30C0" w14:paraId="5C7F77C1" w14:textId="77777777" w:rsidTr="002F326A">
        <w:tc>
          <w:tcPr>
            <w:tcW w:w="2448" w:type="dxa"/>
            <w:shd w:val="clear" w:color="auto" w:fill="548DD4" w:themeFill="text2" w:themeFillTint="99"/>
          </w:tcPr>
          <w:p w14:paraId="31A9D2F4" w14:textId="77777777" w:rsidR="002F170F" w:rsidRPr="00CF30C0" w:rsidRDefault="002F170F" w:rsidP="002F326A">
            <w:pPr>
              <w:rPr>
                <w:b/>
              </w:rPr>
            </w:pPr>
            <w:r>
              <w:rPr>
                <w:b/>
              </w:rPr>
              <w:t>Term</w:t>
            </w:r>
          </w:p>
        </w:tc>
        <w:tc>
          <w:tcPr>
            <w:tcW w:w="5822" w:type="dxa"/>
            <w:shd w:val="clear" w:color="auto" w:fill="548DD4" w:themeFill="text2" w:themeFillTint="99"/>
          </w:tcPr>
          <w:p w14:paraId="5B0EA93D" w14:textId="77777777" w:rsidR="002F170F" w:rsidRPr="00CF30C0" w:rsidRDefault="002F170F" w:rsidP="00701B79">
            <w:pPr>
              <w:rPr>
                <w:b/>
              </w:rPr>
            </w:pPr>
            <w:r>
              <w:rPr>
                <w:b/>
              </w:rPr>
              <w:t>Definition</w:t>
            </w:r>
          </w:p>
        </w:tc>
      </w:tr>
      <w:tr w:rsidR="002F170F" w14:paraId="5494F2C4" w14:textId="77777777" w:rsidTr="002F326A">
        <w:tc>
          <w:tcPr>
            <w:tcW w:w="2448" w:type="dxa"/>
          </w:tcPr>
          <w:p w14:paraId="212204DA" w14:textId="77777777" w:rsidR="002F170F" w:rsidRDefault="002F170F" w:rsidP="002F326A"/>
        </w:tc>
        <w:tc>
          <w:tcPr>
            <w:tcW w:w="5822" w:type="dxa"/>
          </w:tcPr>
          <w:p w14:paraId="3120DB97" w14:textId="77777777" w:rsidR="002F170F" w:rsidRDefault="002F170F" w:rsidP="002F326A"/>
        </w:tc>
      </w:tr>
      <w:tr w:rsidR="002F170F" w14:paraId="51279E1B" w14:textId="77777777" w:rsidTr="002F326A">
        <w:tc>
          <w:tcPr>
            <w:tcW w:w="2448" w:type="dxa"/>
          </w:tcPr>
          <w:p w14:paraId="71322AE8" w14:textId="77777777" w:rsidR="002F170F" w:rsidRDefault="002F170F" w:rsidP="002F326A"/>
        </w:tc>
        <w:tc>
          <w:tcPr>
            <w:tcW w:w="5822" w:type="dxa"/>
          </w:tcPr>
          <w:p w14:paraId="2CA50117" w14:textId="77777777" w:rsidR="002F170F" w:rsidRDefault="002F170F" w:rsidP="002F326A"/>
        </w:tc>
      </w:tr>
      <w:tr w:rsidR="002F170F" w14:paraId="4C3A3BA4" w14:textId="77777777" w:rsidTr="002F326A">
        <w:tc>
          <w:tcPr>
            <w:tcW w:w="2448" w:type="dxa"/>
          </w:tcPr>
          <w:p w14:paraId="77E947F9" w14:textId="77777777" w:rsidR="002F170F" w:rsidRDefault="002F170F" w:rsidP="002F326A"/>
        </w:tc>
        <w:tc>
          <w:tcPr>
            <w:tcW w:w="5822" w:type="dxa"/>
          </w:tcPr>
          <w:p w14:paraId="4B7B1750" w14:textId="77777777" w:rsidR="002F170F" w:rsidRDefault="002F170F" w:rsidP="002F326A"/>
        </w:tc>
      </w:tr>
      <w:tr w:rsidR="002F170F" w14:paraId="6C72678B" w14:textId="77777777" w:rsidTr="002F326A">
        <w:tc>
          <w:tcPr>
            <w:tcW w:w="2448" w:type="dxa"/>
          </w:tcPr>
          <w:p w14:paraId="710EEBC6" w14:textId="77777777" w:rsidR="002F170F" w:rsidRDefault="002F170F" w:rsidP="002F326A"/>
        </w:tc>
        <w:tc>
          <w:tcPr>
            <w:tcW w:w="5822" w:type="dxa"/>
          </w:tcPr>
          <w:p w14:paraId="64780C07" w14:textId="77777777" w:rsidR="002F170F" w:rsidRDefault="002F170F" w:rsidP="002F326A"/>
        </w:tc>
      </w:tr>
      <w:tr w:rsidR="002F170F" w14:paraId="6AEC3BE6" w14:textId="77777777" w:rsidTr="002F326A">
        <w:tc>
          <w:tcPr>
            <w:tcW w:w="2448" w:type="dxa"/>
          </w:tcPr>
          <w:p w14:paraId="7BFB3B20" w14:textId="77777777" w:rsidR="002F170F" w:rsidRDefault="002F170F" w:rsidP="002F326A"/>
        </w:tc>
        <w:tc>
          <w:tcPr>
            <w:tcW w:w="5822" w:type="dxa"/>
          </w:tcPr>
          <w:p w14:paraId="70182FBC" w14:textId="77777777" w:rsidR="002F170F" w:rsidRDefault="002F170F" w:rsidP="002F326A"/>
        </w:tc>
      </w:tr>
    </w:tbl>
    <w:p w14:paraId="03C2E975" w14:textId="77777777" w:rsidR="002F170F" w:rsidRDefault="002F170F" w:rsidP="002F170F"/>
    <w:p w14:paraId="6782ED91" w14:textId="77777777" w:rsidR="00B837B2" w:rsidRPr="00796EE6" w:rsidRDefault="00B837B2" w:rsidP="002F326A">
      <w:pPr>
        <w:pStyle w:val="NormalIndent"/>
        <w:ind w:left="0"/>
      </w:pPr>
    </w:p>
    <w:p w14:paraId="24E0B921" w14:textId="77777777" w:rsidR="00E8018D" w:rsidRDefault="00E8018D" w:rsidP="00B32F50">
      <w:pPr>
        <w:pStyle w:val="NormalIndent"/>
        <w:ind w:left="0"/>
      </w:pPr>
    </w:p>
    <w:p w14:paraId="5C2AFE94" w14:textId="77777777" w:rsidR="00E8018D" w:rsidRPr="005E19CE" w:rsidRDefault="00E8018D" w:rsidP="007368C5">
      <w:pPr>
        <w:pStyle w:val="Heading1"/>
        <w:numPr>
          <w:ilvl w:val="0"/>
          <w:numId w:val="2"/>
        </w:numPr>
        <w:rPr>
          <w:lang w:val="en-US"/>
        </w:rPr>
      </w:pPr>
      <w:bookmarkStart w:id="1210" w:name="_Toc252451829"/>
      <w:bookmarkStart w:id="1211" w:name="_Toc252454385"/>
      <w:bookmarkStart w:id="1212" w:name="_Toc28956237"/>
      <w:bookmarkEnd w:id="1200"/>
      <w:bookmarkEnd w:id="1201"/>
      <w:r w:rsidRPr="005E19CE">
        <w:rPr>
          <w:lang w:val="en-US"/>
        </w:rPr>
        <w:lastRenderedPageBreak/>
        <w:t xml:space="preserve">Solution </w:t>
      </w:r>
      <w:bookmarkEnd w:id="1210"/>
      <w:bookmarkEnd w:id="1211"/>
      <w:r>
        <w:rPr>
          <w:lang w:val="en-US"/>
        </w:rPr>
        <w:t>Architecture</w:t>
      </w:r>
      <w:r w:rsidR="003F1222" w:rsidRPr="003F1222">
        <w:rPr>
          <w:lang w:val="en-US"/>
        </w:rPr>
        <w:t xml:space="preserve"> Overview</w:t>
      </w:r>
      <w:bookmarkEnd w:id="1212"/>
    </w:p>
    <w:p w14:paraId="78755A90" w14:textId="77777777" w:rsidR="00532C7E" w:rsidRPr="003758F9" w:rsidRDefault="00532C7E" w:rsidP="003758F9">
      <w:bookmarkStart w:id="1213" w:name="_Toc252451830"/>
      <w:bookmarkStart w:id="1214" w:name="_Toc252454386"/>
      <w:r>
        <w:t xml:space="preserve">This section provides the architectural solution specifically the integrations between Digital Banking and </w:t>
      </w:r>
      <w:r w:rsidR="00B7226F">
        <w:t>MUFG</w:t>
      </w:r>
      <w:r>
        <w:t xml:space="preserve"> systems.</w:t>
      </w:r>
    </w:p>
    <w:p w14:paraId="49204E9B" w14:textId="77777777" w:rsidR="00BD2441" w:rsidRPr="0054491D" w:rsidRDefault="0054491D" w:rsidP="00BD2441">
      <w:pPr>
        <w:pStyle w:val="Heading2"/>
        <w:numPr>
          <w:ilvl w:val="1"/>
          <w:numId w:val="2"/>
        </w:numPr>
        <w:tabs>
          <w:tab w:val="clear" w:pos="720"/>
          <w:tab w:val="num" w:pos="-360"/>
        </w:tabs>
        <w:ind w:left="547" w:hanging="547"/>
        <w:rPr>
          <w:szCs w:val="20"/>
        </w:rPr>
      </w:pPr>
      <w:bookmarkStart w:id="1215" w:name="_Toc28956238"/>
      <w:r>
        <w:rPr>
          <w:szCs w:val="20"/>
        </w:rPr>
        <w:t>Inventory of Systems Integrations</w:t>
      </w:r>
      <w:bookmarkStart w:id="1216" w:name="_Toc252451821"/>
      <w:bookmarkStart w:id="1217" w:name="_Toc252454377"/>
      <w:bookmarkEnd w:id="1215"/>
    </w:p>
    <w:p w14:paraId="777479BB" w14:textId="77777777" w:rsidR="0054491D" w:rsidRDefault="0054491D" w:rsidP="0054491D">
      <w:pPr>
        <w:rPr>
          <w:lang w:val="en-US"/>
        </w:rPr>
      </w:pPr>
      <w:bookmarkStart w:id="1218" w:name="_Toc252451832"/>
      <w:bookmarkStart w:id="1219" w:name="_Toc252454388"/>
      <w:bookmarkEnd w:id="1213"/>
      <w:bookmarkEnd w:id="1214"/>
      <w:bookmarkEnd w:id="1216"/>
      <w:bookmarkEnd w:id="1217"/>
      <w:r w:rsidRPr="0054491D">
        <w:rPr>
          <w:lang w:val="en-US"/>
        </w:rPr>
        <w:t>This section lists all of the System Integrations in scope for the</w:t>
      </w:r>
      <w:r>
        <w:rPr>
          <w:lang w:val="en-US"/>
        </w:rPr>
        <w:t xml:space="preserve"> Digital Banking implementation. </w:t>
      </w:r>
    </w:p>
    <w:p w14:paraId="4A6EEA94" w14:textId="77777777" w:rsidR="0054491D" w:rsidRDefault="0054491D" w:rsidP="0054491D">
      <w:pPr>
        <w:rPr>
          <w:lang w:val="en-US"/>
        </w:rPr>
      </w:pPr>
      <w:r>
        <w:rPr>
          <w:lang w:val="en-US"/>
        </w:rPr>
        <w:t>Reference the appendix for definition of interaction model, protocol, transport method, and message formats.</w:t>
      </w:r>
    </w:p>
    <w:p w14:paraId="1C29FC1F" w14:textId="77777777" w:rsidR="0054491D" w:rsidRPr="0054491D" w:rsidRDefault="0054491D" w:rsidP="0054491D"/>
    <w:p w14:paraId="11B9E843" w14:textId="77777777" w:rsidR="0054491D" w:rsidRDefault="00E54886" w:rsidP="0054491D">
      <w:pPr>
        <w:pStyle w:val="Heading3"/>
      </w:pPr>
      <w:r>
        <w:t>System Definitions</w:t>
      </w:r>
    </w:p>
    <w:tbl>
      <w:tblPr>
        <w:tblW w:w="100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78"/>
        <w:gridCol w:w="7830"/>
      </w:tblGrid>
      <w:tr w:rsidR="00964565" w14:paraId="684C14D2" w14:textId="77777777" w:rsidTr="00D72BF4">
        <w:trPr>
          <w:trHeight w:val="505"/>
        </w:trPr>
        <w:tc>
          <w:tcPr>
            <w:tcW w:w="2178" w:type="dxa"/>
            <w:tcBorders>
              <w:bottom w:val="single" w:sz="4" w:space="0" w:color="000000"/>
            </w:tcBorders>
            <w:shd w:val="clear" w:color="auto" w:fill="D9D9D9"/>
          </w:tcPr>
          <w:p w14:paraId="24101241" w14:textId="77777777" w:rsidR="00964565" w:rsidRPr="00CC36DC" w:rsidRDefault="00964565" w:rsidP="00CC36DC">
            <w:pPr>
              <w:pStyle w:val="NormalIndent"/>
              <w:ind w:left="0"/>
              <w:rPr>
                <w:b/>
              </w:rPr>
            </w:pPr>
            <w:r w:rsidRPr="00CC36DC">
              <w:rPr>
                <w:b/>
              </w:rPr>
              <w:t>System Name</w:t>
            </w:r>
          </w:p>
        </w:tc>
        <w:tc>
          <w:tcPr>
            <w:tcW w:w="7830" w:type="dxa"/>
            <w:tcBorders>
              <w:bottom w:val="single" w:sz="4" w:space="0" w:color="000000"/>
            </w:tcBorders>
            <w:shd w:val="clear" w:color="auto" w:fill="D9D9D9"/>
          </w:tcPr>
          <w:p w14:paraId="17991F22" w14:textId="77777777" w:rsidR="00964565" w:rsidRPr="00CC36DC" w:rsidRDefault="00964565" w:rsidP="00CC36DC">
            <w:pPr>
              <w:pStyle w:val="NormalIndent"/>
              <w:ind w:left="0"/>
              <w:rPr>
                <w:b/>
              </w:rPr>
            </w:pPr>
            <w:r w:rsidRPr="00CC36DC">
              <w:rPr>
                <w:b/>
              </w:rPr>
              <w:t>Description and Responsibilities</w:t>
            </w:r>
          </w:p>
        </w:tc>
      </w:tr>
      <w:tr w:rsidR="00D72BF4" w14:paraId="7BD435F5" w14:textId="77777777" w:rsidTr="00D72BF4">
        <w:trPr>
          <w:trHeight w:val="334"/>
        </w:trPr>
        <w:tc>
          <w:tcPr>
            <w:tcW w:w="2178" w:type="dxa"/>
            <w:shd w:val="clear" w:color="auto" w:fill="FFFFFF" w:themeFill="background1"/>
          </w:tcPr>
          <w:p w14:paraId="49C7A257" w14:textId="77777777" w:rsidR="00D72BF4" w:rsidRPr="00CC36DC" w:rsidRDefault="00D72BF4" w:rsidP="00CC36DC">
            <w:pPr>
              <w:pStyle w:val="NormalIndent"/>
              <w:ind w:left="0"/>
              <w:rPr>
                <w:b/>
              </w:rPr>
            </w:pPr>
            <w:r>
              <w:rPr>
                <w:b/>
              </w:rPr>
              <w:t>Bank</w:t>
            </w:r>
          </w:p>
        </w:tc>
        <w:tc>
          <w:tcPr>
            <w:tcW w:w="7830" w:type="dxa"/>
            <w:shd w:val="clear" w:color="auto" w:fill="FFFFFF" w:themeFill="background1"/>
          </w:tcPr>
          <w:p w14:paraId="0AABCC95" w14:textId="77777777" w:rsidR="00D72BF4" w:rsidRPr="00CC36DC" w:rsidRDefault="00D72BF4" w:rsidP="00CC36DC">
            <w:pPr>
              <w:pStyle w:val="NormalIndent"/>
              <w:ind w:left="0"/>
              <w:rPr>
                <w:b/>
              </w:rPr>
            </w:pPr>
            <w:r>
              <w:rPr>
                <w:b/>
              </w:rPr>
              <w:t>Refers to the Union Bank of California Back-office infrastructure</w:t>
            </w:r>
          </w:p>
        </w:tc>
      </w:tr>
      <w:tr w:rsidR="00D72BF4" w14:paraId="41EFA72D" w14:textId="77777777" w:rsidTr="00D72BF4">
        <w:trPr>
          <w:trHeight w:val="343"/>
        </w:trPr>
        <w:tc>
          <w:tcPr>
            <w:tcW w:w="2178" w:type="dxa"/>
            <w:shd w:val="clear" w:color="auto" w:fill="FFFFFF" w:themeFill="background1"/>
          </w:tcPr>
          <w:p w14:paraId="1727034C" w14:textId="77777777" w:rsidR="00D72BF4" w:rsidRPr="00CC36DC" w:rsidRDefault="00D72BF4" w:rsidP="00CC36DC">
            <w:pPr>
              <w:pStyle w:val="NormalIndent"/>
              <w:ind w:left="0"/>
              <w:rPr>
                <w:b/>
              </w:rPr>
            </w:pPr>
            <w:r>
              <w:rPr>
                <w:b/>
              </w:rPr>
              <w:t>Branch</w:t>
            </w:r>
          </w:p>
        </w:tc>
        <w:tc>
          <w:tcPr>
            <w:tcW w:w="7830" w:type="dxa"/>
            <w:shd w:val="clear" w:color="auto" w:fill="FFFFFF" w:themeFill="background1"/>
          </w:tcPr>
          <w:p w14:paraId="4EB647DC" w14:textId="77777777" w:rsidR="00D72BF4" w:rsidRPr="00CC36DC" w:rsidRDefault="00D72BF4" w:rsidP="00CC36DC">
            <w:pPr>
              <w:pStyle w:val="NormalIndent"/>
              <w:ind w:left="0"/>
              <w:rPr>
                <w:b/>
              </w:rPr>
            </w:pPr>
            <w:r>
              <w:rPr>
                <w:b/>
              </w:rPr>
              <w:t>Refers to the Bank of Tokyo New York Branch Back-office infrastructure</w:t>
            </w:r>
          </w:p>
        </w:tc>
      </w:tr>
      <w:tr w:rsidR="00564C0A" w14:paraId="757C2F97" w14:textId="77777777" w:rsidTr="00D72BF4">
        <w:trPr>
          <w:trHeight w:val="343"/>
        </w:trPr>
        <w:tc>
          <w:tcPr>
            <w:tcW w:w="2178" w:type="dxa"/>
            <w:shd w:val="clear" w:color="auto" w:fill="FFFFFF" w:themeFill="background1"/>
          </w:tcPr>
          <w:p w14:paraId="21ED448A" w14:textId="77777777" w:rsidR="00564C0A" w:rsidRDefault="00564C0A" w:rsidP="00CC36DC">
            <w:pPr>
              <w:pStyle w:val="NormalIndent"/>
              <w:ind w:left="0"/>
              <w:rPr>
                <w:b/>
              </w:rPr>
            </w:pPr>
            <w:r>
              <w:rPr>
                <w:b/>
              </w:rPr>
              <w:t>Avalon 2</w:t>
            </w:r>
          </w:p>
        </w:tc>
        <w:tc>
          <w:tcPr>
            <w:tcW w:w="7830" w:type="dxa"/>
            <w:shd w:val="clear" w:color="auto" w:fill="FFFFFF" w:themeFill="background1"/>
          </w:tcPr>
          <w:p w14:paraId="266B17C9" w14:textId="77777777" w:rsidR="00564C0A" w:rsidRDefault="00564C0A" w:rsidP="00CC36DC">
            <w:pPr>
              <w:pStyle w:val="NormalIndent"/>
              <w:ind w:left="0"/>
              <w:rPr>
                <w:b/>
              </w:rPr>
            </w:pPr>
            <w:r>
              <w:rPr>
                <w:b/>
              </w:rPr>
              <w:t>Digital Banking Implementation incorporating the Branch Customers and Back-Office</w:t>
            </w:r>
          </w:p>
        </w:tc>
      </w:tr>
      <w:tr w:rsidR="00564C0A" w14:paraId="7530DC7F" w14:textId="77777777" w:rsidTr="00D72BF4">
        <w:trPr>
          <w:trHeight w:val="343"/>
        </w:trPr>
        <w:tc>
          <w:tcPr>
            <w:tcW w:w="2178" w:type="dxa"/>
            <w:shd w:val="clear" w:color="auto" w:fill="FFFFFF" w:themeFill="background1"/>
          </w:tcPr>
          <w:p w14:paraId="383AAF30" w14:textId="77777777" w:rsidR="00564C0A" w:rsidRDefault="00564C0A" w:rsidP="00CC36DC">
            <w:pPr>
              <w:pStyle w:val="NormalIndent"/>
              <w:ind w:left="0"/>
              <w:rPr>
                <w:b/>
              </w:rPr>
            </w:pPr>
            <w:r>
              <w:rPr>
                <w:b/>
              </w:rPr>
              <w:t>Avalon 3</w:t>
            </w:r>
          </w:p>
        </w:tc>
        <w:tc>
          <w:tcPr>
            <w:tcW w:w="7830" w:type="dxa"/>
            <w:shd w:val="clear" w:color="auto" w:fill="FFFFFF" w:themeFill="background1"/>
          </w:tcPr>
          <w:p w14:paraId="3E5F9DAD" w14:textId="77777777" w:rsidR="00564C0A" w:rsidRDefault="00564C0A" w:rsidP="00CC36DC">
            <w:pPr>
              <w:pStyle w:val="NormalIndent"/>
              <w:ind w:left="0"/>
              <w:rPr>
                <w:b/>
              </w:rPr>
            </w:pPr>
            <w:r>
              <w:rPr>
                <w:b/>
              </w:rPr>
              <w:t>Digital Banking Implementation combining Bank and Branch</w:t>
            </w:r>
          </w:p>
        </w:tc>
      </w:tr>
      <w:tr w:rsidR="00964565" w14:paraId="646F3CA8" w14:textId="77777777" w:rsidTr="004476AB">
        <w:trPr>
          <w:trHeight w:val="360"/>
        </w:trPr>
        <w:tc>
          <w:tcPr>
            <w:tcW w:w="2178" w:type="dxa"/>
            <w:shd w:val="clear" w:color="auto" w:fill="auto"/>
          </w:tcPr>
          <w:p w14:paraId="6E87EE7E" w14:textId="77777777" w:rsidR="00964565" w:rsidRDefault="00D72BF4" w:rsidP="005B4D5B">
            <w:pPr>
              <w:pStyle w:val="NormalIndent"/>
              <w:ind w:left="0"/>
            </w:pPr>
            <w:r>
              <w:t>Pep+</w:t>
            </w:r>
          </w:p>
        </w:tc>
        <w:tc>
          <w:tcPr>
            <w:tcW w:w="7830" w:type="dxa"/>
            <w:shd w:val="clear" w:color="auto" w:fill="auto"/>
          </w:tcPr>
          <w:p w14:paraId="6FD54970" w14:textId="77777777" w:rsidR="00964565" w:rsidRDefault="00D72BF4" w:rsidP="00834C6A">
            <w:pPr>
              <w:pStyle w:val="NormalIndent"/>
              <w:ind w:left="0"/>
            </w:pPr>
            <w:r>
              <w:t>ACH Back-Office systems. There are two instances – one for Bank and one for Branch</w:t>
            </w:r>
            <w:r w:rsidR="00834C6A">
              <w:t xml:space="preserve"> </w:t>
            </w:r>
          </w:p>
        </w:tc>
      </w:tr>
      <w:tr w:rsidR="00964565" w14:paraId="1BD63C4F" w14:textId="77777777" w:rsidTr="004476AB">
        <w:trPr>
          <w:trHeight w:val="360"/>
        </w:trPr>
        <w:tc>
          <w:tcPr>
            <w:tcW w:w="2178" w:type="dxa"/>
            <w:shd w:val="clear" w:color="auto" w:fill="auto"/>
          </w:tcPr>
          <w:p w14:paraId="1A76D353" w14:textId="77777777" w:rsidR="00964565" w:rsidRDefault="00D72BF4" w:rsidP="000D402C">
            <w:pPr>
              <w:pStyle w:val="NormalIndent"/>
              <w:ind w:left="0"/>
            </w:pPr>
            <w:r>
              <w:t>Bloomberg</w:t>
            </w:r>
          </w:p>
        </w:tc>
        <w:tc>
          <w:tcPr>
            <w:tcW w:w="7830" w:type="dxa"/>
            <w:shd w:val="clear" w:color="auto" w:fill="auto"/>
          </w:tcPr>
          <w:p w14:paraId="5B95C5E8" w14:textId="77777777" w:rsidR="00964565" w:rsidRDefault="00834C6A" w:rsidP="00CC36DC">
            <w:pPr>
              <w:pStyle w:val="NormalIndent"/>
              <w:ind w:left="0"/>
            </w:pPr>
            <w:r>
              <w:t>FX Indicative Rate Source</w:t>
            </w:r>
          </w:p>
        </w:tc>
      </w:tr>
      <w:tr w:rsidR="00964565" w14:paraId="453082E4" w14:textId="77777777" w:rsidTr="004476AB">
        <w:trPr>
          <w:trHeight w:val="360"/>
        </w:trPr>
        <w:tc>
          <w:tcPr>
            <w:tcW w:w="2178" w:type="dxa"/>
            <w:shd w:val="clear" w:color="auto" w:fill="auto"/>
          </w:tcPr>
          <w:p w14:paraId="04D4732D" w14:textId="77777777" w:rsidR="00964565" w:rsidRDefault="00D72BF4" w:rsidP="00CC36DC">
            <w:pPr>
              <w:pStyle w:val="NormalIndent"/>
              <w:ind w:left="0"/>
            </w:pPr>
            <w:r>
              <w:t>OVS</w:t>
            </w:r>
          </w:p>
        </w:tc>
        <w:tc>
          <w:tcPr>
            <w:tcW w:w="7830" w:type="dxa"/>
            <w:shd w:val="clear" w:color="auto" w:fill="auto"/>
          </w:tcPr>
          <w:p w14:paraId="65533BF8" w14:textId="77777777" w:rsidR="00964565" w:rsidRDefault="00D72BF4" w:rsidP="00CC36DC">
            <w:pPr>
              <w:pStyle w:val="NormalIndent"/>
              <w:ind w:left="0"/>
            </w:pPr>
            <w:r>
              <w:t>Branch Core Banking System</w:t>
            </w:r>
          </w:p>
        </w:tc>
      </w:tr>
      <w:tr w:rsidR="00D72BF4" w14:paraId="3765ED9C" w14:textId="77777777" w:rsidTr="004476AB">
        <w:trPr>
          <w:trHeight w:val="360"/>
        </w:trPr>
        <w:tc>
          <w:tcPr>
            <w:tcW w:w="2178" w:type="dxa"/>
            <w:shd w:val="clear" w:color="auto" w:fill="auto"/>
          </w:tcPr>
          <w:p w14:paraId="711A50F2" w14:textId="77777777" w:rsidR="00D72BF4" w:rsidRDefault="00D72BF4" w:rsidP="00CC36DC">
            <w:pPr>
              <w:pStyle w:val="NormalIndent"/>
              <w:ind w:left="0"/>
            </w:pPr>
            <w:r>
              <w:t>DDA</w:t>
            </w:r>
          </w:p>
        </w:tc>
        <w:tc>
          <w:tcPr>
            <w:tcW w:w="7830" w:type="dxa"/>
            <w:shd w:val="clear" w:color="auto" w:fill="auto"/>
          </w:tcPr>
          <w:p w14:paraId="19A0583D" w14:textId="77777777" w:rsidR="00D72BF4" w:rsidRDefault="00D72BF4" w:rsidP="00CC36DC">
            <w:pPr>
              <w:pStyle w:val="NormalIndent"/>
              <w:ind w:left="0"/>
            </w:pPr>
            <w:r>
              <w:t>Bank Core Banking System</w:t>
            </w:r>
          </w:p>
        </w:tc>
      </w:tr>
      <w:tr w:rsidR="00964565" w14:paraId="63F7F2E3" w14:textId="77777777" w:rsidTr="004476AB">
        <w:trPr>
          <w:trHeight w:val="360"/>
        </w:trPr>
        <w:tc>
          <w:tcPr>
            <w:tcW w:w="2178" w:type="dxa"/>
            <w:shd w:val="clear" w:color="auto" w:fill="auto"/>
          </w:tcPr>
          <w:p w14:paraId="5C593E28" w14:textId="77777777" w:rsidR="00964565" w:rsidRDefault="00D72BF4" w:rsidP="00CC36DC">
            <w:pPr>
              <w:pStyle w:val="NormalIndent"/>
              <w:ind w:left="0"/>
            </w:pPr>
            <w:r>
              <w:t>GPS</w:t>
            </w:r>
          </w:p>
        </w:tc>
        <w:tc>
          <w:tcPr>
            <w:tcW w:w="7830" w:type="dxa"/>
            <w:shd w:val="clear" w:color="auto" w:fill="auto"/>
          </w:tcPr>
          <w:p w14:paraId="66B25F1E" w14:textId="77777777" w:rsidR="00964565" w:rsidRDefault="00D72BF4" w:rsidP="00F94C5B">
            <w:pPr>
              <w:pStyle w:val="NormalIndent"/>
              <w:ind w:left="0"/>
            </w:pPr>
            <w:r>
              <w:t xml:space="preserve">Branch </w:t>
            </w:r>
            <w:r w:rsidR="002F326A">
              <w:t>Wire System</w:t>
            </w:r>
            <w:r w:rsidR="009421D2">
              <w:t xml:space="preserve"> on Fundt</w:t>
            </w:r>
            <w:r>
              <w:t>ech Global Pay Plus</w:t>
            </w:r>
          </w:p>
        </w:tc>
      </w:tr>
      <w:tr w:rsidR="00D72BF4" w14:paraId="6193FCF2" w14:textId="77777777" w:rsidTr="004476AB">
        <w:trPr>
          <w:trHeight w:val="360"/>
        </w:trPr>
        <w:tc>
          <w:tcPr>
            <w:tcW w:w="2178" w:type="dxa"/>
            <w:shd w:val="clear" w:color="auto" w:fill="auto"/>
          </w:tcPr>
          <w:p w14:paraId="3A2DEB5F" w14:textId="77777777" w:rsidR="00D72BF4" w:rsidRDefault="00D72BF4" w:rsidP="00CC36DC">
            <w:pPr>
              <w:pStyle w:val="NormalIndent"/>
              <w:ind w:left="0"/>
            </w:pPr>
            <w:r>
              <w:t>GFT</w:t>
            </w:r>
          </w:p>
        </w:tc>
        <w:tc>
          <w:tcPr>
            <w:tcW w:w="7830" w:type="dxa"/>
            <w:shd w:val="clear" w:color="auto" w:fill="auto"/>
          </w:tcPr>
          <w:p w14:paraId="0EAB6D7D" w14:textId="77777777" w:rsidR="00D72BF4" w:rsidRDefault="00D72BF4" w:rsidP="00F94C5B">
            <w:pPr>
              <w:pStyle w:val="NormalIndent"/>
              <w:ind w:left="0"/>
            </w:pPr>
            <w:r>
              <w:t>Bank Wires System on ACI MTS</w:t>
            </w:r>
          </w:p>
        </w:tc>
      </w:tr>
      <w:tr w:rsidR="00964565" w14:paraId="26CDFD6F" w14:textId="77777777" w:rsidTr="00035641">
        <w:trPr>
          <w:trHeight w:val="325"/>
        </w:trPr>
        <w:tc>
          <w:tcPr>
            <w:tcW w:w="2178" w:type="dxa"/>
            <w:shd w:val="clear" w:color="auto" w:fill="auto"/>
          </w:tcPr>
          <w:p w14:paraId="055BB406" w14:textId="77777777" w:rsidR="00964565" w:rsidRDefault="009421D2" w:rsidP="00CC36DC">
            <w:pPr>
              <w:pStyle w:val="NormalIndent"/>
              <w:ind w:left="0"/>
            </w:pPr>
            <w:r>
              <w:t>ART</w:t>
            </w:r>
          </w:p>
        </w:tc>
        <w:tc>
          <w:tcPr>
            <w:tcW w:w="7830" w:type="dxa"/>
            <w:shd w:val="clear" w:color="auto" w:fill="auto"/>
          </w:tcPr>
          <w:p w14:paraId="2A15F112" w14:textId="77777777" w:rsidR="0032333F" w:rsidRDefault="00834C6A" w:rsidP="00D576BA">
            <w:pPr>
              <w:pStyle w:val="NormalIndent"/>
              <w:ind w:left="0"/>
            </w:pPr>
            <w:r>
              <w:t>Check Positive Pay – Check Issuance, Suspects, Decisions</w:t>
            </w:r>
            <w:r w:rsidR="009421D2">
              <w:t>, Issuance File Delivery</w:t>
            </w:r>
          </w:p>
        </w:tc>
      </w:tr>
      <w:tr w:rsidR="00964565" w14:paraId="44C9A6DD" w14:textId="77777777" w:rsidTr="004476AB">
        <w:trPr>
          <w:trHeight w:val="360"/>
        </w:trPr>
        <w:tc>
          <w:tcPr>
            <w:tcW w:w="2178" w:type="dxa"/>
            <w:shd w:val="clear" w:color="auto" w:fill="auto"/>
          </w:tcPr>
          <w:p w14:paraId="47804026" w14:textId="77777777" w:rsidR="00964565" w:rsidRDefault="009421D2" w:rsidP="00CC36DC">
            <w:pPr>
              <w:pStyle w:val="NormalIndent"/>
              <w:ind w:left="0"/>
            </w:pPr>
            <w:r>
              <w:t>IBX</w:t>
            </w:r>
          </w:p>
        </w:tc>
        <w:tc>
          <w:tcPr>
            <w:tcW w:w="7830" w:type="dxa"/>
            <w:shd w:val="clear" w:color="auto" w:fill="auto"/>
          </w:tcPr>
          <w:p w14:paraId="1E29CDD2" w14:textId="77777777" w:rsidR="00964565" w:rsidRDefault="00834C6A" w:rsidP="009421D2">
            <w:pPr>
              <w:pStyle w:val="NormalIndent"/>
              <w:ind w:left="0"/>
            </w:pPr>
            <w:r>
              <w:t>Check Imaging</w:t>
            </w:r>
          </w:p>
        </w:tc>
      </w:tr>
      <w:tr w:rsidR="00C477F6" w14:paraId="10BB591C" w14:textId="77777777" w:rsidTr="004476AB">
        <w:trPr>
          <w:trHeight w:val="360"/>
        </w:trPr>
        <w:tc>
          <w:tcPr>
            <w:tcW w:w="2178" w:type="dxa"/>
            <w:shd w:val="clear" w:color="auto" w:fill="auto"/>
          </w:tcPr>
          <w:p w14:paraId="07134142" w14:textId="77777777" w:rsidR="00C477F6" w:rsidRDefault="009421D2" w:rsidP="00CC36DC">
            <w:pPr>
              <w:pStyle w:val="NormalIndent"/>
              <w:ind w:left="0"/>
            </w:pPr>
            <w:r>
              <w:t>CMS</w:t>
            </w:r>
          </w:p>
        </w:tc>
        <w:tc>
          <w:tcPr>
            <w:tcW w:w="7830" w:type="dxa"/>
            <w:shd w:val="clear" w:color="auto" w:fill="auto"/>
          </w:tcPr>
          <w:p w14:paraId="08BB33B5" w14:textId="77777777" w:rsidR="00C477F6" w:rsidRDefault="009421D2" w:rsidP="000D402C">
            <w:pPr>
              <w:pStyle w:val="NormalIndent"/>
              <w:ind w:left="0"/>
            </w:pPr>
            <w:r>
              <w:t>Transaction Reporting Information Aggregator for both Current Day and Prior Day transactions combining the basic DDA-reported transaction with the corresponding detail from the system originating the transaction</w:t>
            </w:r>
          </w:p>
        </w:tc>
      </w:tr>
      <w:tr w:rsidR="000D402C" w14:paraId="797C63DC" w14:textId="77777777" w:rsidTr="004476AB">
        <w:trPr>
          <w:trHeight w:val="360"/>
        </w:trPr>
        <w:tc>
          <w:tcPr>
            <w:tcW w:w="2178" w:type="dxa"/>
            <w:shd w:val="clear" w:color="auto" w:fill="auto"/>
          </w:tcPr>
          <w:p w14:paraId="7E563D0B" w14:textId="77777777" w:rsidR="000D402C" w:rsidRDefault="009421D2" w:rsidP="00CC36DC">
            <w:pPr>
              <w:pStyle w:val="NormalIndent"/>
              <w:ind w:left="0"/>
            </w:pPr>
            <w:r>
              <w:t>EIP</w:t>
            </w:r>
          </w:p>
        </w:tc>
        <w:tc>
          <w:tcPr>
            <w:tcW w:w="7830" w:type="dxa"/>
            <w:shd w:val="clear" w:color="auto" w:fill="auto"/>
          </w:tcPr>
          <w:p w14:paraId="4D70BFD6" w14:textId="77777777" w:rsidR="000D402C" w:rsidRDefault="009421D2" w:rsidP="000D402C">
            <w:pPr>
              <w:pStyle w:val="NormalIndent"/>
              <w:ind w:left="0"/>
            </w:pPr>
            <w:r>
              <w:t>Enterprise service bus to manage Check Inquiry Service Requests, Stop / Stop Cancels, Wire Instructions and Transfer instructions insolating Digital Banking from the nuances required to process these transactions across Bank and Branch.  It will also receive monthly billing files.</w:t>
            </w:r>
          </w:p>
        </w:tc>
      </w:tr>
      <w:tr w:rsidR="00C23E27" w14:paraId="3C7CE5D6" w14:textId="77777777" w:rsidTr="004476AB">
        <w:trPr>
          <w:trHeight w:val="360"/>
        </w:trPr>
        <w:tc>
          <w:tcPr>
            <w:tcW w:w="2178" w:type="dxa"/>
            <w:shd w:val="clear" w:color="auto" w:fill="auto"/>
          </w:tcPr>
          <w:p w14:paraId="340FD713" w14:textId="77777777" w:rsidR="00C23E27" w:rsidRDefault="009421D2" w:rsidP="00CC36DC">
            <w:pPr>
              <w:pStyle w:val="NormalIndent"/>
              <w:ind w:left="0"/>
            </w:pPr>
            <w:r>
              <w:t>Mellon</w:t>
            </w:r>
          </w:p>
        </w:tc>
        <w:tc>
          <w:tcPr>
            <w:tcW w:w="7830" w:type="dxa"/>
            <w:shd w:val="clear" w:color="auto" w:fill="auto"/>
          </w:tcPr>
          <w:p w14:paraId="5EBAB9F5" w14:textId="77777777" w:rsidR="00C23E27" w:rsidRDefault="009421D2" w:rsidP="000D402C">
            <w:pPr>
              <w:pStyle w:val="NormalIndent"/>
              <w:ind w:left="0"/>
            </w:pPr>
            <w:r>
              <w:t>Multi-bank cash reporting</w:t>
            </w:r>
          </w:p>
        </w:tc>
      </w:tr>
      <w:tr w:rsidR="00C477F6" w14:paraId="307F9F67" w14:textId="77777777" w:rsidTr="004476AB">
        <w:trPr>
          <w:trHeight w:val="360"/>
        </w:trPr>
        <w:tc>
          <w:tcPr>
            <w:tcW w:w="2178" w:type="dxa"/>
            <w:shd w:val="clear" w:color="auto" w:fill="auto"/>
          </w:tcPr>
          <w:p w14:paraId="1E8A29EC" w14:textId="77777777" w:rsidR="00C477F6" w:rsidRDefault="009421D2" w:rsidP="00EB4757">
            <w:pPr>
              <w:pStyle w:val="NormalIndent"/>
              <w:ind w:left="0"/>
            </w:pPr>
            <w:r>
              <w:t>BONY</w:t>
            </w:r>
          </w:p>
        </w:tc>
        <w:tc>
          <w:tcPr>
            <w:tcW w:w="7830" w:type="dxa"/>
            <w:shd w:val="clear" w:color="auto" w:fill="auto"/>
          </w:tcPr>
          <w:p w14:paraId="3576FAC8" w14:textId="77777777" w:rsidR="00C477F6" w:rsidRDefault="00834C6A" w:rsidP="009421D2">
            <w:pPr>
              <w:pStyle w:val="NormalIndent"/>
              <w:ind w:left="0"/>
            </w:pPr>
            <w:r>
              <w:t>Multi-bank cash reporting</w:t>
            </w:r>
            <w:r w:rsidR="009421D2">
              <w:t xml:space="preserve"> and Check Management/Lockbox services</w:t>
            </w:r>
          </w:p>
        </w:tc>
      </w:tr>
      <w:tr w:rsidR="00F16261" w14:paraId="29965C4B" w14:textId="77777777" w:rsidTr="00D96E5E">
        <w:trPr>
          <w:trHeight w:val="397"/>
        </w:trPr>
        <w:tc>
          <w:tcPr>
            <w:tcW w:w="2178" w:type="dxa"/>
            <w:shd w:val="clear" w:color="auto" w:fill="auto"/>
          </w:tcPr>
          <w:p w14:paraId="2B12F69B" w14:textId="77777777" w:rsidR="00F16261" w:rsidRDefault="009421D2" w:rsidP="00EB4757">
            <w:pPr>
              <w:pStyle w:val="NormalIndent"/>
              <w:ind w:left="0"/>
            </w:pPr>
            <w:r>
              <w:t>Vision IP</w:t>
            </w:r>
          </w:p>
        </w:tc>
        <w:tc>
          <w:tcPr>
            <w:tcW w:w="7830" w:type="dxa"/>
            <w:shd w:val="clear" w:color="auto" w:fill="auto"/>
          </w:tcPr>
          <w:p w14:paraId="118B5707" w14:textId="77777777" w:rsidR="00F16261" w:rsidRDefault="00D96E5E" w:rsidP="00C477F6">
            <w:pPr>
              <w:pStyle w:val="NormalIndent"/>
              <w:ind w:left="0"/>
            </w:pPr>
            <w:r>
              <w:t>Electronic Statement Retrieval</w:t>
            </w:r>
            <w:r w:rsidR="009421D2">
              <w:t xml:space="preserve"> for account and billing statements in PDF format</w:t>
            </w:r>
          </w:p>
        </w:tc>
      </w:tr>
      <w:tr w:rsidR="00F16261" w14:paraId="16693E26" w14:textId="77777777" w:rsidTr="004476AB">
        <w:trPr>
          <w:trHeight w:val="360"/>
        </w:trPr>
        <w:tc>
          <w:tcPr>
            <w:tcW w:w="2178" w:type="dxa"/>
            <w:shd w:val="clear" w:color="auto" w:fill="auto"/>
          </w:tcPr>
          <w:p w14:paraId="085F7E4B" w14:textId="77777777" w:rsidR="00F16261" w:rsidRDefault="005B4D5B" w:rsidP="00EB4757">
            <w:pPr>
              <w:pStyle w:val="NormalIndent"/>
              <w:ind w:left="0"/>
            </w:pPr>
            <w:r>
              <w:t>FED</w:t>
            </w:r>
          </w:p>
        </w:tc>
        <w:tc>
          <w:tcPr>
            <w:tcW w:w="7830" w:type="dxa"/>
            <w:shd w:val="clear" w:color="auto" w:fill="auto"/>
          </w:tcPr>
          <w:p w14:paraId="527CBCF1" w14:textId="77777777" w:rsidR="00F16261" w:rsidRDefault="00D96E5E" w:rsidP="00D576BA">
            <w:pPr>
              <w:pStyle w:val="NormalIndent"/>
              <w:ind w:left="0"/>
            </w:pPr>
            <w:r>
              <w:t>Source for ABA Reference Dara</w:t>
            </w:r>
          </w:p>
        </w:tc>
      </w:tr>
      <w:tr w:rsidR="00F16261" w14:paraId="576FBE5C" w14:textId="77777777" w:rsidTr="004476AB">
        <w:trPr>
          <w:trHeight w:val="360"/>
        </w:trPr>
        <w:tc>
          <w:tcPr>
            <w:tcW w:w="2178" w:type="dxa"/>
            <w:shd w:val="clear" w:color="auto" w:fill="auto"/>
          </w:tcPr>
          <w:p w14:paraId="5E81EE0D" w14:textId="77777777" w:rsidR="00F16261" w:rsidRDefault="005B4D5B" w:rsidP="00CC36DC">
            <w:pPr>
              <w:pStyle w:val="NormalIndent"/>
              <w:ind w:left="0"/>
            </w:pPr>
            <w:r>
              <w:t>SWIFT</w:t>
            </w:r>
          </w:p>
        </w:tc>
        <w:tc>
          <w:tcPr>
            <w:tcW w:w="7830" w:type="dxa"/>
            <w:shd w:val="clear" w:color="auto" w:fill="auto"/>
          </w:tcPr>
          <w:p w14:paraId="3996560B" w14:textId="77777777" w:rsidR="00F16261" w:rsidRDefault="00D96E5E" w:rsidP="00CC36DC">
            <w:pPr>
              <w:pStyle w:val="NormalIndent"/>
              <w:ind w:left="0"/>
            </w:pPr>
            <w:r>
              <w:t>Source for BIC / IBAN Reference Data</w:t>
            </w:r>
          </w:p>
        </w:tc>
      </w:tr>
      <w:tr w:rsidR="009421D2" w14:paraId="6E235232" w14:textId="77777777" w:rsidTr="004476AB">
        <w:trPr>
          <w:trHeight w:val="360"/>
        </w:trPr>
        <w:tc>
          <w:tcPr>
            <w:tcW w:w="2178" w:type="dxa"/>
            <w:shd w:val="clear" w:color="auto" w:fill="auto"/>
          </w:tcPr>
          <w:p w14:paraId="74E6AB81" w14:textId="77777777" w:rsidR="009421D2" w:rsidRDefault="009421D2" w:rsidP="00CC36DC">
            <w:pPr>
              <w:pStyle w:val="NormalIndent"/>
              <w:ind w:left="0"/>
            </w:pPr>
            <w:r>
              <w:t>Accuity</w:t>
            </w:r>
          </w:p>
        </w:tc>
        <w:tc>
          <w:tcPr>
            <w:tcW w:w="7830" w:type="dxa"/>
            <w:shd w:val="clear" w:color="auto" w:fill="auto"/>
          </w:tcPr>
          <w:p w14:paraId="504E7D22" w14:textId="77777777" w:rsidR="009421D2" w:rsidRDefault="009421D2" w:rsidP="00CC36DC">
            <w:pPr>
              <w:pStyle w:val="NormalIndent"/>
              <w:ind w:left="0"/>
            </w:pPr>
            <w:r>
              <w:t>Reference source for Intermediary Bank resolution/validation</w:t>
            </w:r>
          </w:p>
        </w:tc>
      </w:tr>
      <w:tr w:rsidR="00C477F6" w14:paraId="05BF72F8" w14:textId="77777777" w:rsidTr="004476AB">
        <w:trPr>
          <w:trHeight w:val="360"/>
        </w:trPr>
        <w:tc>
          <w:tcPr>
            <w:tcW w:w="2178" w:type="dxa"/>
            <w:shd w:val="clear" w:color="auto" w:fill="auto"/>
          </w:tcPr>
          <w:p w14:paraId="5C1547FE" w14:textId="77777777" w:rsidR="00C477F6" w:rsidRDefault="009421D2" w:rsidP="00EB4757">
            <w:pPr>
              <w:pStyle w:val="NormalIndent"/>
              <w:ind w:left="0"/>
            </w:pPr>
            <w:r>
              <w:t>RSA AA</w:t>
            </w:r>
          </w:p>
        </w:tc>
        <w:tc>
          <w:tcPr>
            <w:tcW w:w="7830" w:type="dxa"/>
            <w:shd w:val="clear" w:color="auto" w:fill="auto"/>
          </w:tcPr>
          <w:p w14:paraId="3777B09E" w14:textId="77777777" w:rsidR="00C477F6" w:rsidRDefault="009421D2" w:rsidP="00CC36DC">
            <w:pPr>
              <w:pStyle w:val="NormalIndent"/>
              <w:ind w:left="0"/>
            </w:pPr>
            <w:r>
              <w:t xml:space="preserve">RSA Adaptive Authentication </w:t>
            </w:r>
            <w:r w:rsidR="00D96E5E">
              <w:t>MFA</w:t>
            </w:r>
            <w:r w:rsidR="002F170F">
              <w:t xml:space="preserve"> and Token</w:t>
            </w:r>
            <w:r w:rsidR="001054D7">
              <w:t xml:space="preserve"> Management</w:t>
            </w:r>
          </w:p>
        </w:tc>
      </w:tr>
      <w:tr w:rsidR="00C477F6" w14:paraId="6F5B5C3B" w14:textId="77777777" w:rsidTr="004476AB">
        <w:trPr>
          <w:trHeight w:val="360"/>
        </w:trPr>
        <w:tc>
          <w:tcPr>
            <w:tcW w:w="2178" w:type="dxa"/>
            <w:shd w:val="clear" w:color="auto" w:fill="auto"/>
          </w:tcPr>
          <w:p w14:paraId="1CAA5835" w14:textId="77777777" w:rsidR="00C477F6" w:rsidRDefault="001054D7" w:rsidP="00CC36DC">
            <w:pPr>
              <w:pStyle w:val="NormalIndent"/>
              <w:ind w:left="0"/>
            </w:pPr>
            <w:r>
              <w:t>Actimize</w:t>
            </w:r>
          </w:p>
        </w:tc>
        <w:tc>
          <w:tcPr>
            <w:tcW w:w="7830" w:type="dxa"/>
            <w:shd w:val="clear" w:color="auto" w:fill="auto"/>
          </w:tcPr>
          <w:p w14:paraId="4E06A100" w14:textId="77777777" w:rsidR="00C477F6" w:rsidRDefault="001054D7" w:rsidP="002F326A">
            <w:pPr>
              <w:pStyle w:val="NormalIndent"/>
              <w:ind w:left="0"/>
            </w:pPr>
            <w:r>
              <w:t>Fraud scoring engine</w:t>
            </w:r>
          </w:p>
        </w:tc>
      </w:tr>
      <w:tr w:rsidR="00C477F6" w14:paraId="737F3423" w14:textId="77777777" w:rsidTr="004476AB">
        <w:trPr>
          <w:trHeight w:val="360"/>
        </w:trPr>
        <w:tc>
          <w:tcPr>
            <w:tcW w:w="2178" w:type="dxa"/>
            <w:shd w:val="clear" w:color="auto" w:fill="auto"/>
          </w:tcPr>
          <w:p w14:paraId="1EEE3E78" w14:textId="77777777" w:rsidR="00C477F6" w:rsidRDefault="001054D7" w:rsidP="00CC36DC">
            <w:pPr>
              <w:pStyle w:val="NormalIndent"/>
              <w:ind w:left="0"/>
            </w:pPr>
            <w:r>
              <w:t xml:space="preserve">Financial </w:t>
            </w:r>
            <w:proofErr w:type="spellStart"/>
            <w:r>
              <w:t>Center</w:t>
            </w:r>
            <w:proofErr w:type="spellEnd"/>
          </w:p>
        </w:tc>
        <w:tc>
          <w:tcPr>
            <w:tcW w:w="7830" w:type="dxa"/>
            <w:shd w:val="clear" w:color="auto" w:fill="auto"/>
          </w:tcPr>
          <w:p w14:paraId="34DF3EF6" w14:textId="77777777" w:rsidR="00C477F6" w:rsidRDefault="001054D7" w:rsidP="00597739">
            <w:pPr>
              <w:pStyle w:val="NormalIndent"/>
              <w:ind w:left="0"/>
            </w:pPr>
            <w:r>
              <w:t>Bank landing page and high-level navigation</w:t>
            </w:r>
          </w:p>
        </w:tc>
      </w:tr>
      <w:tr w:rsidR="00C477F6" w14:paraId="5F1ACD0B" w14:textId="77777777" w:rsidTr="00035641">
        <w:trPr>
          <w:trHeight w:val="433"/>
        </w:trPr>
        <w:tc>
          <w:tcPr>
            <w:tcW w:w="2178" w:type="dxa"/>
            <w:shd w:val="clear" w:color="auto" w:fill="auto"/>
          </w:tcPr>
          <w:p w14:paraId="72001B92" w14:textId="77777777" w:rsidR="00C477F6" w:rsidRDefault="001054D7" w:rsidP="00ED236E">
            <w:pPr>
              <w:pStyle w:val="NormalIndent"/>
              <w:ind w:left="0"/>
            </w:pPr>
            <w:r>
              <w:t>Pep Data Exchange</w:t>
            </w:r>
          </w:p>
        </w:tc>
        <w:tc>
          <w:tcPr>
            <w:tcW w:w="7830" w:type="dxa"/>
            <w:shd w:val="clear" w:color="auto" w:fill="auto"/>
          </w:tcPr>
          <w:p w14:paraId="092EAFCC" w14:textId="77777777" w:rsidR="00C477F6" w:rsidRDefault="001054D7" w:rsidP="002F326A">
            <w:pPr>
              <w:pStyle w:val="NormalIndent"/>
              <w:ind w:left="0"/>
            </w:pPr>
            <w:r>
              <w:t>ACH positive and NACHA file services</w:t>
            </w:r>
            <w:r w:rsidR="000529D0">
              <w:t xml:space="preserve"> </w:t>
            </w:r>
            <w:r>
              <w:t xml:space="preserve">web application accessible from the Financial </w:t>
            </w:r>
            <w:proofErr w:type="spellStart"/>
            <w:r>
              <w:t>Center</w:t>
            </w:r>
            <w:proofErr w:type="spellEnd"/>
          </w:p>
        </w:tc>
      </w:tr>
      <w:tr w:rsidR="00CE74F0" w14:paraId="3AA2674E" w14:textId="77777777" w:rsidTr="004476AB">
        <w:trPr>
          <w:trHeight w:val="360"/>
        </w:trPr>
        <w:tc>
          <w:tcPr>
            <w:tcW w:w="2178" w:type="dxa"/>
            <w:shd w:val="clear" w:color="auto" w:fill="auto"/>
          </w:tcPr>
          <w:p w14:paraId="22391815" w14:textId="77777777" w:rsidR="00CE74F0" w:rsidRDefault="001054D7" w:rsidP="00CC36DC">
            <w:pPr>
              <w:pStyle w:val="NormalIndent"/>
              <w:ind w:left="0"/>
            </w:pPr>
            <w:r>
              <w:t>Liquidity Manager</w:t>
            </w:r>
          </w:p>
        </w:tc>
        <w:tc>
          <w:tcPr>
            <w:tcW w:w="7830" w:type="dxa"/>
            <w:shd w:val="clear" w:color="auto" w:fill="auto"/>
          </w:tcPr>
          <w:p w14:paraId="035DA57D" w14:textId="77777777" w:rsidR="00CE74F0" w:rsidRDefault="001054D7" w:rsidP="002F326A">
            <w:pPr>
              <w:pStyle w:val="NormalIndent"/>
              <w:ind w:left="0"/>
            </w:pPr>
            <w:r>
              <w:t>Liquidity Management web application accessible from the</w:t>
            </w:r>
            <w:r w:rsidR="000529D0">
              <w:t xml:space="preserve"> </w:t>
            </w:r>
            <w:r>
              <w:t xml:space="preserve">Financial </w:t>
            </w:r>
            <w:proofErr w:type="spellStart"/>
            <w:r>
              <w:t>Center</w:t>
            </w:r>
            <w:proofErr w:type="spellEnd"/>
            <w:r>
              <w:t>.  It will create wire instructions that must be work flowed by Digital Banking</w:t>
            </w:r>
          </w:p>
        </w:tc>
      </w:tr>
      <w:tr w:rsidR="00F16261" w14:paraId="48DE771B" w14:textId="77777777" w:rsidTr="004476AB">
        <w:trPr>
          <w:trHeight w:val="360"/>
        </w:trPr>
        <w:tc>
          <w:tcPr>
            <w:tcW w:w="2178" w:type="dxa"/>
            <w:shd w:val="clear" w:color="auto" w:fill="auto"/>
          </w:tcPr>
          <w:p w14:paraId="0361EC56" w14:textId="77777777" w:rsidR="00F16261" w:rsidRDefault="001054D7" w:rsidP="00CC36DC">
            <w:pPr>
              <w:pStyle w:val="NormalIndent"/>
              <w:ind w:left="0"/>
            </w:pPr>
            <w:r>
              <w:t>Reuters</w:t>
            </w:r>
          </w:p>
        </w:tc>
        <w:tc>
          <w:tcPr>
            <w:tcW w:w="7830" w:type="dxa"/>
            <w:shd w:val="clear" w:color="auto" w:fill="auto"/>
          </w:tcPr>
          <w:p w14:paraId="5EB46047" w14:textId="77777777" w:rsidR="00F16261" w:rsidRDefault="000D402C" w:rsidP="002F326A">
            <w:pPr>
              <w:pStyle w:val="NormalIndent"/>
              <w:ind w:left="0"/>
            </w:pPr>
            <w:r>
              <w:t>Real-Time FX Trading</w:t>
            </w:r>
            <w:r w:rsidR="000529D0">
              <w:t xml:space="preserve"> </w:t>
            </w:r>
          </w:p>
        </w:tc>
      </w:tr>
      <w:tr w:rsidR="001D1584" w14:paraId="218C24B5" w14:textId="77777777" w:rsidTr="004476AB">
        <w:trPr>
          <w:trHeight w:val="360"/>
        </w:trPr>
        <w:tc>
          <w:tcPr>
            <w:tcW w:w="2178" w:type="dxa"/>
            <w:shd w:val="clear" w:color="auto" w:fill="auto"/>
          </w:tcPr>
          <w:p w14:paraId="198C358E" w14:textId="77777777" w:rsidR="001D1584" w:rsidRDefault="001054D7" w:rsidP="00CC36DC">
            <w:pPr>
              <w:pStyle w:val="NormalIndent"/>
              <w:ind w:left="0"/>
            </w:pPr>
            <w:r>
              <w:t>DDW</w:t>
            </w:r>
          </w:p>
        </w:tc>
        <w:tc>
          <w:tcPr>
            <w:tcW w:w="7830" w:type="dxa"/>
            <w:shd w:val="clear" w:color="auto" w:fill="auto"/>
          </w:tcPr>
          <w:p w14:paraId="32EF4DE5" w14:textId="77777777" w:rsidR="001D1584" w:rsidRDefault="001054D7" w:rsidP="00CC36DC">
            <w:pPr>
              <w:pStyle w:val="NormalIndent"/>
              <w:ind w:left="0"/>
            </w:pPr>
            <w:r>
              <w:t>Enterprise Data warehouse that will get all client setup properties, account properties, audit logs, entitlements, limits, users, etc.</w:t>
            </w:r>
          </w:p>
        </w:tc>
      </w:tr>
      <w:tr w:rsidR="000529D0" w14:paraId="2A570195" w14:textId="77777777" w:rsidTr="004476AB">
        <w:trPr>
          <w:trHeight w:val="360"/>
        </w:trPr>
        <w:tc>
          <w:tcPr>
            <w:tcW w:w="2178" w:type="dxa"/>
            <w:shd w:val="clear" w:color="auto" w:fill="auto"/>
          </w:tcPr>
          <w:p w14:paraId="1868F76B" w14:textId="77777777" w:rsidR="000529D0" w:rsidRDefault="001054D7" w:rsidP="00CC36DC">
            <w:pPr>
              <w:pStyle w:val="NormalIndent"/>
              <w:ind w:left="0"/>
            </w:pPr>
            <w:r>
              <w:lastRenderedPageBreak/>
              <w:t>Proof Point</w:t>
            </w:r>
          </w:p>
        </w:tc>
        <w:tc>
          <w:tcPr>
            <w:tcW w:w="7830" w:type="dxa"/>
            <w:shd w:val="clear" w:color="auto" w:fill="auto"/>
          </w:tcPr>
          <w:p w14:paraId="0DE8782D" w14:textId="77777777" w:rsidR="000529D0" w:rsidRDefault="001054D7" w:rsidP="00CC36DC">
            <w:pPr>
              <w:pStyle w:val="NormalIndent"/>
              <w:ind w:left="0"/>
            </w:pPr>
            <w:r>
              <w:t>Possible end point for email delivery of reports and filles</w:t>
            </w:r>
          </w:p>
        </w:tc>
      </w:tr>
      <w:tr w:rsidR="002F170F" w14:paraId="3BABCE6B" w14:textId="77777777" w:rsidTr="004476AB">
        <w:trPr>
          <w:trHeight w:val="360"/>
        </w:trPr>
        <w:tc>
          <w:tcPr>
            <w:tcW w:w="2178" w:type="dxa"/>
            <w:shd w:val="clear" w:color="auto" w:fill="auto"/>
          </w:tcPr>
          <w:p w14:paraId="66E4838C" w14:textId="77777777" w:rsidR="002F170F" w:rsidRDefault="001054D7" w:rsidP="00CC36DC">
            <w:pPr>
              <w:pStyle w:val="NormalIndent"/>
              <w:ind w:left="0"/>
            </w:pPr>
            <w:r>
              <w:t>AFS</w:t>
            </w:r>
          </w:p>
        </w:tc>
        <w:tc>
          <w:tcPr>
            <w:tcW w:w="7830" w:type="dxa"/>
            <w:shd w:val="clear" w:color="auto" w:fill="auto"/>
          </w:tcPr>
          <w:p w14:paraId="67978A91" w14:textId="77777777" w:rsidR="002F170F" w:rsidRDefault="001054D7" w:rsidP="00CC36DC">
            <w:pPr>
              <w:pStyle w:val="NormalIndent"/>
              <w:ind w:left="0"/>
            </w:pPr>
            <w:r>
              <w:t>Loan System for Payments, Draws, Invoices, and  Reporting</w:t>
            </w:r>
          </w:p>
        </w:tc>
      </w:tr>
      <w:tr w:rsidR="00C23E27" w14:paraId="6202DCDC" w14:textId="77777777" w:rsidTr="004476AB">
        <w:trPr>
          <w:trHeight w:val="360"/>
        </w:trPr>
        <w:tc>
          <w:tcPr>
            <w:tcW w:w="2178" w:type="dxa"/>
            <w:shd w:val="clear" w:color="auto" w:fill="auto"/>
          </w:tcPr>
          <w:p w14:paraId="491AAE5F" w14:textId="77777777" w:rsidR="00C23E27" w:rsidRDefault="001054D7" w:rsidP="00CC36DC">
            <w:pPr>
              <w:pStyle w:val="NormalIndent"/>
              <w:ind w:left="0"/>
            </w:pPr>
            <w:r>
              <w:t>Bank Lockbox</w:t>
            </w:r>
          </w:p>
        </w:tc>
        <w:tc>
          <w:tcPr>
            <w:tcW w:w="7830" w:type="dxa"/>
            <w:shd w:val="clear" w:color="auto" w:fill="auto"/>
          </w:tcPr>
          <w:p w14:paraId="1FA041A3" w14:textId="77777777" w:rsidR="00C23E27" w:rsidRDefault="001054D7" w:rsidP="00CC36DC">
            <w:pPr>
              <w:pStyle w:val="NormalIndent"/>
              <w:ind w:left="0"/>
            </w:pPr>
            <w:r>
              <w:t>Lockbox data source for Information Reporting combined with bank transactions by CMS</w:t>
            </w:r>
          </w:p>
        </w:tc>
      </w:tr>
      <w:tr w:rsidR="00C23E27" w14:paraId="65528C68" w14:textId="77777777" w:rsidTr="004476AB">
        <w:trPr>
          <w:trHeight w:val="360"/>
        </w:trPr>
        <w:tc>
          <w:tcPr>
            <w:tcW w:w="2178" w:type="dxa"/>
            <w:shd w:val="clear" w:color="auto" w:fill="auto"/>
          </w:tcPr>
          <w:p w14:paraId="22DFCB2D" w14:textId="77777777" w:rsidR="00C23E27" w:rsidRDefault="001054D7" w:rsidP="00CC36DC">
            <w:pPr>
              <w:pStyle w:val="NormalIndent"/>
              <w:ind w:left="0"/>
            </w:pPr>
            <w:proofErr w:type="spellStart"/>
            <w:r>
              <w:t>GTFrame</w:t>
            </w:r>
            <w:proofErr w:type="spellEnd"/>
          </w:p>
        </w:tc>
        <w:tc>
          <w:tcPr>
            <w:tcW w:w="7830" w:type="dxa"/>
            <w:shd w:val="clear" w:color="auto" w:fill="auto"/>
          </w:tcPr>
          <w:p w14:paraId="7E823C5C" w14:textId="77777777" w:rsidR="00C23E27" w:rsidRDefault="001054D7" w:rsidP="00CC36DC">
            <w:pPr>
              <w:pStyle w:val="NormalIndent"/>
              <w:ind w:left="0"/>
            </w:pPr>
            <w:r>
              <w:t>Bottomline’s Financial Messaging Orchestration and Reformatting Engine</w:t>
            </w:r>
          </w:p>
        </w:tc>
      </w:tr>
      <w:tr w:rsidR="00C23E27" w14:paraId="12E49ECA" w14:textId="77777777" w:rsidTr="004476AB">
        <w:trPr>
          <w:trHeight w:val="360"/>
        </w:trPr>
        <w:tc>
          <w:tcPr>
            <w:tcW w:w="2178" w:type="dxa"/>
            <w:shd w:val="clear" w:color="auto" w:fill="auto"/>
          </w:tcPr>
          <w:p w14:paraId="2AE15CB5" w14:textId="77777777" w:rsidR="00C23E27" w:rsidRDefault="001054D7" w:rsidP="00CC36DC">
            <w:pPr>
              <w:pStyle w:val="NormalIndent"/>
              <w:ind w:left="0"/>
            </w:pPr>
            <w:proofErr w:type="spellStart"/>
            <w:r>
              <w:t>GoAnywhere</w:t>
            </w:r>
            <w:proofErr w:type="spellEnd"/>
          </w:p>
        </w:tc>
        <w:tc>
          <w:tcPr>
            <w:tcW w:w="7830" w:type="dxa"/>
            <w:shd w:val="clear" w:color="auto" w:fill="auto"/>
          </w:tcPr>
          <w:p w14:paraId="22AE46F3" w14:textId="77777777" w:rsidR="00C23E27" w:rsidRDefault="001054D7" w:rsidP="00CC36DC">
            <w:pPr>
              <w:pStyle w:val="NormalIndent"/>
              <w:ind w:left="0"/>
            </w:pPr>
            <w:r>
              <w:t>Bottomline’s Hosted SFTP Framework</w:t>
            </w:r>
          </w:p>
        </w:tc>
      </w:tr>
      <w:tr w:rsidR="00B7226F" w14:paraId="439D51DF" w14:textId="77777777" w:rsidTr="004476AB">
        <w:trPr>
          <w:trHeight w:val="360"/>
        </w:trPr>
        <w:tc>
          <w:tcPr>
            <w:tcW w:w="2178" w:type="dxa"/>
            <w:shd w:val="clear" w:color="auto" w:fill="auto"/>
          </w:tcPr>
          <w:p w14:paraId="67AC5BEF" w14:textId="77777777" w:rsidR="00B7226F" w:rsidRDefault="00B7226F" w:rsidP="00CC36DC">
            <w:pPr>
              <w:pStyle w:val="NormalIndent"/>
              <w:ind w:left="0"/>
            </w:pPr>
            <w:r>
              <w:t>BESS</w:t>
            </w:r>
          </w:p>
        </w:tc>
        <w:tc>
          <w:tcPr>
            <w:tcW w:w="7830" w:type="dxa"/>
            <w:shd w:val="clear" w:color="auto" w:fill="auto"/>
          </w:tcPr>
          <w:p w14:paraId="5A4FD4A3" w14:textId="77777777" w:rsidR="00B7226F" w:rsidRDefault="00B7226F" w:rsidP="00CC36DC">
            <w:pPr>
              <w:pStyle w:val="NormalIndent"/>
              <w:ind w:left="0"/>
            </w:pPr>
            <w:r>
              <w:t>Source for multi-bank MT940 Statement Messages</w:t>
            </w:r>
          </w:p>
        </w:tc>
      </w:tr>
      <w:tr w:rsidR="00B7226F" w14:paraId="3B8D2553" w14:textId="77777777" w:rsidTr="004476AB">
        <w:trPr>
          <w:trHeight w:val="360"/>
        </w:trPr>
        <w:tc>
          <w:tcPr>
            <w:tcW w:w="2178" w:type="dxa"/>
            <w:shd w:val="clear" w:color="auto" w:fill="auto"/>
          </w:tcPr>
          <w:p w14:paraId="055ABDFE" w14:textId="77777777" w:rsidR="00B7226F" w:rsidRDefault="00B7226F" w:rsidP="00CC36DC">
            <w:pPr>
              <w:pStyle w:val="NormalIndent"/>
              <w:ind w:left="0"/>
            </w:pPr>
            <w:r>
              <w:t>Bank Controlled Disbursements</w:t>
            </w:r>
          </w:p>
        </w:tc>
        <w:tc>
          <w:tcPr>
            <w:tcW w:w="7830" w:type="dxa"/>
            <w:shd w:val="clear" w:color="auto" w:fill="auto"/>
          </w:tcPr>
          <w:p w14:paraId="053774EC" w14:textId="77777777" w:rsidR="00B7226F" w:rsidRDefault="00B7226F" w:rsidP="00CC36DC">
            <w:pPr>
              <w:pStyle w:val="NormalIndent"/>
              <w:ind w:left="0"/>
            </w:pPr>
            <w:r>
              <w:t>Source for Controlled Disbursements combined with bank transactions by CMS</w:t>
            </w:r>
          </w:p>
        </w:tc>
      </w:tr>
      <w:tr w:rsidR="00B7226F" w14:paraId="79D10AAA" w14:textId="77777777" w:rsidTr="004476AB">
        <w:trPr>
          <w:trHeight w:val="360"/>
        </w:trPr>
        <w:tc>
          <w:tcPr>
            <w:tcW w:w="2178" w:type="dxa"/>
            <w:shd w:val="clear" w:color="auto" w:fill="auto"/>
          </w:tcPr>
          <w:p w14:paraId="30DDC5B5" w14:textId="77777777" w:rsidR="00B7226F" w:rsidRDefault="00B7226F" w:rsidP="00CC36DC">
            <w:pPr>
              <w:pStyle w:val="NormalIndent"/>
              <w:ind w:left="0"/>
            </w:pPr>
            <w:r>
              <w:t>Bank Mobil</w:t>
            </w:r>
          </w:p>
        </w:tc>
        <w:tc>
          <w:tcPr>
            <w:tcW w:w="7830" w:type="dxa"/>
            <w:shd w:val="clear" w:color="auto" w:fill="auto"/>
          </w:tcPr>
          <w:p w14:paraId="46F68174" w14:textId="77777777" w:rsidR="00B7226F" w:rsidRDefault="00B7226F" w:rsidP="00CC36DC">
            <w:pPr>
              <w:pStyle w:val="NormalIndent"/>
              <w:ind w:left="0"/>
            </w:pPr>
            <w:r>
              <w:t>Union Bank of California Mobile Application which will use the Digital Banking RESTful services</w:t>
            </w:r>
          </w:p>
        </w:tc>
      </w:tr>
      <w:tr w:rsidR="00AE3AA3" w14:paraId="77BAD9A4" w14:textId="77777777" w:rsidTr="004476AB">
        <w:trPr>
          <w:trHeight w:val="360"/>
        </w:trPr>
        <w:tc>
          <w:tcPr>
            <w:tcW w:w="2178" w:type="dxa"/>
            <w:shd w:val="clear" w:color="auto" w:fill="auto"/>
          </w:tcPr>
          <w:p w14:paraId="63931F8E" w14:textId="77777777" w:rsidR="00AE3AA3" w:rsidRDefault="00AE3AA3" w:rsidP="00CC36DC">
            <w:pPr>
              <w:pStyle w:val="NormalIndent"/>
              <w:ind w:left="0"/>
            </w:pPr>
            <w:r>
              <w:t>Fiserv RTP Gateway</w:t>
            </w:r>
          </w:p>
        </w:tc>
        <w:tc>
          <w:tcPr>
            <w:tcW w:w="7830" w:type="dxa"/>
            <w:shd w:val="clear" w:color="auto" w:fill="auto"/>
          </w:tcPr>
          <w:p w14:paraId="1E2E77E9" w14:textId="77777777" w:rsidR="00AE3AA3" w:rsidRDefault="00AE3AA3" w:rsidP="00CC36DC">
            <w:pPr>
              <w:pStyle w:val="NormalIndent"/>
              <w:ind w:left="0"/>
            </w:pPr>
            <w:r>
              <w:t>MUFG Real Time Payment Gateway Provider</w:t>
            </w:r>
          </w:p>
        </w:tc>
      </w:tr>
    </w:tbl>
    <w:p w14:paraId="563C6B07" w14:textId="77777777" w:rsidR="001054D7" w:rsidRDefault="001054D7" w:rsidP="0054491D">
      <w:pPr>
        <w:pStyle w:val="NormalIndent"/>
      </w:pPr>
    </w:p>
    <w:p w14:paraId="66E2CE85" w14:textId="77777777" w:rsidR="001054D7" w:rsidRDefault="001054D7">
      <w:pPr>
        <w:rPr>
          <w:sz w:val="18"/>
          <w:szCs w:val="20"/>
        </w:rPr>
      </w:pPr>
      <w:r>
        <w:br w:type="page"/>
      </w:r>
    </w:p>
    <w:p w14:paraId="2619C27F" w14:textId="77777777" w:rsidR="0054491D" w:rsidRPr="0054491D" w:rsidRDefault="0054491D" w:rsidP="0054491D">
      <w:pPr>
        <w:pStyle w:val="NormalIndent"/>
      </w:pPr>
    </w:p>
    <w:p w14:paraId="4547577B" w14:textId="77777777" w:rsidR="006A5471" w:rsidRDefault="00AE3AA3" w:rsidP="00882BF5">
      <w:pPr>
        <w:pStyle w:val="NormalIndent"/>
        <w:keepNext/>
        <w:ind w:left="0"/>
      </w:pPr>
      <w:r>
        <w:rPr>
          <w:noProof/>
          <w:lang w:val="en-US"/>
        </w:rPr>
        <w:drawing>
          <wp:inline distT="0" distB="0" distL="0" distR="0" wp14:anchorId="4DB0B167" wp14:editId="0E9293F0">
            <wp:extent cx="6103620" cy="6050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3620" cy="6050280"/>
                    </a:xfrm>
                    <a:prstGeom prst="rect">
                      <a:avLst/>
                    </a:prstGeom>
                    <a:noFill/>
                    <a:ln>
                      <a:noFill/>
                    </a:ln>
                  </pic:spPr>
                </pic:pic>
              </a:graphicData>
            </a:graphic>
          </wp:inline>
        </w:drawing>
      </w:r>
    </w:p>
    <w:p w14:paraId="5CF3DF40" w14:textId="77777777" w:rsidR="006A5471" w:rsidRDefault="006A5471" w:rsidP="00882BF5">
      <w:pPr>
        <w:pStyle w:val="NormalIndent"/>
        <w:keepNext/>
        <w:ind w:left="0"/>
      </w:pPr>
    </w:p>
    <w:p w14:paraId="12C884BA" w14:textId="77777777" w:rsidR="006A5471" w:rsidRDefault="006A5471" w:rsidP="00882BF5">
      <w:pPr>
        <w:pStyle w:val="NormalIndent"/>
        <w:keepNext/>
        <w:ind w:left="0"/>
      </w:pPr>
    </w:p>
    <w:p w14:paraId="31988B51" w14:textId="77777777" w:rsidR="00882BF5" w:rsidRDefault="00882BF5" w:rsidP="00882BF5">
      <w:pPr>
        <w:pStyle w:val="NormalIndent"/>
        <w:keepNext/>
        <w:ind w:left="0"/>
      </w:pPr>
    </w:p>
    <w:p w14:paraId="442581A9" w14:textId="77777777" w:rsidR="006A5471" w:rsidRDefault="006A5471" w:rsidP="00882BF5">
      <w:pPr>
        <w:pStyle w:val="NormalIndent"/>
        <w:keepNext/>
        <w:ind w:left="0"/>
      </w:pPr>
    </w:p>
    <w:p w14:paraId="6DEC0510" w14:textId="77777777" w:rsidR="00882BF5" w:rsidRPr="00882BF5" w:rsidRDefault="00882BF5" w:rsidP="00882BF5">
      <w:pPr>
        <w:pStyle w:val="Caption"/>
      </w:pPr>
      <w:bookmarkStart w:id="1220" w:name="_Toc432596028"/>
      <w:r>
        <w:t xml:space="preserve">Figure </w:t>
      </w:r>
      <w:r>
        <w:fldChar w:fldCharType="begin"/>
      </w:r>
      <w:r>
        <w:instrText xml:space="preserve"> SEQ Figure \* ARABIC </w:instrText>
      </w:r>
      <w:r>
        <w:fldChar w:fldCharType="separate"/>
      </w:r>
      <w:r w:rsidR="00D723B6">
        <w:rPr>
          <w:noProof/>
        </w:rPr>
        <w:t>1</w:t>
      </w:r>
      <w:r>
        <w:fldChar w:fldCharType="end"/>
      </w:r>
      <w:r>
        <w:t xml:space="preserve"> - Logical System Context</w:t>
      </w:r>
      <w:bookmarkEnd w:id="1220"/>
    </w:p>
    <w:p w14:paraId="128B1A65" w14:textId="77777777" w:rsidR="00882BF5" w:rsidRPr="00882BF5" w:rsidRDefault="00882BF5" w:rsidP="00882BF5"/>
    <w:p w14:paraId="7D805799" w14:textId="77777777" w:rsidR="00DB4D9C" w:rsidRDefault="009F63D4" w:rsidP="0054491D">
      <w:pPr>
        <w:pStyle w:val="Heading3"/>
        <w:rPr>
          <w:ins w:id="1221" w:author="D'souza, Nigel" w:date="2019-09-30T15:59:00Z"/>
          <w:color w:val="FF0000"/>
        </w:rPr>
      </w:pPr>
      <w:r w:rsidRPr="009F63D4">
        <w:rPr>
          <w:color w:val="FF0000"/>
        </w:rPr>
        <w:t>Note that all interfaces will need to be encrypted</w:t>
      </w:r>
      <w:r w:rsidR="004C58B2">
        <w:rPr>
          <w:color w:val="FF0000"/>
        </w:rPr>
        <w:t xml:space="preserve"> between MUFG and Bottomline</w:t>
      </w:r>
      <w:r w:rsidRPr="009F63D4">
        <w:rPr>
          <w:color w:val="FF0000"/>
        </w:rPr>
        <w:t>.   This requirement must be taken into consideration regardless of transport, file format, or interface type.</w:t>
      </w:r>
    </w:p>
    <w:p w14:paraId="3FAD90A7" w14:textId="77777777" w:rsidR="00B01FD9" w:rsidRDefault="00B01FD9">
      <w:pPr>
        <w:pStyle w:val="NormalIndent"/>
        <w:rPr>
          <w:ins w:id="1222" w:author="D'souza, Nigel" w:date="2019-09-30T15:59:00Z"/>
        </w:rPr>
        <w:pPrChange w:id="1223" w:author="D'souza, Nigel" w:date="2019-09-30T15:59:00Z">
          <w:pPr>
            <w:pStyle w:val="Heading3"/>
          </w:pPr>
        </w:pPrChange>
      </w:pPr>
    </w:p>
    <w:p w14:paraId="00932B1E" w14:textId="77777777" w:rsidR="00000000" w:rsidRDefault="00B01FD9">
      <w:pPr>
        <w:pStyle w:val="NormalIndent"/>
        <w:ind w:left="0"/>
        <w:rPr>
          <w:rPrChange w:id="1224" w:author="D'souza, Nigel" w:date="2019-09-30T15:59:00Z">
            <w:rPr>
              <w:color w:val="FF0000"/>
            </w:rPr>
          </w:rPrChange>
        </w:rPr>
        <w:sectPr w:rsidR="00000000" w:rsidSect="00280B3C">
          <w:pgSz w:w="11906" w:h="16838" w:code="9"/>
          <w:pgMar w:top="1699" w:right="1138" w:bottom="1138" w:left="1138" w:header="706" w:footer="706" w:gutter="0"/>
          <w:cols w:space="720"/>
          <w:docGrid w:linePitch="360"/>
        </w:sectPr>
        <w:pPrChange w:id="1225" w:author="D'souza, Nigel" w:date="2019-09-30T16:00:00Z">
          <w:pPr>
            <w:pStyle w:val="Heading3"/>
          </w:pPr>
        </w:pPrChange>
      </w:pPr>
      <w:ins w:id="1226" w:author="D'souza, Nigel" w:date="2019-09-30T16:00:00Z">
        <w:r w:rsidRPr="00B01FD9">
          <w:rPr>
            <w:highlight w:val="yellow"/>
            <w:rPrChange w:id="1227" w:author="D'souza, Nigel" w:date="2019-09-30T16:00:00Z">
              <w:rPr/>
            </w:rPrChange>
          </w:rPr>
          <w:t xml:space="preserve">NOTE - </w:t>
        </w:r>
      </w:ins>
      <w:ins w:id="1228" w:author="D'souza, Nigel" w:date="2019-09-30T15:59:00Z">
        <w:r w:rsidRPr="00B01FD9">
          <w:rPr>
            <w:highlight w:val="yellow"/>
            <w:rPrChange w:id="1229" w:author="D'souza, Nigel" w:date="2019-09-30T16:00:00Z">
              <w:rPr/>
            </w:rPrChange>
          </w:rPr>
          <w:t>TAR 653:  MUFG’s requirement is that Data at Rest including files contain sensitive information need to be encrypted using PGP in addition to channels.  This is applicable to individual files and possibly file system folders/directories</w:t>
        </w:r>
      </w:ins>
    </w:p>
    <w:p w14:paraId="28E9C636" w14:textId="77777777" w:rsidR="00964565" w:rsidRDefault="00DB4D9C" w:rsidP="0054491D">
      <w:pPr>
        <w:pStyle w:val="Heading3"/>
      </w:pPr>
      <w:r>
        <w:lastRenderedPageBreak/>
        <w:t>I</w:t>
      </w:r>
      <w:r w:rsidR="0054491D">
        <w:t>ntegrations</w:t>
      </w:r>
    </w:p>
    <w:p w14:paraId="2B65D4D2" w14:textId="77777777" w:rsidR="00E466A9" w:rsidRPr="00E466A9" w:rsidRDefault="00E466A9" w:rsidP="00E466A9">
      <w:pPr>
        <w:pStyle w:val="NormalIndent"/>
      </w:pPr>
    </w:p>
    <w:p w14:paraId="7CA23B0A" w14:textId="77777777" w:rsidR="00E8018D" w:rsidRDefault="00E466A9" w:rsidP="00964565">
      <w:r>
        <w:t>The link to the spreadsheet below provides the interface worksheet detailing each interface, current status, and current owner.</w:t>
      </w:r>
    </w:p>
    <w:p w14:paraId="76BFE069" w14:textId="77777777" w:rsidR="00F9051E" w:rsidRDefault="00F9051E" w:rsidP="00964565"/>
    <w:p w14:paraId="3A11026C" w14:textId="77777777" w:rsidR="00F9051E" w:rsidRDefault="00F9051E" w:rsidP="00964565"/>
    <w:p w14:paraId="3996C0D4" w14:textId="77777777" w:rsidR="005A70B2" w:rsidRDefault="00655971" w:rsidP="00FC737E">
      <w:r>
        <w:fldChar w:fldCharType="begin"/>
      </w:r>
      <w:r>
        <w:instrText xml:space="preserve"> LINK Excel.Sheet.12 "C:\\Users\\eac\\Documents\\MUFG SADD\\MUFG Integration Worksheet Version 1.0.xlsx" "" \a \p \f 0 </w:instrText>
      </w:r>
      <w:r>
        <w:fldChar w:fldCharType="separate"/>
      </w:r>
      <w:r w:rsidR="00F4049D">
        <w:object w:dxaOrig="2040" w:dyaOrig="1320" w14:anchorId="284217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pt;height:49.8pt" o:ole="">
            <v:imagedata r:id="rId15" o:title=""/>
          </v:shape>
        </w:object>
      </w:r>
      <w:r>
        <w:fldChar w:fldCharType="end"/>
      </w:r>
    </w:p>
    <w:p w14:paraId="67704574" w14:textId="77777777" w:rsidR="00D14A6B" w:rsidRPr="00FC737E" w:rsidRDefault="00D14A6B" w:rsidP="00FC737E"/>
    <w:bookmarkEnd w:id="1218"/>
    <w:bookmarkEnd w:id="1219"/>
    <w:p w14:paraId="59255512" w14:textId="77777777" w:rsidR="00E8018D" w:rsidRPr="000A41A5" w:rsidRDefault="00E8018D" w:rsidP="00786BA0"/>
    <w:p w14:paraId="083D7CE4" w14:textId="77777777" w:rsidR="00E8018D" w:rsidRPr="000A41A5" w:rsidRDefault="00E8018D" w:rsidP="000A41A5"/>
    <w:p w14:paraId="39ECF924" w14:textId="77777777" w:rsidR="00DB4D9C" w:rsidRDefault="00DB4D9C" w:rsidP="007368C5">
      <w:pPr>
        <w:pStyle w:val="Heading1"/>
        <w:numPr>
          <w:ilvl w:val="0"/>
          <w:numId w:val="2"/>
        </w:numPr>
        <w:rPr>
          <w:lang w:val="en-US"/>
        </w:rPr>
        <w:sectPr w:rsidR="00DB4D9C" w:rsidSect="00280B3C">
          <w:pgSz w:w="16838" w:h="11906" w:orient="landscape" w:code="9"/>
          <w:pgMar w:top="1138" w:right="1138" w:bottom="1138" w:left="1699" w:header="706" w:footer="706" w:gutter="0"/>
          <w:cols w:space="720"/>
          <w:docGrid w:linePitch="360"/>
        </w:sectPr>
      </w:pPr>
      <w:bookmarkStart w:id="1230" w:name="_Toc252451834"/>
      <w:bookmarkStart w:id="1231" w:name="_Toc252454390"/>
    </w:p>
    <w:p w14:paraId="531EAA67" w14:textId="77777777" w:rsidR="0086424B" w:rsidRDefault="0086424B" w:rsidP="0086424B">
      <w:pPr>
        <w:pStyle w:val="Heading2"/>
        <w:numPr>
          <w:ilvl w:val="1"/>
          <w:numId w:val="2"/>
        </w:numPr>
        <w:tabs>
          <w:tab w:val="clear" w:pos="720"/>
          <w:tab w:val="num" w:pos="-360"/>
        </w:tabs>
        <w:ind w:left="547" w:hanging="547"/>
        <w:rPr>
          <w:szCs w:val="20"/>
        </w:rPr>
      </w:pPr>
      <w:bookmarkStart w:id="1232" w:name="_Toc28956239"/>
      <w:r>
        <w:rPr>
          <w:szCs w:val="20"/>
        </w:rPr>
        <w:lastRenderedPageBreak/>
        <w:t>Networking</w:t>
      </w:r>
      <w:bookmarkEnd w:id="1232"/>
    </w:p>
    <w:p w14:paraId="5A7C0077" w14:textId="77777777" w:rsidR="0086424B" w:rsidRDefault="00061D68" w:rsidP="0086424B">
      <w:pPr>
        <w:pStyle w:val="Heading3"/>
      </w:pPr>
      <w:r>
        <w:t>Networking Overview</w:t>
      </w:r>
    </w:p>
    <w:p w14:paraId="622AC745" w14:textId="77777777" w:rsidR="0086424B" w:rsidRDefault="0086424B" w:rsidP="0086424B">
      <w:pPr>
        <w:pStyle w:val="NormalIndent"/>
        <w:ind w:left="0"/>
      </w:pPr>
    </w:p>
    <w:p w14:paraId="1E2B8D71" w14:textId="77777777" w:rsidR="000318FA" w:rsidRDefault="00EB5B90" w:rsidP="0086424B">
      <w:pPr>
        <w:pStyle w:val="NormalIndent"/>
        <w:ind w:left="0"/>
      </w:pPr>
      <w:r>
        <w:rPr>
          <w:noProof/>
          <w:lang w:val="en-US"/>
        </w:rPr>
        <mc:AlternateContent>
          <mc:Choice Requires="wps">
            <w:drawing>
              <wp:anchor distT="45720" distB="45720" distL="114300" distR="114300" simplePos="0" relativeHeight="251658240" behindDoc="0" locked="0" layoutInCell="1" allowOverlap="1" wp14:anchorId="0A926E16" wp14:editId="2E96049B">
                <wp:simplePos x="0" y="0"/>
                <wp:positionH relativeFrom="column">
                  <wp:posOffset>2871470</wp:posOffset>
                </wp:positionH>
                <wp:positionV relativeFrom="paragraph">
                  <wp:posOffset>659130</wp:posOffset>
                </wp:positionV>
                <wp:extent cx="3277235" cy="280606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235" cy="2806065"/>
                        </a:xfrm>
                        <a:prstGeom prst="rect">
                          <a:avLst/>
                        </a:prstGeom>
                        <a:solidFill>
                          <a:srgbClr val="FFFFFF"/>
                        </a:solidFill>
                        <a:ln w="9525">
                          <a:noFill/>
                          <a:miter lim="800000"/>
                          <a:headEnd/>
                          <a:tailEnd/>
                        </a:ln>
                      </wps:spPr>
                      <wps:txbx>
                        <w:txbxContent>
                          <w:p w14:paraId="2E7E9488" w14:textId="77777777" w:rsidR="00381769" w:rsidRDefault="00381769">
                            <w:r>
                              <w:t xml:space="preserve">MUFG will be hosting their own SSO infrastructure and Transaction Banking Landing Page known as the Financial Center.  This Financial Center application will perform deep links into Digital Banking as well as potentially consume widgets directly.  </w:t>
                            </w:r>
                          </w:p>
                          <w:p w14:paraId="4914ED7D" w14:textId="77777777" w:rsidR="00381769" w:rsidRDefault="00381769"/>
                          <w:p w14:paraId="42E7A435" w14:textId="77777777" w:rsidR="00381769" w:rsidRDefault="00381769">
                            <w:r>
                              <w:t>The bank also has their own mobile application which will call Digital Banking’s RESTful services.</w:t>
                            </w:r>
                          </w:p>
                          <w:p w14:paraId="4B937040" w14:textId="77777777" w:rsidR="00381769" w:rsidRDefault="00381769"/>
                          <w:p w14:paraId="72462FC6" w14:textId="77777777" w:rsidR="00381769" w:rsidRDefault="00381769">
                            <w:r>
                              <w:t>The Financial Center also controls all outbound SSO integrations to Fiserv and other third parties.</w:t>
                            </w:r>
                          </w:p>
                          <w:p w14:paraId="09A3A7AF" w14:textId="77777777" w:rsidR="00381769" w:rsidRDefault="00381769"/>
                          <w:p w14:paraId="666495A6" w14:textId="77777777" w:rsidR="00381769" w:rsidRDefault="00381769">
                            <w:r>
                              <w:t>The EIP services used for managing the Digital Banking to MUFG back-office interfaces on AWS, but this use of AWS will be transparent to Bottomline.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926E16" id="_x0000_t202" coordsize="21600,21600" o:spt="202" path="m,l,21600r21600,l21600,xe">
                <v:stroke joinstyle="miter"/>
                <v:path gradientshapeok="t" o:connecttype="rect"/>
              </v:shapetype>
              <v:shape id="Text Box 2" o:spid="_x0000_s1026" type="#_x0000_t202" style="position:absolute;margin-left:226.1pt;margin-top:51.9pt;width:258.05pt;height:220.9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" stroked="f">
                <v:textbox>
                  <w:txbxContent>
                    <w:p w14:paraId="2E7E9488" w14:textId="77777777" w:rsidR="00381769" w:rsidRDefault="00381769">
                      <w:r>
                        <w:t xml:space="preserve">MUFG will be hosting their own SSO infrastructure and Transaction Banking Landing Page known as the Financial Center.  This Financial Center application will perform deep links into Digital Banking as well as potentially consume widgets directly.  </w:t>
                      </w:r>
                    </w:p>
                    <w:p w14:paraId="4914ED7D" w14:textId="77777777" w:rsidR="00381769" w:rsidRDefault="00381769"/>
                    <w:p w14:paraId="42E7A435" w14:textId="77777777" w:rsidR="00381769" w:rsidRDefault="00381769">
                      <w:r>
                        <w:t>The bank also has their own mobile application which will call Digital Banking’s RESTful services.</w:t>
                      </w:r>
                    </w:p>
                    <w:p w14:paraId="4B937040" w14:textId="77777777" w:rsidR="00381769" w:rsidRDefault="00381769"/>
                    <w:p w14:paraId="72462FC6" w14:textId="77777777" w:rsidR="00381769" w:rsidRDefault="00381769">
                      <w:r>
                        <w:t>The Financial Center also controls all outbound SSO integrations to Fiserv and other third parties.</w:t>
                      </w:r>
                    </w:p>
                    <w:p w14:paraId="09A3A7AF" w14:textId="77777777" w:rsidR="00381769" w:rsidRDefault="00381769"/>
                    <w:p w14:paraId="666495A6" w14:textId="77777777" w:rsidR="00381769" w:rsidRDefault="00381769">
                      <w:r>
                        <w:t>The EIP services used for managing the Digital Banking to MUFG back-office interfaces on AWS, but this use of AWS will be transparent to Bottomline.</w:t>
                      </w:r>
                    </w:p>
                  </w:txbxContent>
                </v:textbox>
                <w10:wrap type="square"/>
              </v:shape>
            </w:pict>
          </mc:Fallback>
        </mc:AlternateContent>
      </w:r>
      <w:r>
        <w:rPr>
          <w:noProof/>
          <w:lang w:val="en-US"/>
        </w:rPr>
        <w:drawing>
          <wp:inline distT="0" distB="0" distL="0" distR="0" wp14:anchorId="4C3B7424" wp14:editId="1FE36E02">
            <wp:extent cx="2531778" cy="3361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6541" cy="3393929"/>
                    </a:xfrm>
                    <a:prstGeom prst="rect">
                      <a:avLst/>
                    </a:prstGeom>
                    <a:noFill/>
                    <a:ln>
                      <a:noFill/>
                    </a:ln>
                  </pic:spPr>
                </pic:pic>
              </a:graphicData>
            </a:graphic>
          </wp:inline>
        </w:drawing>
      </w:r>
    </w:p>
    <w:p w14:paraId="07DDE6B2" w14:textId="77777777" w:rsidR="000318FA" w:rsidRPr="0086424B" w:rsidRDefault="000318FA" w:rsidP="0086424B">
      <w:pPr>
        <w:pStyle w:val="NormalIndent"/>
        <w:ind w:left="0"/>
      </w:pPr>
    </w:p>
    <w:p w14:paraId="66E7E871" w14:textId="77777777" w:rsidR="00061D68" w:rsidRDefault="00061D68" w:rsidP="00061D68">
      <w:pPr>
        <w:pStyle w:val="NormalIndent"/>
        <w:keepNext/>
        <w:ind w:left="0"/>
      </w:pPr>
    </w:p>
    <w:p w14:paraId="69CD3694" w14:textId="77777777" w:rsidR="0086424B" w:rsidRPr="0086424B" w:rsidRDefault="00061D68" w:rsidP="00061D68">
      <w:pPr>
        <w:pStyle w:val="Caption"/>
      </w:pPr>
      <w:bookmarkStart w:id="1233" w:name="_Toc432596029"/>
      <w:r>
        <w:t xml:space="preserve">Figure </w:t>
      </w:r>
      <w:r>
        <w:fldChar w:fldCharType="begin"/>
      </w:r>
      <w:r>
        <w:instrText xml:space="preserve"> SEQ Figure \* ARABIC </w:instrText>
      </w:r>
      <w:r>
        <w:fldChar w:fldCharType="separate"/>
      </w:r>
      <w:r w:rsidR="00D723B6">
        <w:rPr>
          <w:noProof/>
        </w:rPr>
        <w:t>2</w:t>
      </w:r>
      <w:r>
        <w:fldChar w:fldCharType="end"/>
      </w:r>
      <w:r>
        <w:t xml:space="preserve"> - Networking Diagram</w:t>
      </w:r>
      <w:bookmarkEnd w:id="1233"/>
    </w:p>
    <w:p w14:paraId="00B3AB74" w14:textId="77777777" w:rsidR="0086424B" w:rsidRDefault="0086424B" w:rsidP="00061D68"/>
    <w:p w14:paraId="07C532E6" w14:textId="77777777" w:rsidR="00061D68" w:rsidRDefault="000D695F" w:rsidP="00061D68">
      <w:pPr>
        <w:pStyle w:val="Heading3"/>
      </w:pPr>
      <w:r>
        <w:br w:type="page"/>
      </w:r>
      <w:r>
        <w:lastRenderedPageBreak/>
        <w:t>MPLS</w:t>
      </w:r>
      <w:r w:rsidR="00061D68">
        <w:t xml:space="preserve"> diagram</w:t>
      </w:r>
    </w:p>
    <w:p w14:paraId="333E460C" w14:textId="77777777" w:rsidR="006A5471" w:rsidRDefault="006A5471" w:rsidP="000318FA">
      <w:pPr>
        <w:pStyle w:val="NormalIndent"/>
        <w:ind w:left="720"/>
      </w:pPr>
    </w:p>
    <w:p w14:paraId="77120AF1" w14:textId="77777777" w:rsidR="000318FA" w:rsidRDefault="000318FA" w:rsidP="000318FA">
      <w:pPr>
        <w:pStyle w:val="NormalIndent"/>
        <w:ind w:left="720"/>
      </w:pPr>
    </w:p>
    <w:p w14:paraId="0A3ABA2D" w14:textId="77777777" w:rsidR="000318FA" w:rsidRPr="000318FA" w:rsidRDefault="000318FA" w:rsidP="000318FA">
      <w:pPr>
        <w:pStyle w:val="NormalIndent"/>
        <w:ind w:left="0"/>
        <w:rPr>
          <w:color w:val="FF0000"/>
        </w:rPr>
      </w:pPr>
      <w:r w:rsidRPr="000318FA">
        <w:rPr>
          <w:color w:val="FF0000"/>
        </w:rPr>
        <w:t>This section is just a place holder for future discussions to elaborate the connections between Digital Banking and the multiple back-office and DR deployments at MUFG.</w:t>
      </w:r>
    </w:p>
    <w:p w14:paraId="0A04FA89" w14:textId="77777777" w:rsidR="000318FA" w:rsidRPr="000D695F" w:rsidRDefault="000318FA" w:rsidP="000318FA">
      <w:pPr>
        <w:pStyle w:val="NormalIndent"/>
        <w:ind w:left="720"/>
      </w:pPr>
    </w:p>
    <w:p w14:paraId="7C0C175B" w14:textId="77777777" w:rsidR="00061D68" w:rsidRDefault="0055439E" w:rsidP="00061D68">
      <w:pPr>
        <w:pStyle w:val="NormalIndent"/>
        <w:keepNext/>
        <w:ind w:left="0"/>
        <w:jc w:val="center"/>
      </w:pPr>
      <w:r>
        <w:rPr>
          <w:noProof/>
          <w:lang w:val="en-US"/>
        </w:rPr>
        <w:drawing>
          <wp:inline distT="0" distB="0" distL="0" distR="0" wp14:anchorId="73000FE6" wp14:editId="646EEE34">
            <wp:extent cx="6107430" cy="448564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7430" cy="4485640"/>
                    </a:xfrm>
                    <a:prstGeom prst="rect">
                      <a:avLst/>
                    </a:prstGeom>
                    <a:noFill/>
                    <a:ln>
                      <a:noFill/>
                    </a:ln>
                  </pic:spPr>
                </pic:pic>
              </a:graphicData>
            </a:graphic>
          </wp:inline>
        </w:drawing>
      </w:r>
    </w:p>
    <w:p w14:paraId="76E90A19" w14:textId="77777777" w:rsidR="00061D68" w:rsidRPr="00061D68" w:rsidRDefault="00061D68" w:rsidP="00061D68">
      <w:pPr>
        <w:pStyle w:val="Caption"/>
      </w:pPr>
      <w:bookmarkStart w:id="1234" w:name="_Toc432596030"/>
      <w:r>
        <w:t xml:space="preserve">Figure </w:t>
      </w:r>
      <w:r>
        <w:fldChar w:fldCharType="begin"/>
      </w:r>
      <w:r>
        <w:instrText xml:space="preserve"> SEQ Figure \* ARABIC </w:instrText>
      </w:r>
      <w:r>
        <w:fldChar w:fldCharType="separate"/>
      </w:r>
      <w:r w:rsidR="00D723B6">
        <w:rPr>
          <w:noProof/>
        </w:rPr>
        <w:t>3</w:t>
      </w:r>
      <w:r>
        <w:fldChar w:fldCharType="end"/>
      </w:r>
      <w:r w:rsidR="00D576BA">
        <w:t xml:space="preserve"> </w:t>
      </w:r>
      <w:r w:rsidR="004D3E4B">
        <w:t>–</w:t>
      </w:r>
      <w:r w:rsidR="00D576BA">
        <w:t xml:space="preserve"> </w:t>
      </w:r>
      <w:r w:rsidR="00B7226F">
        <w:t>MUFG</w:t>
      </w:r>
      <w:r w:rsidR="004D3E4B">
        <w:t xml:space="preserve"> </w:t>
      </w:r>
      <w:r>
        <w:t>MPLS Diagram</w:t>
      </w:r>
      <w:bookmarkEnd w:id="1234"/>
    </w:p>
    <w:p w14:paraId="65354DA7" w14:textId="77777777" w:rsidR="00061D68" w:rsidRPr="00061D68" w:rsidRDefault="00061D68" w:rsidP="00061D68"/>
    <w:p w14:paraId="48F0E126" w14:textId="77777777" w:rsidR="00E8018D" w:rsidRDefault="00270974" w:rsidP="007368C5">
      <w:pPr>
        <w:pStyle w:val="Heading1"/>
        <w:numPr>
          <w:ilvl w:val="0"/>
          <w:numId w:val="2"/>
        </w:numPr>
        <w:rPr>
          <w:lang w:val="en-US"/>
        </w:rPr>
      </w:pPr>
      <w:bookmarkStart w:id="1235" w:name="_Toc28956240"/>
      <w:bookmarkEnd w:id="1230"/>
      <w:bookmarkEnd w:id="1231"/>
      <w:r>
        <w:rPr>
          <w:lang w:val="en-US"/>
        </w:rPr>
        <w:lastRenderedPageBreak/>
        <w:t xml:space="preserve">System </w:t>
      </w:r>
      <w:r w:rsidR="00626E24">
        <w:rPr>
          <w:lang w:val="en-US"/>
        </w:rPr>
        <w:t>Integration</w:t>
      </w:r>
      <w:r>
        <w:rPr>
          <w:lang w:val="en-US"/>
        </w:rPr>
        <w:t>s</w:t>
      </w:r>
      <w:bookmarkEnd w:id="1235"/>
    </w:p>
    <w:p w14:paraId="5BFA54B5" w14:textId="77777777" w:rsidR="00270974" w:rsidRPr="00270974" w:rsidRDefault="00270974" w:rsidP="00270974">
      <w:pPr>
        <w:pStyle w:val="NormalIndent"/>
        <w:rPr>
          <w:lang w:val="en-US"/>
        </w:rPr>
      </w:pPr>
    </w:p>
    <w:p w14:paraId="2D907ECB" w14:textId="77777777" w:rsidR="00766B47" w:rsidRPr="001E7C0F" w:rsidRDefault="001E7C0F" w:rsidP="001E7C0F">
      <w:pPr>
        <w:pStyle w:val="NormalIndent"/>
        <w:ind w:left="0"/>
        <w:rPr>
          <w:lang w:val="en-US"/>
        </w:rPr>
      </w:pPr>
      <w:r>
        <w:rPr>
          <w:lang w:val="en-US"/>
        </w:rPr>
        <w:t>This section documents</w:t>
      </w:r>
      <w:r w:rsidR="00626E24">
        <w:rPr>
          <w:lang w:val="en-US"/>
        </w:rPr>
        <w:t xml:space="preserve"> </w:t>
      </w:r>
      <w:r w:rsidR="000575E4">
        <w:rPr>
          <w:lang w:val="en-US"/>
        </w:rPr>
        <w:t>project-</w:t>
      </w:r>
      <w:r>
        <w:rPr>
          <w:lang w:val="en-US"/>
        </w:rPr>
        <w:t xml:space="preserve">specific </w:t>
      </w:r>
      <w:r w:rsidR="00626E24">
        <w:rPr>
          <w:lang w:val="en-US"/>
        </w:rPr>
        <w:t>require</w:t>
      </w:r>
      <w:r>
        <w:rPr>
          <w:lang w:val="en-US"/>
        </w:rPr>
        <w:t>ments</w:t>
      </w:r>
      <w:r w:rsidR="00626E24">
        <w:rPr>
          <w:lang w:val="en-US"/>
        </w:rPr>
        <w:t xml:space="preserve"> </w:t>
      </w:r>
      <w:r>
        <w:rPr>
          <w:lang w:val="en-US"/>
        </w:rPr>
        <w:t>contributing to the</w:t>
      </w:r>
      <w:r w:rsidR="00626E24">
        <w:rPr>
          <w:lang w:val="en-US"/>
        </w:rPr>
        <w:t xml:space="preserve"> </w:t>
      </w:r>
      <w:r w:rsidR="00766B47">
        <w:rPr>
          <w:lang w:val="en-US"/>
        </w:rPr>
        <w:t>implementation and configuration</w:t>
      </w:r>
      <w:r>
        <w:rPr>
          <w:lang w:val="en-US"/>
        </w:rPr>
        <w:t xml:space="preserve"> of the Digital Banking interfaces</w:t>
      </w:r>
      <w:r w:rsidR="00626E24">
        <w:rPr>
          <w:lang w:val="en-US"/>
        </w:rPr>
        <w:t>.</w:t>
      </w:r>
      <w:bookmarkStart w:id="1236" w:name="_Toc252451836"/>
      <w:bookmarkStart w:id="1237" w:name="_Toc252454392"/>
      <w:r w:rsidR="00B04DC7">
        <w:rPr>
          <w:lang w:val="en-US"/>
        </w:rPr>
        <w:t xml:space="preserve">  This section is divided into sections by interface type</w:t>
      </w:r>
    </w:p>
    <w:p w14:paraId="1B5CFFD3" w14:textId="77777777" w:rsidR="00B04DC7" w:rsidRDefault="00B04DC7" w:rsidP="00B04DC7">
      <w:pPr>
        <w:pStyle w:val="Heading2"/>
        <w:numPr>
          <w:ilvl w:val="1"/>
          <w:numId w:val="2"/>
        </w:numPr>
        <w:tabs>
          <w:tab w:val="clear" w:pos="720"/>
          <w:tab w:val="num" w:pos="-360"/>
        </w:tabs>
        <w:ind w:left="547" w:hanging="547"/>
        <w:rPr>
          <w:szCs w:val="20"/>
        </w:rPr>
      </w:pPr>
      <w:bookmarkStart w:id="1238" w:name="_Toc28956241"/>
      <w:bookmarkEnd w:id="1236"/>
      <w:bookmarkEnd w:id="1237"/>
      <w:r>
        <w:rPr>
          <w:szCs w:val="20"/>
        </w:rPr>
        <w:t>File-Based Interfaces</w:t>
      </w:r>
      <w:bookmarkEnd w:id="1238"/>
    </w:p>
    <w:p w14:paraId="59CEFF78" w14:textId="77777777" w:rsidR="00D8346A" w:rsidRDefault="00D8346A" w:rsidP="00D8346A">
      <w:pPr>
        <w:pStyle w:val="NormalIndent"/>
      </w:pPr>
    </w:p>
    <w:p w14:paraId="752B72CF" w14:textId="77777777" w:rsidR="00D8346A" w:rsidRPr="00D8346A" w:rsidRDefault="00D8346A" w:rsidP="00D8346A">
      <w:pPr>
        <w:pStyle w:val="NormalIndent"/>
        <w:ind w:left="0"/>
      </w:pPr>
      <w:r>
        <w:t>These batch file interfaces are deployed on the Digital Banking Hub Tier.  Instruction files that Digital Banking creates, such as ACH payments to be processed, are configured to run at specific times</w:t>
      </w:r>
      <w:r w:rsidR="00A41F3E">
        <w:t xml:space="preserve"> with follow-up or linked events that send Digital Banking created files on to their processing destination.  Similarly files that are to be received and loaded into Digital Banking, are configured as events, where they are usually set up to load the file upon arrival.</w:t>
      </w:r>
    </w:p>
    <w:p w14:paraId="1EE075B3" w14:textId="77777777" w:rsidR="009F63D4" w:rsidRDefault="009F63D4">
      <w:pPr>
        <w:rPr>
          <w:rFonts w:ascii="Arial Narrow" w:hAnsi="Arial Narrow" w:cs="Arial"/>
          <w:b/>
          <w:bCs/>
          <w:color w:val="336999"/>
          <w:sz w:val="28"/>
          <w:szCs w:val="20"/>
        </w:rPr>
      </w:pPr>
      <w:r>
        <w:rPr>
          <w:szCs w:val="20"/>
        </w:rPr>
        <w:br w:type="page"/>
      </w:r>
    </w:p>
    <w:p w14:paraId="2410094E" w14:textId="77777777" w:rsidR="00B04DC7" w:rsidRDefault="00270974" w:rsidP="00270974">
      <w:pPr>
        <w:pStyle w:val="Heading2"/>
        <w:numPr>
          <w:ilvl w:val="2"/>
          <w:numId w:val="2"/>
        </w:numPr>
        <w:rPr>
          <w:szCs w:val="20"/>
        </w:rPr>
      </w:pPr>
      <w:bookmarkStart w:id="1239" w:name="_Toc28956242"/>
      <w:r>
        <w:rPr>
          <w:szCs w:val="20"/>
        </w:rPr>
        <w:lastRenderedPageBreak/>
        <w:t>ACH Payment</w:t>
      </w:r>
      <w:r w:rsidR="00B04DC7">
        <w:rPr>
          <w:szCs w:val="20"/>
        </w:rPr>
        <w:t xml:space="preserve"> </w:t>
      </w:r>
      <w:r w:rsidR="00962297">
        <w:rPr>
          <w:szCs w:val="20"/>
        </w:rPr>
        <w:t>Instructions to the Back-Office</w:t>
      </w:r>
      <w:bookmarkEnd w:id="1239"/>
    </w:p>
    <w:p w14:paraId="1641AE6F" w14:textId="77777777" w:rsidR="00962297" w:rsidRDefault="00962297" w:rsidP="00796EE6"/>
    <w:tbl>
      <w:tblPr>
        <w:tblStyle w:val="TableGrid"/>
        <w:tblW w:w="0" w:type="auto"/>
        <w:tblInd w:w="108" w:type="dxa"/>
        <w:tblLook w:val="04A0" w:firstRow="1" w:lastRow="0" w:firstColumn="1" w:lastColumn="0" w:noHBand="0" w:noVBand="1"/>
      </w:tblPr>
      <w:tblGrid>
        <w:gridCol w:w="2160"/>
        <w:gridCol w:w="1172"/>
        <w:gridCol w:w="1061"/>
        <w:gridCol w:w="1150"/>
        <w:gridCol w:w="1417"/>
        <w:gridCol w:w="1527"/>
        <w:gridCol w:w="1083"/>
      </w:tblGrid>
      <w:tr w:rsidR="00270974" w14:paraId="5DEB2238" w14:textId="77777777" w:rsidTr="009F63D4">
        <w:tc>
          <w:tcPr>
            <w:tcW w:w="2160" w:type="dxa"/>
            <w:shd w:val="clear" w:color="auto" w:fill="8DB3E2" w:themeFill="text2" w:themeFillTint="66"/>
          </w:tcPr>
          <w:p w14:paraId="70CD9B88" w14:textId="77777777" w:rsidR="00962297" w:rsidRPr="00962297" w:rsidRDefault="00962297" w:rsidP="00796EE6">
            <w:pPr>
              <w:rPr>
                <w:b/>
              </w:rPr>
            </w:pPr>
            <w:r w:rsidRPr="00962297">
              <w:rPr>
                <w:b/>
              </w:rPr>
              <w:t>Business Purpose</w:t>
            </w:r>
          </w:p>
        </w:tc>
        <w:tc>
          <w:tcPr>
            <w:tcW w:w="1080" w:type="dxa"/>
            <w:shd w:val="clear" w:color="auto" w:fill="8DB3E2" w:themeFill="text2" w:themeFillTint="66"/>
          </w:tcPr>
          <w:p w14:paraId="1AD4ADFD" w14:textId="77777777" w:rsidR="00962297" w:rsidRPr="00962297" w:rsidRDefault="00962297" w:rsidP="00796EE6">
            <w:pPr>
              <w:rPr>
                <w:b/>
              </w:rPr>
            </w:pPr>
            <w:r w:rsidRPr="00962297">
              <w:rPr>
                <w:b/>
              </w:rPr>
              <w:t>Interface System</w:t>
            </w:r>
          </w:p>
        </w:tc>
        <w:tc>
          <w:tcPr>
            <w:tcW w:w="1061" w:type="dxa"/>
            <w:shd w:val="clear" w:color="auto" w:fill="8DB3E2" w:themeFill="text2" w:themeFillTint="66"/>
          </w:tcPr>
          <w:p w14:paraId="6C2386DE" w14:textId="77777777" w:rsidR="00962297" w:rsidRPr="00962297" w:rsidRDefault="00962297" w:rsidP="00796EE6">
            <w:pPr>
              <w:rPr>
                <w:b/>
              </w:rPr>
            </w:pPr>
            <w:r w:rsidRPr="00962297">
              <w:rPr>
                <w:b/>
              </w:rPr>
              <w:t>Message Format</w:t>
            </w:r>
          </w:p>
        </w:tc>
        <w:tc>
          <w:tcPr>
            <w:tcW w:w="1150" w:type="dxa"/>
            <w:shd w:val="clear" w:color="auto" w:fill="8DB3E2" w:themeFill="text2" w:themeFillTint="66"/>
          </w:tcPr>
          <w:p w14:paraId="29F9E930" w14:textId="77777777" w:rsidR="00962297" w:rsidRPr="00962297" w:rsidRDefault="00962297" w:rsidP="00796EE6">
            <w:pPr>
              <w:rPr>
                <w:b/>
              </w:rPr>
            </w:pPr>
            <w:r w:rsidRPr="00962297">
              <w:rPr>
                <w:b/>
              </w:rPr>
              <w:t>Transport</w:t>
            </w:r>
          </w:p>
        </w:tc>
        <w:tc>
          <w:tcPr>
            <w:tcW w:w="1417" w:type="dxa"/>
            <w:shd w:val="clear" w:color="auto" w:fill="8DB3E2" w:themeFill="text2" w:themeFillTint="66"/>
          </w:tcPr>
          <w:p w14:paraId="737397B2" w14:textId="77777777" w:rsidR="00962297" w:rsidRPr="00962297" w:rsidRDefault="00962297" w:rsidP="00796EE6">
            <w:pPr>
              <w:rPr>
                <w:b/>
              </w:rPr>
            </w:pPr>
            <w:r w:rsidRPr="00962297">
              <w:rPr>
                <w:b/>
              </w:rPr>
              <w:t xml:space="preserve">Intermediary </w:t>
            </w:r>
          </w:p>
        </w:tc>
        <w:tc>
          <w:tcPr>
            <w:tcW w:w="1527" w:type="dxa"/>
            <w:shd w:val="clear" w:color="auto" w:fill="8DB3E2" w:themeFill="text2" w:themeFillTint="66"/>
          </w:tcPr>
          <w:p w14:paraId="348F8FE2" w14:textId="77777777" w:rsidR="00962297" w:rsidRPr="00962297" w:rsidRDefault="00962297" w:rsidP="00796EE6">
            <w:pPr>
              <w:rPr>
                <w:b/>
              </w:rPr>
            </w:pPr>
            <w:r w:rsidRPr="00962297">
              <w:rPr>
                <w:b/>
              </w:rPr>
              <w:t>IDT Configuration Required</w:t>
            </w:r>
          </w:p>
        </w:tc>
        <w:tc>
          <w:tcPr>
            <w:tcW w:w="1083" w:type="dxa"/>
            <w:shd w:val="clear" w:color="auto" w:fill="8DB3E2" w:themeFill="text2" w:themeFillTint="66"/>
          </w:tcPr>
          <w:p w14:paraId="028FB3A3" w14:textId="77777777" w:rsidR="00962297" w:rsidRPr="00962297" w:rsidRDefault="00962297" w:rsidP="00796EE6">
            <w:pPr>
              <w:rPr>
                <w:b/>
              </w:rPr>
            </w:pPr>
            <w:r w:rsidRPr="00962297">
              <w:rPr>
                <w:b/>
              </w:rPr>
              <w:t>HLD Required</w:t>
            </w:r>
          </w:p>
        </w:tc>
      </w:tr>
      <w:tr w:rsidR="00270974" w14:paraId="2A36E3FC" w14:textId="77777777" w:rsidTr="009F63D4">
        <w:tc>
          <w:tcPr>
            <w:tcW w:w="2160" w:type="dxa"/>
          </w:tcPr>
          <w:p w14:paraId="208CAC6B" w14:textId="77777777" w:rsidR="00962297" w:rsidRDefault="00962297" w:rsidP="00796EE6">
            <w:r>
              <w:t>Send ACH Payment Instructions to Back Office</w:t>
            </w:r>
          </w:p>
        </w:tc>
        <w:tc>
          <w:tcPr>
            <w:tcW w:w="1080" w:type="dxa"/>
          </w:tcPr>
          <w:p w14:paraId="4FBF48D5" w14:textId="77777777" w:rsidR="00E3481C" w:rsidRPr="00E3481C" w:rsidRDefault="00EA37DA" w:rsidP="00E3481C">
            <w:pPr>
              <w:pStyle w:val="CommentText"/>
              <w:rPr>
                <w:ins w:id="1240" w:author="D'souza, Nigel" w:date="2019-09-30T16:02:00Z"/>
                <w:sz w:val="20"/>
                <w:szCs w:val="24"/>
                <w:lang w:val="en-IE"/>
                <w:rPrChange w:id="1241" w:author="D'souza, Nigel" w:date="2019-09-30T16:03:00Z">
                  <w:rPr>
                    <w:ins w:id="1242" w:author="D'souza, Nigel" w:date="2019-09-30T16:02:00Z"/>
                  </w:rPr>
                </w:rPrChange>
              </w:rPr>
            </w:pPr>
            <w:del w:id="1243" w:author="D'souza, Nigel" w:date="2019-09-30T16:02:00Z">
              <w:r w:rsidRPr="00E3481C" w:rsidDel="00E3481C">
                <w:rPr>
                  <w:sz w:val="20"/>
                  <w:szCs w:val="24"/>
                  <w:lang w:val="en-IE"/>
                  <w:rPrChange w:id="1244" w:author="D'souza, Nigel" w:date="2019-09-30T16:03:00Z">
                    <w:rPr/>
                  </w:rPrChange>
                </w:rPr>
                <w:delText>Pep+</w:delText>
              </w:r>
            </w:del>
            <w:ins w:id="1245" w:author="D'souza, Nigel" w:date="2019-09-30T16:02:00Z">
              <w:r w:rsidR="00E3481C" w:rsidRPr="00E3481C">
                <w:rPr>
                  <w:sz w:val="20"/>
                  <w:szCs w:val="24"/>
                  <w:lang w:val="en-IE"/>
                  <w:rPrChange w:id="1246" w:author="D'souza, Nigel" w:date="2019-09-30T16:03:00Z">
                    <w:rPr/>
                  </w:rPrChange>
                </w:rPr>
                <w:t xml:space="preserve"> Bank:   PEP+ and AOD (Guardian)</w:t>
              </w:r>
            </w:ins>
          </w:p>
          <w:p w14:paraId="7859E38D" w14:textId="77777777" w:rsidR="00E3481C" w:rsidRPr="00E3481C" w:rsidRDefault="00E3481C" w:rsidP="00E3481C">
            <w:pPr>
              <w:pStyle w:val="CommentText"/>
              <w:rPr>
                <w:ins w:id="1247" w:author="D'souza, Nigel" w:date="2019-09-30T16:02:00Z"/>
                <w:sz w:val="20"/>
                <w:szCs w:val="24"/>
                <w:lang w:val="en-IE"/>
                <w:rPrChange w:id="1248" w:author="D'souza, Nigel" w:date="2019-09-30T16:03:00Z">
                  <w:rPr>
                    <w:ins w:id="1249" w:author="D'souza, Nigel" w:date="2019-09-30T16:02:00Z"/>
                  </w:rPr>
                </w:rPrChange>
              </w:rPr>
            </w:pPr>
          </w:p>
          <w:p w14:paraId="2B7B7FB3" w14:textId="77777777" w:rsidR="00E3481C" w:rsidRPr="00E3481C" w:rsidRDefault="00E3481C" w:rsidP="00E3481C">
            <w:pPr>
              <w:pStyle w:val="CommentText"/>
              <w:rPr>
                <w:ins w:id="1250" w:author="D'souza, Nigel" w:date="2019-09-30T16:02:00Z"/>
                <w:sz w:val="20"/>
                <w:szCs w:val="24"/>
                <w:lang w:val="en-IE"/>
                <w:rPrChange w:id="1251" w:author="D'souza, Nigel" w:date="2019-09-30T16:03:00Z">
                  <w:rPr>
                    <w:ins w:id="1252" w:author="D'souza, Nigel" w:date="2019-09-30T16:02:00Z"/>
                  </w:rPr>
                </w:rPrChange>
              </w:rPr>
            </w:pPr>
            <w:ins w:id="1253" w:author="D'souza, Nigel" w:date="2019-09-30T16:02:00Z">
              <w:r w:rsidRPr="00E3481C">
                <w:rPr>
                  <w:sz w:val="20"/>
                  <w:szCs w:val="24"/>
                  <w:lang w:val="en-IE"/>
                  <w:rPrChange w:id="1254" w:author="D'souza, Nigel" w:date="2019-09-30T16:03:00Z">
                    <w:rPr/>
                  </w:rPrChange>
                </w:rPr>
                <w:t>Branch:  AMH =&gt; PEP+ and AOD (Guardian)</w:t>
              </w:r>
            </w:ins>
          </w:p>
          <w:p w14:paraId="3BDECA06" w14:textId="77777777" w:rsidR="00962297" w:rsidRDefault="00962297" w:rsidP="00370543"/>
        </w:tc>
        <w:tc>
          <w:tcPr>
            <w:tcW w:w="1061" w:type="dxa"/>
          </w:tcPr>
          <w:p w14:paraId="6CF91368" w14:textId="77777777" w:rsidR="00962297" w:rsidRDefault="00EA37DA" w:rsidP="00796EE6">
            <w:pPr>
              <w:rPr>
                <w:ins w:id="1255" w:author="D'souza, Nigel" w:date="2019-09-30T16:05:00Z"/>
              </w:rPr>
            </w:pPr>
            <w:r>
              <w:t>NACHA</w:t>
            </w:r>
          </w:p>
          <w:p w14:paraId="2A6A64B5" w14:textId="77777777" w:rsidR="00E3481C" w:rsidRDefault="00E3481C" w:rsidP="00796EE6">
            <w:ins w:id="1256" w:author="D'souza, Nigel" w:date="2019-09-30T16:05:00Z">
              <w:r>
                <w:t xml:space="preserve">(two files for each ABA – IAT and non-IAT. </w:t>
              </w:r>
              <w:r w:rsidRPr="00E3481C">
                <w:rPr>
                  <w:i/>
                  <w:rPrChange w:id="1257" w:author="D'souza, Nigel" w:date="2019-09-30T16:05:00Z">
                    <w:rPr/>
                  </w:rPrChange>
                </w:rPr>
                <w:t>There will be no separate file for same day and pass through</w:t>
              </w:r>
            </w:ins>
          </w:p>
        </w:tc>
        <w:tc>
          <w:tcPr>
            <w:tcW w:w="1150" w:type="dxa"/>
          </w:tcPr>
          <w:p w14:paraId="4EA64B32" w14:textId="77777777" w:rsidR="00962297" w:rsidRDefault="00EA37DA">
            <w:r>
              <w:t xml:space="preserve">File </w:t>
            </w:r>
          </w:p>
        </w:tc>
        <w:tc>
          <w:tcPr>
            <w:tcW w:w="1417" w:type="dxa"/>
          </w:tcPr>
          <w:p w14:paraId="5C9F9607" w14:textId="77777777" w:rsidR="00962297" w:rsidRDefault="00EA37DA" w:rsidP="00796EE6">
            <w:del w:id="1258" w:author="D'souza, Nigel" w:date="2019-09-30T16:01:00Z">
              <w:r w:rsidDel="00E3481C">
                <w:delText>None</w:delText>
              </w:r>
            </w:del>
            <w:ins w:id="1259" w:author="D'souza, Nigel" w:date="2019-09-30T16:01:00Z">
              <w:r w:rsidR="00E3481C">
                <w:t>GIS</w:t>
              </w:r>
            </w:ins>
          </w:p>
        </w:tc>
        <w:tc>
          <w:tcPr>
            <w:tcW w:w="1527" w:type="dxa"/>
          </w:tcPr>
          <w:p w14:paraId="714B74B7" w14:textId="77777777" w:rsidR="00962297" w:rsidRDefault="00EA37DA" w:rsidP="00796EE6">
            <w:r>
              <w:t>None</w:t>
            </w:r>
          </w:p>
        </w:tc>
        <w:tc>
          <w:tcPr>
            <w:tcW w:w="1083" w:type="dxa"/>
          </w:tcPr>
          <w:p w14:paraId="76C97914" w14:textId="77777777" w:rsidR="00962297" w:rsidRDefault="00EA37DA" w:rsidP="00796EE6">
            <w:r>
              <w:t>No</w:t>
            </w:r>
          </w:p>
        </w:tc>
      </w:tr>
    </w:tbl>
    <w:p w14:paraId="16D50DCC" w14:textId="77777777" w:rsidR="009F63D4" w:rsidRDefault="009F63D4" w:rsidP="00796EE6">
      <w:pPr>
        <w:rPr>
          <w:noProof/>
          <w:lang w:val="en-US"/>
        </w:rPr>
      </w:pPr>
    </w:p>
    <w:p w14:paraId="067EF705" w14:textId="77777777" w:rsidR="009F63D4" w:rsidRDefault="009F63D4" w:rsidP="00796EE6">
      <w:pPr>
        <w:rPr>
          <w:noProof/>
          <w:lang w:val="en-US"/>
        </w:rPr>
      </w:pPr>
    </w:p>
    <w:p w14:paraId="4FD73F3A" w14:textId="77777777" w:rsidR="009F63D4" w:rsidRDefault="009F63D4" w:rsidP="00796EE6">
      <w:pPr>
        <w:rPr>
          <w:noProof/>
          <w:lang w:val="en-US"/>
        </w:rPr>
      </w:pPr>
    </w:p>
    <w:p w14:paraId="0FA167B2" w14:textId="77777777" w:rsidR="00962297" w:rsidRDefault="009F63D4" w:rsidP="009F63D4">
      <w:pPr>
        <w:jc w:val="center"/>
      </w:pPr>
      <w:r>
        <w:rPr>
          <w:noProof/>
          <w:lang w:val="en-US"/>
        </w:rPr>
        <w:drawing>
          <wp:inline distT="0" distB="0" distL="0" distR="0" wp14:anchorId="0EB52047" wp14:editId="55A40009">
            <wp:extent cx="3039191" cy="3982616"/>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8445" cy="4007847"/>
                    </a:xfrm>
                    <a:prstGeom prst="rect">
                      <a:avLst/>
                    </a:prstGeom>
                    <a:noFill/>
                    <a:ln>
                      <a:noFill/>
                    </a:ln>
                  </pic:spPr>
                </pic:pic>
              </a:graphicData>
            </a:graphic>
          </wp:inline>
        </w:drawing>
      </w:r>
    </w:p>
    <w:p w14:paraId="3E13C00D" w14:textId="77777777" w:rsidR="00962297" w:rsidRDefault="00962297" w:rsidP="00796EE6"/>
    <w:p w14:paraId="16BB88E5" w14:textId="77777777" w:rsidR="00962297" w:rsidRDefault="00962297" w:rsidP="00796EE6"/>
    <w:p w14:paraId="337F6853" w14:textId="77777777" w:rsidR="00270974" w:rsidRDefault="00270974" w:rsidP="00796EE6">
      <w:r>
        <w:t xml:space="preserve">Product NACHA Extractor will be configured to Extract Approved ACH Payment batches on configured </w:t>
      </w:r>
      <w:r w:rsidR="00EA37DA">
        <w:t>cut</w:t>
      </w:r>
      <w:r>
        <w:t xml:space="preserve"> times within Hub Event configurations.  Extracted NACHA Files will be transferred to </w:t>
      </w:r>
      <w:r w:rsidR="0055439E">
        <w:t xml:space="preserve">ACH </w:t>
      </w:r>
      <w:r>
        <w:t>via SFTP</w:t>
      </w:r>
      <w:r w:rsidR="00EA37DA">
        <w:t>, and there will be one set of files generated for the Bank instance and another for the Branch instance of Pep+</w:t>
      </w:r>
      <w:r>
        <w:t>.</w:t>
      </w:r>
    </w:p>
    <w:p w14:paraId="39D1F54B" w14:textId="77777777" w:rsidR="009F63D4" w:rsidRDefault="009F63D4" w:rsidP="00796EE6">
      <w:pPr>
        <w:rPr>
          <w:ins w:id="1260" w:author="D'souza, Nigel" w:date="2019-09-30T16:04:00Z"/>
        </w:rPr>
      </w:pPr>
    </w:p>
    <w:p w14:paraId="46BC207A" w14:textId="77777777" w:rsidR="00E3481C" w:rsidRDefault="00E3481C" w:rsidP="00E3481C">
      <w:pPr>
        <w:rPr>
          <w:ins w:id="1261" w:author="D'souza, Nigel" w:date="2019-09-30T16:04:00Z"/>
        </w:rPr>
      </w:pPr>
      <w:ins w:id="1262" w:author="D'souza, Nigel" w:date="2019-09-30T16:04:00Z">
        <w:r>
          <w:t>Guardian Analytics:  EIP team will generate a copy to Guardian Analytics for Branch.</w:t>
        </w:r>
      </w:ins>
    </w:p>
    <w:p w14:paraId="3A36C72E" w14:textId="77777777" w:rsidR="00E3481C" w:rsidDel="00E3481C" w:rsidRDefault="00E3481C" w:rsidP="00796EE6">
      <w:pPr>
        <w:rPr>
          <w:del w:id="1263" w:author="D'souza, Nigel" w:date="2019-09-30T16:04:00Z"/>
        </w:rPr>
      </w:pPr>
    </w:p>
    <w:p w14:paraId="628407E6" w14:textId="77777777" w:rsidR="009F63D4" w:rsidRDefault="009F63D4" w:rsidP="00796EE6">
      <w:pPr>
        <w:rPr>
          <w:ins w:id="1264" w:author="D'souza, Nigel" w:date="2019-09-30T16:03:00Z"/>
        </w:rPr>
      </w:pPr>
      <w:r>
        <w:t>The NACHA files will be scored by Guardian Analytics, but this scoring is completely transparent to Digital Banking – the files are sent to the two instances of PEP+.</w:t>
      </w:r>
    </w:p>
    <w:p w14:paraId="7E2FFABC" w14:textId="77777777" w:rsidR="00E3481C" w:rsidDel="00E3481C" w:rsidRDefault="00E3481C" w:rsidP="00796EE6">
      <w:pPr>
        <w:rPr>
          <w:del w:id="1265" w:author="D'souza, Nigel" w:date="2019-09-30T16:03:00Z"/>
        </w:rPr>
      </w:pPr>
    </w:p>
    <w:p w14:paraId="11B30BFD" w14:textId="77777777" w:rsidR="00EA37DA" w:rsidRDefault="00EA37DA" w:rsidP="00796EE6"/>
    <w:p w14:paraId="1CDFAEF8" w14:textId="77777777" w:rsidR="00BF4839" w:rsidRDefault="00BF4839" w:rsidP="00796EE6"/>
    <w:p w14:paraId="4C483390" w14:textId="77777777" w:rsidR="00BF4839" w:rsidRDefault="00BF4839" w:rsidP="00796EE6"/>
    <w:p w14:paraId="08EF027E" w14:textId="77777777" w:rsidR="00BF4839" w:rsidRDefault="00BF4839" w:rsidP="00796EE6"/>
    <w:p w14:paraId="543F53D2" w14:textId="77777777" w:rsidR="00BF4839" w:rsidRDefault="00BF4839" w:rsidP="00796EE6"/>
    <w:p w14:paraId="1C7F7409" w14:textId="77777777" w:rsidR="00BF4839" w:rsidRDefault="00BF4839" w:rsidP="00796EE6">
      <w:r>
        <w:br/>
      </w:r>
    </w:p>
    <w:p w14:paraId="60934174" w14:textId="77777777" w:rsidR="00BF4839" w:rsidRDefault="00BF4839" w:rsidP="00796EE6"/>
    <w:p w14:paraId="0C42E439" w14:textId="77777777" w:rsidR="00BF4839" w:rsidRDefault="00BF4839" w:rsidP="00796EE6"/>
    <w:p w14:paraId="7D3A1374" w14:textId="77777777" w:rsidR="00BF4839" w:rsidRDefault="00BF4839" w:rsidP="00796EE6"/>
    <w:p w14:paraId="3809448C" w14:textId="77777777" w:rsidR="00BF4839" w:rsidRDefault="00BF4839" w:rsidP="00796EE6"/>
    <w:p w14:paraId="56978EFE" w14:textId="77777777" w:rsidR="00BF4839" w:rsidRPr="00535544" w:rsidRDefault="00BF4839" w:rsidP="00796EE6">
      <w:pPr>
        <w:rPr>
          <w:color w:val="FF0000"/>
          <w:rPrChange w:id="1266" w:author="D'souza, Nigel [2]" w:date="2020-01-03T13:50:00Z">
            <w:rPr/>
          </w:rPrChange>
        </w:rPr>
      </w:pPr>
    </w:p>
    <w:p w14:paraId="0F5581D7" w14:textId="77777777" w:rsidR="00EA37DA" w:rsidRPr="00535544" w:rsidRDefault="00BF4839" w:rsidP="00796EE6">
      <w:r w:rsidRPr="00535544">
        <w:t xml:space="preserve">The configuration of the extracts will need to meet the following </w:t>
      </w:r>
      <w:commentRangeStart w:id="1267"/>
      <w:r w:rsidRPr="00535544">
        <w:t>schedule</w:t>
      </w:r>
      <w:commentRangeEnd w:id="1267"/>
      <w:r w:rsidR="00BD77A8">
        <w:rPr>
          <w:rStyle w:val="CommentReference"/>
          <w:lang w:val="en-GB"/>
        </w:rPr>
        <w:commentReference w:id="1267"/>
      </w:r>
      <w:r w:rsidRPr="00535544">
        <w:t>:</w:t>
      </w:r>
      <w:ins w:id="1268" w:author="D'souza, Nigel" w:date="2019-10-11T12:06:00Z">
        <w:r w:rsidR="003E30A0" w:rsidRPr="00535544">
          <w:t xml:space="preserve"> </w:t>
        </w:r>
        <w:del w:id="1269" w:author="D'souza, Nigel [2]" w:date="2020-01-03T13:50:00Z">
          <w:r w:rsidR="003E30A0" w:rsidRPr="00535544" w:rsidDel="00535544">
            <w:delText>TBD</w:delText>
          </w:r>
        </w:del>
      </w:ins>
    </w:p>
    <w:p w14:paraId="5E62C73B" w14:textId="77777777" w:rsidR="00BF4839" w:rsidRDefault="00BF4839" w:rsidP="00796EE6"/>
    <w:p w14:paraId="0E821022" w14:textId="77777777" w:rsidR="00BF4839" w:rsidRPr="00535544" w:rsidRDefault="00BF4839" w:rsidP="00796EE6"/>
    <w:tbl>
      <w:tblPr>
        <w:tblW w:w="7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480"/>
        <w:gridCol w:w="1080"/>
        <w:gridCol w:w="1080"/>
        <w:gridCol w:w="1080"/>
        <w:gridCol w:w="1080"/>
        <w:gridCol w:w="1080"/>
      </w:tblGrid>
      <w:tr w:rsidR="00AD1805" w:rsidRPr="00AD1805" w14:paraId="5D325EB4" w14:textId="77777777" w:rsidTr="00223435">
        <w:trPr>
          <w:trHeight w:val="315"/>
        </w:trPr>
        <w:tc>
          <w:tcPr>
            <w:tcW w:w="2440" w:type="dxa"/>
            <w:gridSpan w:val="2"/>
            <w:shd w:val="clear" w:color="auto" w:fill="auto"/>
            <w:noWrap/>
            <w:vAlign w:val="bottom"/>
            <w:hideMark/>
          </w:tcPr>
          <w:p w14:paraId="2EB198D5" w14:textId="77777777" w:rsidR="00BF4839" w:rsidRPr="00AD1805" w:rsidRDefault="00BF4839" w:rsidP="00BF4839">
            <w:pPr>
              <w:rPr>
                <w:rFonts w:ascii="Calibri" w:hAnsi="Calibri"/>
                <w:color w:val="FF0000"/>
                <w:sz w:val="24"/>
                <w:lang w:val="en-US"/>
                <w:rPrChange w:id="1270" w:author="D'souza, Nigel" w:date="2021-11-10T15:10:00Z">
                  <w:rPr>
                    <w:rFonts w:ascii="Calibri" w:hAnsi="Calibri"/>
                    <w:sz w:val="24"/>
                    <w:lang w:val="en-US"/>
                  </w:rPr>
                </w:rPrChange>
              </w:rPr>
            </w:pPr>
            <w:r w:rsidRPr="00AD1805">
              <w:rPr>
                <w:rFonts w:ascii="Calibri" w:hAnsi="Calibri"/>
                <w:color w:val="FF0000"/>
                <w:sz w:val="24"/>
                <w:lang w:val="en-US"/>
                <w:rPrChange w:id="1271" w:author="D'souza, Nigel" w:date="2021-11-10T15:10:00Z">
                  <w:rPr>
                    <w:rFonts w:ascii="Calibri" w:hAnsi="Calibri"/>
                    <w:sz w:val="24"/>
                    <w:lang w:val="en-US"/>
                  </w:rPr>
                </w:rPrChange>
              </w:rPr>
              <w:t> </w:t>
            </w:r>
          </w:p>
        </w:tc>
        <w:tc>
          <w:tcPr>
            <w:tcW w:w="3240" w:type="dxa"/>
            <w:gridSpan w:val="3"/>
            <w:shd w:val="clear" w:color="auto" w:fill="auto"/>
            <w:noWrap/>
            <w:vAlign w:val="bottom"/>
            <w:hideMark/>
          </w:tcPr>
          <w:p w14:paraId="6E40EADC" w14:textId="77777777" w:rsidR="00BF4839" w:rsidRPr="00AD1805" w:rsidRDefault="00BF4839" w:rsidP="00BF4839">
            <w:pPr>
              <w:jc w:val="center"/>
              <w:rPr>
                <w:rFonts w:ascii="Calibri" w:hAnsi="Calibri"/>
                <w:b/>
                <w:color w:val="FF0000"/>
                <w:sz w:val="24"/>
                <w:lang w:val="en-US"/>
                <w:rPrChange w:id="1272" w:author="D'souza, Nigel" w:date="2021-11-10T15:10:00Z">
                  <w:rPr>
                    <w:rFonts w:ascii="Calibri" w:hAnsi="Calibri"/>
                    <w:sz w:val="24"/>
                    <w:lang w:val="en-US"/>
                  </w:rPr>
                </w:rPrChange>
              </w:rPr>
            </w:pPr>
            <w:r w:rsidRPr="00AD1805">
              <w:rPr>
                <w:rFonts w:ascii="Calibri" w:hAnsi="Calibri"/>
                <w:b/>
                <w:color w:val="FF0000"/>
                <w:sz w:val="24"/>
                <w:lang w:val="en-US"/>
                <w:rPrChange w:id="1273" w:author="D'souza, Nigel" w:date="2021-11-10T15:10:00Z">
                  <w:rPr>
                    <w:rFonts w:ascii="Calibri" w:hAnsi="Calibri"/>
                    <w:sz w:val="24"/>
                    <w:lang w:val="en-US"/>
                  </w:rPr>
                </w:rPrChange>
              </w:rPr>
              <w:t>MUB (Bank)</w:t>
            </w:r>
          </w:p>
        </w:tc>
        <w:tc>
          <w:tcPr>
            <w:tcW w:w="2160" w:type="dxa"/>
            <w:gridSpan w:val="2"/>
            <w:shd w:val="clear" w:color="auto" w:fill="auto"/>
            <w:noWrap/>
            <w:vAlign w:val="bottom"/>
            <w:hideMark/>
          </w:tcPr>
          <w:p w14:paraId="4B7EDEB3" w14:textId="77777777" w:rsidR="00BF4839" w:rsidRPr="00AD1805" w:rsidRDefault="00BF4839" w:rsidP="00BF4839">
            <w:pPr>
              <w:jc w:val="center"/>
              <w:rPr>
                <w:rFonts w:ascii="Calibri" w:hAnsi="Calibri"/>
                <w:b/>
                <w:color w:val="FF0000"/>
                <w:sz w:val="24"/>
                <w:lang w:val="en-US"/>
                <w:rPrChange w:id="1274" w:author="D'souza, Nigel" w:date="2021-11-10T15:10:00Z">
                  <w:rPr>
                    <w:rFonts w:ascii="Calibri" w:hAnsi="Calibri"/>
                    <w:sz w:val="24"/>
                    <w:lang w:val="en-US"/>
                  </w:rPr>
                </w:rPrChange>
              </w:rPr>
            </w:pPr>
            <w:r w:rsidRPr="00AD1805">
              <w:rPr>
                <w:rFonts w:ascii="Calibri" w:hAnsi="Calibri"/>
                <w:b/>
                <w:color w:val="FF0000"/>
                <w:sz w:val="24"/>
                <w:lang w:val="en-US"/>
                <w:rPrChange w:id="1275" w:author="D'souza, Nigel" w:date="2021-11-10T15:10:00Z">
                  <w:rPr>
                    <w:rFonts w:ascii="Calibri" w:hAnsi="Calibri"/>
                    <w:sz w:val="24"/>
                    <w:lang w:val="en-US"/>
                  </w:rPr>
                </w:rPrChange>
              </w:rPr>
              <w:t>MUFG (Branch)</w:t>
            </w:r>
          </w:p>
        </w:tc>
      </w:tr>
      <w:tr w:rsidR="00AD1805" w:rsidRPr="00AD1805" w14:paraId="03864902" w14:textId="77777777" w:rsidTr="00BF4839">
        <w:trPr>
          <w:trHeight w:val="315"/>
        </w:trPr>
        <w:tc>
          <w:tcPr>
            <w:tcW w:w="960" w:type="dxa"/>
            <w:shd w:val="clear" w:color="auto" w:fill="auto"/>
            <w:noWrap/>
            <w:vAlign w:val="bottom"/>
            <w:hideMark/>
          </w:tcPr>
          <w:p w14:paraId="70680BE2" w14:textId="77777777" w:rsidR="00BF4839" w:rsidRPr="00AD1805" w:rsidRDefault="00BF4839" w:rsidP="00BF4839">
            <w:pPr>
              <w:rPr>
                <w:rFonts w:ascii="Calibri" w:hAnsi="Calibri"/>
                <w:color w:val="FF0000"/>
                <w:sz w:val="24"/>
                <w:lang w:val="en-US"/>
                <w:rPrChange w:id="1276" w:author="D'souza, Nigel" w:date="2021-11-10T15:10:00Z">
                  <w:rPr>
                    <w:rFonts w:ascii="Calibri" w:hAnsi="Calibri"/>
                    <w:sz w:val="24"/>
                    <w:lang w:val="en-US"/>
                  </w:rPr>
                </w:rPrChange>
              </w:rPr>
            </w:pPr>
            <w:r w:rsidRPr="00AD1805">
              <w:rPr>
                <w:rFonts w:ascii="Calibri" w:hAnsi="Calibri"/>
                <w:color w:val="FF0000"/>
                <w:sz w:val="24"/>
                <w:lang w:val="en-US"/>
                <w:rPrChange w:id="1277" w:author="D'souza, Nigel" w:date="2021-11-10T15:10:00Z">
                  <w:rPr>
                    <w:rFonts w:ascii="Calibri" w:hAnsi="Calibri"/>
                    <w:sz w:val="24"/>
                    <w:lang w:val="en-US"/>
                  </w:rPr>
                </w:rPrChange>
              </w:rPr>
              <w:t>Num</w:t>
            </w:r>
          </w:p>
        </w:tc>
        <w:tc>
          <w:tcPr>
            <w:tcW w:w="1480" w:type="dxa"/>
            <w:shd w:val="clear" w:color="auto" w:fill="auto"/>
            <w:noWrap/>
            <w:vAlign w:val="bottom"/>
            <w:hideMark/>
          </w:tcPr>
          <w:p w14:paraId="629CDDE7" w14:textId="77777777" w:rsidR="00BF4839" w:rsidRPr="00AD1805" w:rsidRDefault="00BF4839" w:rsidP="00BF4839">
            <w:pPr>
              <w:jc w:val="center"/>
              <w:rPr>
                <w:rFonts w:ascii="Calibri" w:hAnsi="Calibri"/>
                <w:color w:val="FF0000"/>
                <w:sz w:val="24"/>
                <w:lang w:val="en-US"/>
                <w:rPrChange w:id="1278" w:author="D'souza, Nigel" w:date="2021-11-10T15:10:00Z">
                  <w:rPr>
                    <w:rFonts w:ascii="Calibri" w:hAnsi="Calibri"/>
                    <w:sz w:val="24"/>
                    <w:lang w:val="en-US"/>
                  </w:rPr>
                </w:rPrChange>
              </w:rPr>
            </w:pPr>
            <w:r w:rsidRPr="00AD1805">
              <w:rPr>
                <w:rFonts w:ascii="Calibri" w:hAnsi="Calibri"/>
                <w:color w:val="FF0000"/>
                <w:sz w:val="24"/>
                <w:lang w:val="en-US"/>
                <w:rPrChange w:id="1279" w:author="D'souza, Nigel" w:date="2021-11-10T15:10:00Z">
                  <w:rPr>
                    <w:rFonts w:ascii="Calibri" w:hAnsi="Calibri"/>
                    <w:sz w:val="24"/>
                    <w:lang w:val="en-US"/>
                  </w:rPr>
                </w:rPrChange>
              </w:rPr>
              <w:t>PEP out time</w:t>
            </w:r>
          </w:p>
        </w:tc>
        <w:tc>
          <w:tcPr>
            <w:tcW w:w="1080" w:type="dxa"/>
            <w:shd w:val="clear" w:color="auto" w:fill="auto"/>
            <w:noWrap/>
            <w:vAlign w:val="bottom"/>
            <w:hideMark/>
          </w:tcPr>
          <w:p w14:paraId="36F9CA0D" w14:textId="77777777" w:rsidR="00BF4839" w:rsidRPr="00AD1805" w:rsidRDefault="00BF4839" w:rsidP="00BF4839">
            <w:pPr>
              <w:jc w:val="center"/>
              <w:rPr>
                <w:rFonts w:ascii="Calibri" w:hAnsi="Calibri"/>
                <w:color w:val="FF0000"/>
                <w:sz w:val="24"/>
                <w:lang w:val="en-US"/>
                <w:rPrChange w:id="1280" w:author="D'souza, Nigel" w:date="2021-11-10T15:10:00Z">
                  <w:rPr>
                    <w:rFonts w:ascii="Calibri" w:hAnsi="Calibri"/>
                    <w:sz w:val="24"/>
                    <w:lang w:val="en-US"/>
                  </w:rPr>
                </w:rPrChange>
              </w:rPr>
            </w:pPr>
            <w:r w:rsidRPr="00AD1805">
              <w:rPr>
                <w:rFonts w:ascii="Calibri" w:hAnsi="Calibri"/>
                <w:color w:val="FF0000"/>
                <w:sz w:val="24"/>
                <w:lang w:val="en-US"/>
                <w:rPrChange w:id="1281" w:author="D'souza, Nigel" w:date="2021-11-10T15:10:00Z">
                  <w:rPr>
                    <w:rFonts w:ascii="Calibri" w:hAnsi="Calibri"/>
                    <w:sz w:val="24"/>
                    <w:lang w:val="en-US"/>
                  </w:rPr>
                </w:rPrChange>
              </w:rPr>
              <w:t>1</w:t>
            </w:r>
          </w:p>
        </w:tc>
        <w:tc>
          <w:tcPr>
            <w:tcW w:w="1080" w:type="dxa"/>
            <w:shd w:val="clear" w:color="auto" w:fill="auto"/>
            <w:noWrap/>
            <w:vAlign w:val="bottom"/>
            <w:hideMark/>
          </w:tcPr>
          <w:p w14:paraId="27C9141D" w14:textId="77777777" w:rsidR="00BF4839" w:rsidRPr="00AD1805" w:rsidRDefault="00BF4839" w:rsidP="00BF4839">
            <w:pPr>
              <w:jc w:val="center"/>
              <w:rPr>
                <w:rFonts w:ascii="Calibri" w:hAnsi="Calibri"/>
                <w:color w:val="FF0000"/>
                <w:sz w:val="24"/>
                <w:lang w:val="en-US"/>
                <w:rPrChange w:id="1282" w:author="D'souza, Nigel" w:date="2021-11-10T15:10:00Z">
                  <w:rPr>
                    <w:rFonts w:ascii="Calibri" w:hAnsi="Calibri"/>
                    <w:sz w:val="24"/>
                    <w:lang w:val="en-US"/>
                  </w:rPr>
                </w:rPrChange>
              </w:rPr>
            </w:pPr>
            <w:r w:rsidRPr="00AD1805">
              <w:rPr>
                <w:rFonts w:ascii="Calibri" w:hAnsi="Calibri"/>
                <w:color w:val="FF0000"/>
                <w:sz w:val="24"/>
                <w:lang w:val="en-US"/>
                <w:rPrChange w:id="1283" w:author="D'souza, Nigel" w:date="2021-11-10T15:10:00Z">
                  <w:rPr>
                    <w:rFonts w:ascii="Calibri" w:hAnsi="Calibri"/>
                    <w:sz w:val="24"/>
                    <w:lang w:val="en-US"/>
                  </w:rPr>
                </w:rPrChange>
              </w:rPr>
              <w:t>2</w:t>
            </w:r>
          </w:p>
        </w:tc>
        <w:tc>
          <w:tcPr>
            <w:tcW w:w="1080" w:type="dxa"/>
            <w:shd w:val="clear" w:color="auto" w:fill="auto"/>
            <w:noWrap/>
            <w:vAlign w:val="bottom"/>
            <w:hideMark/>
          </w:tcPr>
          <w:p w14:paraId="681569A2" w14:textId="77777777" w:rsidR="00BF4839" w:rsidRPr="00AD1805" w:rsidRDefault="00BF4839" w:rsidP="00BF4839">
            <w:pPr>
              <w:jc w:val="center"/>
              <w:rPr>
                <w:rFonts w:ascii="Calibri" w:hAnsi="Calibri"/>
                <w:color w:val="FF0000"/>
                <w:sz w:val="24"/>
                <w:lang w:val="en-US"/>
                <w:rPrChange w:id="1284" w:author="D'souza, Nigel" w:date="2021-11-10T15:10:00Z">
                  <w:rPr>
                    <w:rFonts w:ascii="Calibri" w:hAnsi="Calibri"/>
                    <w:sz w:val="24"/>
                    <w:lang w:val="en-US"/>
                  </w:rPr>
                </w:rPrChange>
              </w:rPr>
            </w:pPr>
            <w:r w:rsidRPr="00AD1805">
              <w:rPr>
                <w:rFonts w:ascii="Calibri" w:hAnsi="Calibri"/>
                <w:color w:val="FF0000"/>
                <w:sz w:val="24"/>
                <w:lang w:val="en-US"/>
                <w:rPrChange w:id="1285" w:author="D'souza, Nigel" w:date="2021-11-10T15:10:00Z">
                  <w:rPr>
                    <w:rFonts w:ascii="Calibri" w:hAnsi="Calibri"/>
                    <w:sz w:val="24"/>
                    <w:lang w:val="en-US"/>
                  </w:rPr>
                </w:rPrChange>
              </w:rPr>
              <w:t>3</w:t>
            </w:r>
          </w:p>
        </w:tc>
        <w:tc>
          <w:tcPr>
            <w:tcW w:w="1080" w:type="dxa"/>
            <w:shd w:val="clear" w:color="auto" w:fill="auto"/>
            <w:noWrap/>
            <w:vAlign w:val="bottom"/>
            <w:hideMark/>
          </w:tcPr>
          <w:p w14:paraId="18826889" w14:textId="77777777" w:rsidR="00BF4839" w:rsidRPr="00AD1805" w:rsidRDefault="00BF4839" w:rsidP="00BF4839">
            <w:pPr>
              <w:jc w:val="center"/>
              <w:rPr>
                <w:rFonts w:ascii="Calibri" w:hAnsi="Calibri"/>
                <w:color w:val="FF0000"/>
                <w:sz w:val="24"/>
                <w:lang w:val="en-US"/>
                <w:rPrChange w:id="1286" w:author="D'souza, Nigel" w:date="2021-11-10T15:10:00Z">
                  <w:rPr>
                    <w:rFonts w:ascii="Calibri" w:hAnsi="Calibri"/>
                    <w:sz w:val="24"/>
                    <w:lang w:val="en-US"/>
                  </w:rPr>
                </w:rPrChange>
              </w:rPr>
            </w:pPr>
            <w:r w:rsidRPr="00AD1805">
              <w:rPr>
                <w:rFonts w:ascii="Calibri" w:hAnsi="Calibri"/>
                <w:color w:val="FF0000"/>
                <w:sz w:val="24"/>
                <w:lang w:val="en-US"/>
                <w:rPrChange w:id="1287" w:author="D'souza, Nigel" w:date="2021-11-10T15:10:00Z">
                  <w:rPr>
                    <w:rFonts w:ascii="Calibri" w:hAnsi="Calibri"/>
                    <w:sz w:val="24"/>
                    <w:lang w:val="en-US"/>
                  </w:rPr>
                </w:rPrChange>
              </w:rPr>
              <w:t>4</w:t>
            </w:r>
          </w:p>
        </w:tc>
        <w:tc>
          <w:tcPr>
            <w:tcW w:w="1080" w:type="dxa"/>
            <w:shd w:val="clear" w:color="auto" w:fill="auto"/>
            <w:noWrap/>
            <w:vAlign w:val="bottom"/>
            <w:hideMark/>
          </w:tcPr>
          <w:p w14:paraId="5DF10CD6" w14:textId="77777777" w:rsidR="00BF4839" w:rsidRPr="00AD1805" w:rsidRDefault="00BF4839" w:rsidP="00BF4839">
            <w:pPr>
              <w:jc w:val="center"/>
              <w:rPr>
                <w:rFonts w:ascii="Calibri" w:hAnsi="Calibri"/>
                <w:color w:val="FF0000"/>
                <w:sz w:val="24"/>
                <w:lang w:val="en-US"/>
                <w:rPrChange w:id="1288" w:author="D'souza, Nigel" w:date="2021-11-10T15:10:00Z">
                  <w:rPr>
                    <w:rFonts w:ascii="Calibri" w:hAnsi="Calibri"/>
                    <w:sz w:val="24"/>
                    <w:lang w:val="en-US"/>
                  </w:rPr>
                </w:rPrChange>
              </w:rPr>
            </w:pPr>
            <w:r w:rsidRPr="00AD1805">
              <w:rPr>
                <w:rFonts w:ascii="Calibri" w:hAnsi="Calibri"/>
                <w:color w:val="FF0000"/>
                <w:sz w:val="24"/>
                <w:lang w:val="en-US"/>
                <w:rPrChange w:id="1289" w:author="D'souza, Nigel" w:date="2021-11-10T15:10:00Z">
                  <w:rPr>
                    <w:rFonts w:ascii="Calibri" w:hAnsi="Calibri"/>
                    <w:sz w:val="24"/>
                    <w:lang w:val="en-US"/>
                  </w:rPr>
                </w:rPrChange>
              </w:rPr>
              <w:t>5</w:t>
            </w:r>
          </w:p>
        </w:tc>
      </w:tr>
      <w:tr w:rsidR="00AD1805" w:rsidRPr="00AD1805" w14:paraId="2E958F4B" w14:textId="77777777" w:rsidTr="00BF4839">
        <w:trPr>
          <w:trHeight w:val="315"/>
        </w:trPr>
        <w:tc>
          <w:tcPr>
            <w:tcW w:w="960" w:type="dxa"/>
            <w:shd w:val="clear" w:color="auto" w:fill="auto"/>
            <w:noWrap/>
            <w:vAlign w:val="bottom"/>
            <w:hideMark/>
          </w:tcPr>
          <w:p w14:paraId="51AB8E58" w14:textId="77777777" w:rsidR="00BF4839" w:rsidRPr="00AD1805" w:rsidRDefault="00BF4839" w:rsidP="00BF4839">
            <w:pPr>
              <w:jc w:val="center"/>
              <w:rPr>
                <w:rFonts w:ascii="Calibri" w:hAnsi="Calibri"/>
                <w:color w:val="FF0000"/>
                <w:sz w:val="24"/>
                <w:lang w:val="en-US"/>
                <w:rPrChange w:id="1290" w:author="D'souza, Nigel" w:date="2021-11-10T15:10:00Z">
                  <w:rPr>
                    <w:rFonts w:ascii="Calibri" w:hAnsi="Calibri"/>
                    <w:sz w:val="24"/>
                    <w:lang w:val="en-US"/>
                  </w:rPr>
                </w:rPrChange>
              </w:rPr>
            </w:pPr>
          </w:p>
        </w:tc>
        <w:tc>
          <w:tcPr>
            <w:tcW w:w="1480" w:type="dxa"/>
            <w:shd w:val="clear" w:color="auto" w:fill="auto"/>
            <w:noWrap/>
            <w:vAlign w:val="bottom"/>
            <w:hideMark/>
          </w:tcPr>
          <w:p w14:paraId="3D809DC9" w14:textId="77777777" w:rsidR="00BF4839" w:rsidRPr="00AD1805" w:rsidRDefault="00BF4839" w:rsidP="00BF4839">
            <w:pPr>
              <w:jc w:val="center"/>
              <w:rPr>
                <w:rFonts w:ascii="Calibri" w:hAnsi="Calibri"/>
                <w:i/>
                <w:iCs/>
                <w:color w:val="FF0000"/>
                <w:szCs w:val="20"/>
                <w:lang w:val="en-US"/>
                <w:rPrChange w:id="1291" w:author="D'souza, Nigel" w:date="2021-11-10T15:10:00Z">
                  <w:rPr>
                    <w:rFonts w:ascii="Calibri" w:hAnsi="Calibri"/>
                    <w:i/>
                    <w:iCs/>
                    <w:szCs w:val="20"/>
                    <w:lang w:val="en-US"/>
                  </w:rPr>
                </w:rPrChange>
              </w:rPr>
            </w:pPr>
            <w:r w:rsidRPr="00AD1805">
              <w:rPr>
                <w:rFonts w:ascii="Calibri" w:hAnsi="Calibri"/>
                <w:i/>
                <w:iCs/>
                <w:color w:val="FF0000"/>
                <w:szCs w:val="20"/>
                <w:lang w:val="en-US"/>
                <w:rPrChange w:id="1292" w:author="D'souza, Nigel" w:date="2021-11-10T15:10:00Z">
                  <w:rPr>
                    <w:rFonts w:ascii="Calibri" w:hAnsi="Calibri"/>
                    <w:i/>
                    <w:iCs/>
                    <w:szCs w:val="20"/>
                    <w:lang w:val="en-US"/>
                  </w:rPr>
                </w:rPrChange>
              </w:rPr>
              <w:t>All times ET</w:t>
            </w:r>
          </w:p>
        </w:tc>
        <w:tc>
          <w:tcPr>
            <w:tcW w:w="1080" w:type="dxa"/>
            <w:shd w:val="clear" w:color="auto" w:fill="auto"/>
            <w:noWrap/>
            <w:vAlign w:val="bottom"/>
            <w:hideMark/>
          </w:tcPr>
          <w:p w14:paraId="0A31FD5E" w14:textId="77777777" w:rsidR="00BF4839" w:rsidRPr="00AD1805" w:rsidRDefault="00BF4839" w:rsidP="00BF4839">
            <w:pPr>
              <w:jc w:val="center"/>
              <w:rPr>
                <w:rFonts w:ascii="Calibri" w:hAnsi="Calibri"/>
                <w:i/>
                <w:iCs/>
                <w:color w:val="FF0000"/>
                <w:szCs w:val="20"/>
                <w:lang w:val="en-US"/>
                <w:rPrChange w:id="1293" w:author="D'souza, Nigel" w:date="2021-11-10T15:10:00Z">
                  <w:rPr>
                    <w:rFonts w:ascii="Calibri" w:hAnsi="Calibri"/>
                    <w:i/>
                    <w:iCs/>
                    <w:szCs w:val="20"/>
                    <w:lang w:val="en-US"/>
                  </w:rPr>
                </w:rPrChange>
              </w:rPr>
            </w:pPr>
            <w:r w:rsidRPr="00AD1805">
              <w:rPr>
                <w:rFonts w:ascii="Calibri" w:hAnsi="Calibri"/>
                <w:i/>
                <w:iCs/>
                <w:color w:val="FF0000"/>
                <w:szCs w:val="20"/>
                <w:lang w:val="en-US"/>
                <w:rPrChange w:id="1294" w:author="D'souza, Nigel" w:date="2021-11-10T15:10:00Z">
                  <w:rPr>
                    <w:rFonts w:ascii="Calibri" w:hAnsi="Calibri"/>
                    <w:i/>
                    <w:iCs/>
                    <w:szCs w:val="20"/>
                    <w:lang w:val="en-US"/>
                  </w:rPr>
                </w:rPrChange>
              </w:rPr>
              <w:t>IAT</w:t>
            </w:r>
          </w:p>
        </w:tc>
        <w:tc>
          <w:tcPr>
            <w:tcW w:w="1080" w:type="dxa"/>
            <w:shd w:val="clear" w:color="auto" w:fill="auto"/>
            <w:noWrap/>
            <w:vAlign w:val="bottom"/>
            <w:hideMark/>
          </w:tcPr>
          <w:p w14:paraId="3AD1AE5B" w14:textId="77777777" w:rsidR="00BF4839" w:rsidRPr="00AD1805" w:rsidRDefault="00BF4839" w:rsidP="00BF4839">
            <w:pPr>
              <w:jc w:val="center"/>
              <w:rPr>
                <w:rFonts w:ascii="Calibri" w:hAnsi="Calibri"/>
                <w:i/>
                <w:iCs/>
                <w:color w:val="FF0000"/>
                <w:szCs w:val="20"/>
                <w:lang w:val="en-US"/>
                <w:rPrChange w:id="1295" w:author="D'souza, Nigel" w:date="2021-11-10T15:10:00Z">
                  <w:rPr>
                    <w:rFonts w:ascii="Calibri" w:hAnsi="Calibri"/>
                    <w:i/>
                    <w:iCs/>
                    <w:szCs w:val="20"/>
                    <w:lang w:val="en-US"/>
                  </w:rPr>
                </w:rPrChange>
              </w:rPr>
            </w:pPr>
            <w:r w:rsidRPr="00AD1805">
              <w:rPr>
                <w:rFonts w:ascii="Calibri" w:hAnsi="Calibri"/>
                <w:i/>
                <w:iCs/>
                <w:color w:val="FF0000"/>
                <w:szCs w:val="20"/>
                <w:lang w:val="en-US"/>
                <w:rPrChange w:id="1296" w:author="D'souza, Nigel" w:date="2021-11-10T15:10:00Z">
                  <w:rPr>
                    <w:rFonts w:ascii="Calibri" w:hAnsi="Calibri"/>
                    <w:i/>
                    <w:iCs/>
                    <w:szCs w:val="20"/>
                    <w:lang w:val="en-US"/>
                  </w:rPr>
                </w:rPrChange>
              </w:rPr>
              <w:t>Same Day</w:t>
            </w:r>
          </w:p>
        </w:tc>
        <w:tc>
          <w:tcPr>
            <w:tcW w:w="1080" w:type="dxa"/>
            <w:shd w:val="clear" w:color="auto" w:fill="auto"/>
            <w:noWrap/>
            <w:vAlign w:val="bottom"/>
            <w:hideMark/>
          </w:tcPr>
          <w:p w14:paraId="191A9D2C" w14:textId="77777777" w:rsidR="00BF4839" w:rsidRPr="00AD1805" w:rsidRDefault="00BF4839" w:rsidP="00BF4839">
            <w:pPr>
              <w:jc w:val="center"/>
              <w:rPr>
                <w:rFonts w:ascii="Calibri" w:hAnsi="Calibri"/>
                <w:i/>
                <w:iCs/>
                <w:color w:val="FF0000"/>
                <w:szCs w:val="20"/>
                <w:lang w:val="en-US"/>
                <w:rPrChange w:id="1297" w:author="D'souza, Nigel" w:date="2021-11-10T15:10:00Z">
                  <w:rPr>
                    <w:rFonts w:ascii="Calibri" w:hAnsi="Calibri"/>
                    <w:i/>
                    <w:iCs/>
                    <w:szCs w:val="20"/>
                    <w:lang w:val="en-US"/>
                  </w:rPr>
                </w:rPrChange>
              </w:rPr>
            </w:pPr>
            <w:r w:rsidRPr="00AD1805">
              <w:rPr>
                <w:rFonts w:ascii="Calibri" w:hAnsi="Calibri"/>
                <w:i/>
                <w:iCs/>
                <w:color w:val="FF0000"/>
                <w:szCs w:val="20"/>
                <w:lang w:val="en-US"/>
                <w:rPrChange w:id="1298" w:author="D'souza, Nigel" w:date="2021-11-10T15:10:00Z">
                  <w:rPr>
                    <w:rFonts w:ascii="Calibri" w:hAnsi="Calibri"/>
                    <w:i/>
                    <w:iCs/>
                    <w:szCs w:val="20"/>
                    <w:lang w:val="en-US"/>
                  </w:rPr>
                </w:rPrChange>
              </w:rPr>
              <w:t>2 Day</w:t>
            </w:r>
          </w:p>
        </w:tc>
        <w:tc>
          <w:tcPr>
            <w:tcW w:w="1080" w:type="dxa"/>
            <w:shd w:val="clear" w:color="auto" w:fill="auto"/>
            <w:noWrap/>
            <w:vAlign w:val="bottom"/>
            <w:hideMark/>
          </w:tcPr>
          <w:p w14:paraId="2D0C58BC" w14:textId="77777777" w:rsidR="00BF4839" w:rsidRPr="00AD1805" w:rsidRDefault="00BF4839" w:rsidP="00BF4839">
            <w:pPr>
              <w:jc w:val="center"/>
              <w:rPr>
                <w:rFonts w:ascii="Calibri" w:hAnsi="Calibri"/>
                <w:i/>
                <w:iCs/>
                <w:color w:val="FF0000"/>
                <w:szCs w:val="20"/>
                <w:lang w:val="en-US"/>
                <w:rPrChange w:id="1299" w:author="D'souza, Nigel" w:date="2021-11-10T15:10:00Z">
                  <w:rPr>
                    <w:rFonts w:ascii="Calibri" w:hAnsi="Calibri"/>
                    <w:i/>
                    <w:iCs/>
                    <w:szCs w:val="20"/>
                    <w:lang w:val="en-US"/>
                  </w:rPr>
                </w:rPrChange>
              </w:rPr>
            </w:pPr>
            <w:r w:rsidRPr="00AD1805">
              <w:rPr>
                <w:rFonts w:ascii="Calibri" w:hAnsi="Calibri"/>
                <w:i/>
                <w:iCs/>
                <w:color w:val="FF0000"/>
                <w:szCs w:val="20"/>
                <w:lang w:val="en-US"/>
                <w:rPrChange w:id="1300" w:author="D'souza, Nigel" w:date="2021-11-10T15:10:00Z">
                  <w:rPr>
                    <w:rFonts w:ascii="Calibri" w:hAnsi="Calibri"/>
                    <w:i/>
                    <w:iCs/>
                    <w:szCs w:val="20"/>
                    <w:lang w:val="en-US"/>
                  </w:rPr>
                </w:rPrChange>
              </w:rPr>
              <w:t>Same Day</w:t>
            </w:r>
          </w:p>
        </w:tc>
        <w:tc>
          <w:tcPr>
            <w:tcW w:w="1080" w:type="dxa"/>
            <w:shd w:val="clear" w:color="auto" w:fill="auto"/>
            <w:noWrap/>
            <w:vAlign w:val="bottom"/>
            <w:hideMark/>
          </w:tcPr>
          <w:p w14:paraId="4DB4DD2B" w14:textId="77777777" w:rsidR="00BF4839" w:rsidRPr="00AD1805" w:rsidRDefault="00BF4839" w:rsidP="00BF4839">
            <w:pPr>
              <w:jc w:val="center"/>
              <w:rPr>
                <w:rFonts w:ascii="Calibri" w:hAnsi="Calibri"/>
                <w:i/>
                <w:iCs/>
                <w:color w:val="FF0000"/>
                <w:szCs w:val="20"/>
                <w:lang w:val="en-US"/>
                <w:rPrChange w:id="1301" w:author="D'souza, Nigel" w:date="2021-11-10T15:10:00Z">
                  <w:rPr>
                    <w:rFonts w:ascii="Calibri" w:hAnsi="Calibri"/>
                    <w:i/>
                    <w:iCs/>
                    <w:szCs w:val="20"/>
                    <w:lang w:val="en-US"/>
                  </w:rPr>
                </w:rPrChange>
              </w:rPr>
            </w:pPr>
            <w:r w:rsidRPr="00AD1805">
              <w:rPr>
                <w:rFonts w:ascii="Calibri" w:hAnsi="Calibri"/>
                <w:i/>
                <w:iCs/>
                <w:color w:val="FF0000"/>
                <w:szCs w:val="20"/>
                <w:lang w:val="en-US"/>
                <w:rPrChange w:id="1302" w:author="D'souza, Nigel" w:date="2021-11-10T15:10:00Z">
                  <w:rPr>
                    <w:rFonts w:ascii="Calibri" w:hAnsi="Calibri"/>
                    <w:i/>
                    <w:iCs/>
                    <w:szCs w:val="20"/>
                    <w:lang w:val="en-US"/>
                  </w:rPr>
                </w:rPrChange>
              </w:rPr>
              <w:t>2 Day</w:t>
            </w:r>
          </w:p>
        </w:tc>
      </w:tr>
      <w:tr w:rsidR="00AD1805" w:rsidRPr="00AD1805" w14:paraId="455CC296" w14:textId="77777777" w:rsidTr="00BF4839">
        <w:trPr>
          <w:trHeight w:val="315"/>
        </w:trPr>
        <w:tc>
          <w:tcPr>
            <w:tcW w:w="960" w:type="dxa"/>
            <w:shd w:val="clear" w:color="auto" w:fill="auto"/>
            <w:noWrap/>
            <w:vAlign w:val="bottom"/>
            <w:hideMark/>
          </w:tcPr>
          <w:p w14:paraId="3AA6ED77" w14:textId="77777777" w:rsidR="00BF4839" w:rsidRPr="00AD1805" w:rsidRDefault="00BF4839" w:rsidP="00BF4839">
            <w:pPr>
              <w:jc w:val="right"/>
              <w:rPr>
                <w:rFonts w:ascii="Calibri" w:hAnsi="Calibri"/>
                <w:color w:val="FF0000"/>
                <w:sz w:val="24"/>
                <w:lang w:val="en-US"/>
                <w:rPrChange w:id="1303" w:author="D'souza, Nigel" w:date="2021-11-10T15:10:00Z">
                  <w:rPr>
                    <w:rFonts w:ascii="Calibri" w:hAnsi="Calibri"/>
                    <w:sz w:val="24"/>
                    <w:lang w:val="en-US"/>
                  </w:rPr>
                </w:rPrChange>
              </w:rPr>
            </w:pPr>
            <w:r w:rsidRPr="00AD1805">
              <w:rPr>
                <w:rFonts w:ascii="Calibri" w:hAnsi="Calibri"/>
                <w:color w:val="FF0000"/>
                <w:sz w:val="24"/>
                <w:lang w:val="en-US"/>
                <w:rPrChange w:id="1304" w:author="D'souza, Nigel" w:date="2021-11-10T15:10:00Z">
                  <w:rPr>
                    <w:rFonts w:ascii="Calibri" w:hAnsi="Calibri"/>
                    <w:sz w:val="24"/>
                    <w:lang w:val="en-US"/>
                  </w:rPr>
                </w:rPrChange>
              </w:rPr>
              <w:t>1</w:t>
            </w:r>
          </w:p>
        </w:tc>
        <w:tc>
          <w:tcPr>
            <w:tcW w:w="1480" w:type="dxa"/>
            <w:shd w:val="clear" w:color="auto" w:fill="auto"/>
            <w:noWrap/>
            <w:vAlign w:val="bottom"/>
            <w:hideMark/>
          </w:tcPr>
          <w:p w14:paraId="30F0B111" w14:textId="77777777" w:rsidR="00BF4839" w:rsidRPr="00AD1805" w:rsidRDefault="00942B7C" w:rsidP="00B32E3A">
            <w:pPr>
              <w:jc w:val="center"/>
              <w:rPr>
                <w:rFonts w:ascii="Calibri" w:hAnsi="Calibri"/>
                <w:color w:val="FF0000"/>
                <w:sz w:val="24"/>
                <w:lang w:val="en-US"/>
                <w:rPrChange w:id="1305" w:author="D'souza, Nigel" w:date="2021-11-10T15:10:00Z">
                  <w:rPr>
                    <w:rFonts w:ascii="Calibri" w:hAnsi="Calibri"/>
                    <w:sz w:val="24"/>
                    <w:lang w:val="en-US"/>
                  </w:rPr>
                </w:rPrChange>
              </w:rPr>
            </w:pPr>
            <w:r w:rsidRPr="00AD1805">
              <w:rPr>
                <w:rFonts w:ascii="Calibri" w:hAnsi="Calibri"/>
                <w:color w:val="FF0000"/>
                <w:sz w:val="24"/>
                <w:lang w:val="en-US"/>
              </w:rPr>
              <w:t>9</w:t>
            </w:r>
            <w:r w:rsidR="00B32E3A" w:rsidRPr="00AD1805">
              <w:rPr>
                <w:rFonts w:ascii="Calibri" w:hAnsi="Calibri"/>
                <w:color w:val="FF0000"/>
                <w:sz w:val="24"/>
                <w:lang w:val="en-US"/>
              </w:rPr>
              <w:t>:15</w:t>
            </w:r>
            <w:r w:rsidR="00BF4839" w:rsidRPr="00AD1805">
              <w:rPr>
                <w:rFonts w:ascii="Calibri" w:hAnsi="Calibri"/>
                <w:color w:val="FF0000"/>
                <w:sz w:val="24"/>
                <w:lang w:val="en-US"/>
                <w:rPrChange w:id="1306" w:author="D'souza, Nigel" w:date="2021-11-10T15:10:00Z">
                  <w:rPr>
                    <w:rFonts w:ascii="Calibri" w:hAnsi="Calibri"/>
                    <w:sz w:val="24"/>
                    <w:lang w:val="en-US"/>
                  </w:rPr>
                </w:rPrChange>
              </w:rPr>
              <w:t xml:space="preserve"> AM</w:t>
            </w:r>
          </w:p>
        </w:tc>
        <w:tc>
          <w:tcPr>
            <w:tcW w:w="1080" w:type="dxa"/>
            <w:shd w:val="clear" w:color="auto" w:fill="auto"/>
            <w:noWrap/>
            <w:vAlign w:val="bottom"/>
            <w:hideMark/>
          </w:tcPr>
          <w:p w14:paraId="1CC5B3EB" w14:textId="77777777" w:rsidR="00BF4839" w:rsidRPr="00AD1805" w:rsidRDefault="00B32E3A" w:rsidP="00BF4839">
            <w:pPr>
              <w:jc w:val="center"/>
              <w:rPr>
                <w:rFonts w:ascii="Calibri" w:hAnsi="Calibri"/>
                <w:color w:val="FF0000"/>
                <w:sz w:val="24"/>
                <w:lang w:val="en-US"/>
                <w:rPrChange w:id="1307" w:author="D'souza, Nigel" w:date="2021-11-10T15:10:00Z">
                  <w:rPr>
                    <w:rFonts w:ascii="Calibri" w:hAnsi="Calibri"/>
                    <w:sz w:val="24"/>
                    <w:lang w:val="en-US"/>
                  </w:rPr>
                </w:rPrChange>
              </w:rPr>
            </w:pPr>
            <w:r w:rsidRPr="00AD1805">
              <w:rPr>
                <w:rFonts w:ascii="Calibri" w:hAnsi="Calibri"/>
                <w:color w:val="FF0000"/>
                <w:sz w:val="24"/>
                <w:lang w:val="en-US"/>
              </w:rPr>
              <w:t>X</w:t>
            </w:r>
          </w:p>
        </w:tc>
        <w:tc>
          <w:tcPr>
            <w:tcW w:w="1080" w:type="dxa"/>
            <w:shd w:val="clear" w:color="auto" w:fill="auto"/>
            <w:noWrap/>
            <w:vAlign w:val="bottom"/>
            <w:hideMark/>
          </w:tcPr>
          <w:p w14:paraId="6793F092" w14:textId="77777777" w:rsidR="00BF4839" w:rsidRPr="00AD1805" w:rsidRDefault="00B32E3A" w:rsidP="00BF4839">
            <w:pPr>
              <w:jc w:val="center"/>
              <w:rPr>
                <w:rFonts w:ascii="Times New Roman" w:hAnsi="Times New Roman"/>
                <w:color w:val="FF0000"/>
                <w:szCs w:val="20"/>
                <w:lang w:val="en-US"/>
                <w:rPrChange w:id="1308" w:author="D'souza, Nigel" w:date="2021-11-10T15:10:00Z">
                  <w:rPr>
                    <w:rFonts w:ascii="Times New Roman" w:hAnsi="Times New Roman"/>
                    <w:szCs w:val="20"/>
                    <w:lang w:val="en-US"/>
                  </w:rPr>
                </w:rPrChange>
              </w:rPr>
            </w:pPr>
            <w:r w:rsidRPr="00AD1805">
              <w:rPr>
                <w:rFonts w:ascii="Times New Roman" w:hAnsi="Times New Roman"/>
                <w:color w:val="FF0000"/>
                <w:szCs w:val="20"/>
                <w:lang w:val="en-US"/>
              </w:rPr>
              <w:t>X</w:t>
            </w:r>
          </w:p>
        </w:tc>
        <w:tc>
          <w:tcPr>
            <w:tcW w:w="1080" w:type="dxa"/>
            <w:shd w:val="clear" w:color="auto" w:fill="auto"/>
            <w:noWrap/>
            <w:vAlign w:val="bottom"/>
            <w:hideMark/>
          </w:tcPr>
          <w:p w14:paraId="318105B4" w14:textId="77777777" w:rsidR="00BF4839" w:rsidRPr="00AD1805" w:rsidRDefault="00B32E3A" w:rsidP="00BF4839">
            <w:pPr>
              <w:jc w:val="center"/>
              <w:rPr>
                <w:rFonts w:ascii="Times New Roman" w:hAnsi="Times New Roman"/>
                <w:color w:val="FF0000"/>
                <w:szCs w:val="20"/>
                <w:lang w:val="en-US"/>
                <w:rPrChange w:id="1309" w:author="D'souza, Nigel" w:date="2021-11-10T15:10:00Z">
                  <w:rPr>
                    <w:rFonts w:ascii="Times New Roman" w:hAnsi="Times New Roman"/>
                    <w:szCs w:val="20"/>
                    <w:lang w:val="en-US"/>
                  </w:rPr>
                </w:rPrChange>
              </w:rPr>
            </w:pPr>
            <w:r w:rsidRPr="00AD1805">
              <w:rPr>
                <w:rFonts w:ascii="Times New Roman" w:hAnsi="Times New Roman"/>
                <w:color w:val="FF0000"/>
                <w:szCs w:val="20"/>
                <w:lang w:val="en-US"/>
              </w:rPr>
              <w:t>X</w:t>
            </w:r>
          </w:p>
        </w:tc>
        <w:tc>
          <w:tcPr>
            <w:tcW w:w="1080" w:type="dxa"/>
            <w:shd w:val="clear" w:color="auto" w:fill="auto"/>
            <w:noWrap/>
            <w:vAlign w:val="bottom"/>
            <w:hideMark/>
          </w:tcPr>
          <w:p w14:paraId="3DC49D1D" w14:textId="77777777" w:rsidR="00BF4839" w:rsidRPr="00AD1805" w:rsidRDefault="00BF4839" w:rsidP="00BF4839">
            <w:pPr>
              <w:jc w:val="center"/>
              <w:rPr>
                <w:rFonts w:ascii="Calibri" w:hAnsi="Calibri"/>
                <w:color w:val="FF0000"/>
                <w:sz w:val="24"/>
                <w:lang w:val="en-US"/>
                <w:rPrChange w:id="1310" w:author="D'souza, Nigel" w:date="2021-11-10T15:10:00Z">
                  <w:rPr>
                    <w:rFonts w:ascii="Calibri" w:hAnsi="Calibri"/>
                    <w:sz w:val="24"/>
                    <w:lang w:val="en-US"/>
                  </w:rPr>
                </w:rPrChange>
              </w:rPr>
            </w:pPr>
            <w:r w:rsidRPr="00AD1805">
              <w:rPr>
                <w:rFonts w:ascii="Calibri" w:hAnsi="Calibri"/>
                <w:color w:val="FF0000"/>
                <w:sz w:val="24"/>
                <w:lang w:val="en-US"/>
                <w:rPrChange w:id="1311" w:author="D'souza, Nigel" w:date="2021-11-10T15:10:00Z">
                  <w:rPr>
                    <w:rFonts w:ascii="Calibri" w:hAnsi="Calibri"/>
                    <w:sz w:val="24"/>
                    <w:lang w:val="en-US"/>
                  </w:rPr>
                </w:rPrChange>
              </w:rPr>
              <w:t>X</w:t>
            </w:r>
          </w:p>
        </w:tc>
        <w:tc>
          <w:tcPr>
            <w:tcW w:w="1080" w:type="dxa"/>
            <w:shd w:val="clear" w:color="auto" w:fill="auto"/>
            <w:noWrap/>
            <w:vAlign w:val="bottom"/>
            <w:hideMark/>
          </w:tcPr>
          <w:p w14:paraId="3ACC2964" w14:textId="77777777" w:rsidR="00BF4839" w:rsidRPr="00AD1805" w:rsidRDefault="00BF4839" w:rsidP="00BF4839">
            <w:pPr>
              <w:jc w:val="center"/>
              <w:rPr>
                <w:rFonts w:ascii="Calibri" w:hAnsi="Calibri"/>
                <w:color w:val="FF0000"/>
                <w:sz w:val="24"/>
                <w:lang w:val="en-US"/>
                <w:rPrChange w:id="1312" w:author="D'souza, Nigel" w:date="2021-11-10T15:10:00Z">
                  <w:rPr>
                    <w:rFonts w:ascii="Calibri" w:hAnsi="Calibri"/>
                    <w:sz w:val="24"/>
                    <w:lang w:val="en-US"/>
                  </w:rPr>
                </w:rPrChange>
              </w:rPr>
            </w:pPr>
            <w:r w:rsidRPr="00AD1805">
              <w:rPr>
                <w:rFonts w:ascii="Calibri" w:hAnsi="Calibri"/>
                <w:color w:val="FF0000"/>
                <w:sz w:val="24"/>
                <w:lang w:val="en-US"/>
                <w:rPrChange w:id="1313" w:author="D'souza, Nigel" w:date="2021-11-10T15:10:00Z">
                  <w:rPr>
                    <w:rFonts w:ascii="Calibri" w:hAnsi="Calibri"/>
                    <w:sz w:val="24"/>
                    <w:lang w:val="en-US"/>
                  </w:rPr>
                </w:rPrChange>
              </w:rPr>
              <w:t>X</w:t>
            </w:r>
          </w:p>
        </w:tc>
      </w:tr>
      <w:tr w:rsidR="00AD1805" w:rsidRPr="00AD1805" w14:paraId="7E28A073" w14:textId="77777777" w:rsidTr="00BF4839">
        <w:trPr>
          <w:trHeight w:val="315"/>
        </w:trPr>
        <w:tc>
          <w:tcPr>
            <w:tcW w:w="960" w:type="dxa"/>
            <w:shd w:val="clear" w:color="auto" w:fill="auto"/>
            <w:noWrap/>
            <w:vAlign w:val="bottom"/>
            <w:hideMark/>
          </w:tcPr>
          <w:p w14:paraId="12A1C57E" w14:textId="77777777" w:rsidR="00BF4839" w:rsidRPr="00AD1805" w:rsidRDefault="00BF4839" w:rsidP="00BF4839">
            <w:pPr>
              <w:jc w:val="right"/>
              <w:rPr>
                <w:rFonts w:ascii="Calibri" w:hAnsi="Calibri"/>
                <w:color w:val="FF0000"/>
                <w:sz w:val="24"/>
                <w:lang w:val="en-US"/>
                <w:rPrChange w:id="1314" w:author="D'souza, Nigel" w:date="2021-11-10T15:10:00Z">
                  <w:rPr>
                    <w:rFonts w:ascii="Calibri" w:hAnsi="Calibri"/>
                    <w:sz w:val="24"/>
                    <w:lang w:val="en-US"/>
                  </w:rPr>
                </w:rPrChange>
              </w:rPr>
            </w:pPr>
            <w:r w:rsidRPr="00AD1805">
              <w:rPr>
                <w:rFonts w:ascii="Calibri" w:hAnsi="Calibri"/>
                <w:color w:val="FF0000"/>
                <w:sz w:val="24"/>
                <w:lang w:val="en-US"/>
                <w:rPrChange w:id="1315" w:author="D'souza, Nigel" w:date="2021-11-10T15:10:00Z">
                  <w:rPr>
                    <w:rFonts w:ascii="Calibri" w:hAnsi="Calibri"/>
                    <w:sz w:val="24"/>
                    <w:lang w:val="en-US"/>
                  </w:rPr>
                </w:rPrChange>
              </w:rPr>
              <w:t>2</w:t>
            </w:r>
          </w:p>
        </w:tc>
        <w:tc>
          <w:tcPr>
            <w:tcW w:w="1480" w:type="dxa"/>
            <w:shd w:val="clear" w:color="auto" w:fill="auto"/>
            <w:noWrap/>
            <w:vAlign w:val="bottom"/>
            <w:hideMark/>
          </w:tcPr>
          <w:p w14:paraId="632233CF" w14:textId="77777777" w:rsidR="00BF4839" w:rsidRPr="00AD1805" w:rsidRDefault="00BF4839" w:rsidP="00B32E3A">
            <w:pPr>
              <w:jc w:val="center"/>
              <w:rPr>
                <w:rFonts w:ascii="Calibri" w:hAnsi="Calibri"/>
                <w:color w:val="FF0000"/>
                <w:sz w:val="24"/>
                <w:lang w:val="en-US"/>
                <w:rPrChange w:id="1316" w:author="D'souza, Nigel" w:date="2021-11-10T15:10:00Z">
                  <w:rPr>
                    <w:rFonts w:ascii="Calibri" w:hAnsi="Calibri"/>
                    <w:sz w:val="24"/>
                    <w:lang w:val="en-US"/>
                  </w:rPr>
                </w:rPrChange>
              </w:rPr>
            </w:pPr>
            <w:r w:rsidRPr="00AD1805">
              <w:rPr>
                <w:rFonts w:ascii="Calibri" w:hAnsi="Calibri"/>
                <w:color w:val="FF0000"/>
                <w:sz w:val="24"/>
                <w:lang w:val="en-US"/>
                <w:rPrChange w:id="1317" w:author="D'souza, Nigel" w:date="2021-11-10T15:10:00Z">
                  <w:rPr>
                    <w:rFonts w:ascii="Calibri" w:hAnsi="Calibri"/>
                    <w:sz w:val="24"/>
                    <w:lang w:val="en-US"/>
                  </w:rPr>
                </w:rPrChange>
              </w:rPr>
              <w:t>1</w:t>
            </w:r>
            <w:r w:rsidR="00B32E3A" w:rsidRPr="00AD1805">
              <w:rPr>
                <w:rFonts w:ascii="Calibri" w:hAnsi="Calibri"/>
                <w:color w:val="FF0000"/>
                <w:sz w:val="24"/>
                <w:lang w:val="en-US"/>
              </w:rPr>
              <w:t>0</w:t>
            </w:r>
            <w:r w:rsidRPr="00AD1805">
              <w:rPr>
                <w:rFonts w:ascii="Calibri" w:hAnsi="Calibri"/>
                <w:color w:val="FF0000"/>
                <w:sz w:val="24"/>
                <w:lang w:val="en-US"/>
                <w:rPrChange w:id="1318" w:author="D'souza, Nigel" w:date="2021-11-10T15:10:00Z">
                  <w:rPr>
                    <w:rFonts w:ascii="Calibri" w:hAnsi="Calibri"/>
                    <w:sz w:val="24"/>
                    <w:lang w:val="en-US"/>
                  </w:rPr>
                </w:rPrChange>
              </w:rPr>
              <w:t>:</w:t>
            </w:r>
            <w:r w:rsidR="00B32E3A" w:rsidRPr="00AD1805">
              <w:rPr>
                <w:rFonts w:ascii="Calibri" w:hAnsi="Calibri"/>
                <w:color w:val="FF0000"/>
                <w:sz w:val="24"/>
                <w:lang w:val="en-US"/>
              </w:rPr>
              <w:t>45</w:t>
            </w:r>
            <w:r w:rsidRPr="00AD1805">
              <w:rPr>
                <w:rFonts w:ascii="Calibri" w:hAnsi="Calibri"/>
                <w:color w:val="FF0000"/>
                <w:sz w:val="24"/>
                <w:lang w:val="en-US"/>
                <w:rPrChange w:id="1319" w:author="D'souza, Nigel" w:date="2021-11-10T15:10:00Z">
                  <w:rPr>
                    <w:rFonts w:ascii="Calibri" w:hAnsi="Calibri"/>
                    <w:sz w:val="24"/>
                    <w:lang w:val="en-US"/>
                  </w:rPr>
                </w:rPrChange>
              </w:rPr>
              <w:t xml:space="preserve"> AM</w:t>
            </w:r>
          </w:p>
        </w:tc>
        <w:tc>
          <w:tcPr>
            <w:tcW w:w="1080" w:type="dxa"/>
            <w:shd w:val="clear" w:color="auto" w:fill="auto"/>
            <w:noWrap/>
            <w:vAlign w:val="bottom"/>
            <w:hideMark/>
          </w:tcPr>
          <w:p w14:paraId="322A7F84" w14:textId="77777777" w:rsidR="00BF4839" w:rsidRPr="00AD1805" w:rsidRDefault="00BF4839" w:rsidP="00BF4839">
            <w:pPr>
              <w:jc w:val="center"/>
              <w:rPr>
                <w:rFonts w:ascii="Calibri" w:hAnsi="Calibri"/>
                <w:color w:val="FF0000"/>
                <w:sz w:val="24"/>
                <w:lang w:val="en-US"/>
                <w:rPrChange w:id="1320" w:author="D'souza, Nigel" w:date="2021-11-10T15:10:00Z">
                  <w:rPr>
                    <w:rFonts w:ascii="Calibri" w:hAnsi="Calibri"/>
                    <w:sz w:val="24"/>
                    <w:lang w:val="en-US"/>
                  </w:rPr>
                </w:rPrChange>
              </w:rPr>
            </w:pPr>
            <w:r w:rsidRPr="00AD1805">
              <w:rPr>
                <w:rFonts w:ascii="Calibri" w:hAnsi="Calibri"/>
                <w:color w:val="FF0000"/>
                <w:sz w:val="24"/>
                <w:lang w:val="en-US"/>
                <w:rPrChange w:id="1321" w:author="D'souza, Nigel" w:date="2021-11-10T15:10:00Z">
                  <w:rPr>
                    <w:rFonts w:ascii="Calibri" w:hAnsi="Calibri"/>
                    <w:sz w:val="24"/>
                    <w:lang w:val="en-US"/>
                  </w:rPr>
                </w:rPrChange>
              </w:rPr>
              <w:t>X</w:t>
            </w:r>
          </w:p>
        </w:tc>
        <w:tc>
          <w:tcPr>
            <w:tcW w:w="1080" w:type="dxa"/>
            <w:shd w:val="clear" w:color="auto" w:fill="auto"/>
            <w:noWrap/>
            <w:vAlign w:val="bottom"/>
            <w:hideMark/>
          </w:tcPr>
          <w:p w14:paraId="236AB356" w14:textId="77777777" w:rsidR="00BF4839" w:rsidRPr="00AD1805" w:rsidRDefault="00BF4839" w:rsidP="00BF4839">
            <w:pPr>
              <w:jc w:val="center"/>
              <w:rPr>
                <w:rFonts w:ascii="Calibri" w:hAnsi="Calibri"/>
                <w:color w:val="FF0000"/>
                <w:sz w:val="24"/>
                <w:lang w:val="en-US"/>
                <w:rPrChange w:id="1322" w:author="D'souza, Nigel" w:date="2021-11-10T15:10:00Z">
                  <w:rPr>
                    <w:rFonts w:ascii="Calibri" w:hAnsi="Calibri"/>
                    <w:sz w:val="24"/>
                    <w:lang w:val="en-US"/>
                  </w:rPr>
                </w:rPrChange>
              </w:rPr>
            </w:pPr>
            <w:r w:rsidRPr="00AD1805">
              <w:rPr>
                <w:rFonts w:ascii="Calibri" w:hAnsi="Calibri"/>
                <w:color w:val="FF0000"/>
                <w:sz w:val="24"/>
                <w:lang w:val="en-US"/>
                <w:rPrChange w:id="1323" w:author="D'souza, Nigel" w:date="2021-11-10T15:10:00Z">
                  <w:rPr>
                    <w:rFonts w:ascii="Calibri" w:hAnsi="Calibri"/>
                    <w:sz w:val="24"/>
                    <w:lang w:val="en-US"/>
                  </w:rPr>
                </w:rPrChange>
              </w:rPr>
              <w:t>X</w:t>
            </w:r>
          </w:p>
        </w:tc>
        <w:tc>
          <w:tcPr>
            <w:tcW w:w="1080" w:type="dxa"/>
            <w:shd w:val="clear" w:color="auto" w:fill="auto"/>
            <w:noWrap/>
            <w:vAlign w:val="bottom"/>
            <w:hideMark/>
          </w:tcPr>
          <w:p w14:paraId="4F6EAF8D" w14:textId="77777777" w:rsidR="00BF4839" w:rsidRPr="00AD1805" w:rsidRDefault="00BF4839" w:rsidP="00BF4839">
            <w:pPr>
              <w:jc w:val="center"/>
              <w:rPr>
                <w:rFonts w:ascii="Calibri" w:hAnsi="Calibri"/>
                <w:color w:val="FF0000"/>
                <w:sz w:val="24"/>
                <w:lang w:val="en-US"/>
                <w:rPrChange w:id="1324" w:author="D'souza, Nigel" w:date="2021-11-10T15:10:00Z">
                  <w:rPr>
                    <w:rFonts w:ascii="Calibri" w:hAnsi="Calibri"/>
                    <w:sz w:val="24"/>
                    <w:lang w:val="en-US"/>
                  </w:rPr>
                </w:rPrChange>
              </w:rPr>
            </w:pPr>
            <w:r w:rsidRPr="00AD1805">
              <w:rPr>
                <w:rFonts w:ascii="Calibri" w:hAnsi="Calibri"/>
                <w:color w:val="FF0000"/>
                <w:sz w:val="24"/>
                <w:lang w:val="en-US"/>
                <w:rPrChange w:id="1325" w:author="D'souza, Nigel" w:date="2021-11-10T15:10:00Z">
                  <w:rPr>
                    <w:rFonts w:ascii="Calibri" w:hAnsi="Calibri"/>
                    <w:sz w:val="24"/>
                    <w:lang w:val="en-US"/>
                  </w:rPr>
                </w:rPrChange>
              </w:rPr>
              <w:t>X</w:t>
            </w:r>
          </w:p>
        </w:tc>
        <w:tc>
          <w:tcPr>
            <w:tcW w:w="1080" w:type="dxa"/>
            <w:shd w:val="clear" w:color="auto" w:fill="auto"/>
            <w:noWrap/>
            <w:vAlign w:val="bottom"/>
            <w:hideMark/>
          </w:tcPr>
          <w:p w14:paraId="64518EBC" w14:textId="77777777" w:rsidR="00BF4839" w:rsidRPr="00AD1805" w:rsidRDefault="00BF4839" w:rsidP="00BF4839">
            <w:pPr>
              <w:jc w:val="center"/>
              <w:rPr>
                <w:rFonts w:ascii="Calibri" w:hAnsi="Calibri"/>
                <w:color w:val="FF0000"/>
                <w:sz w:val="24"/>
                <w:lang w:val="en-US"/>
                <w:rPrChange w:id="1326" w:author="D'souza, Nigel" w:date="2021-11-10T15:10:00Z">
                  <w:rPr>
                    <w:rFonts w:ascii="Calibri" w:hAnsi="Calibri"/>
                    <w:sz w:val="24"/>
                    <w:lang w:val="en-US"/>
                  </w:rPr>
                </w:rPrChange>
              </w:rPr>
            </w:pPr>
            <w:r w:rsidRPr="00AD1805">
              <w:rPr>
                <w:rFonts w:ascii="Calibri" w:hAnsi="Calibri"/>
                <w:color w:val="FF0000"/>
                <w:sz w:val="24"/>
                <w:lang w:val="en-US"/>
                <w:rPrChange w:id="1327" w:author="D'souza, Nigel" w:date="2021-11-10T15:10:00Z">
                  <w:rPr>
                    <w:rFonts w:ascii="Calibri" w:hAnsi="Calibri"/>
                    <w:sz w:val="24"/>
                    <w:lang w:val="en-US"/>
                  </w:rPr>
                </w:rPrChange>
              </w:rPr>
              <w:t>X</w:t>
            </w:r>
          </w:p>
        </w:tc>
        <w:tc>
          <w:tcPr>
            <w:tcW w:w="1080" w:type="dxa"/>
            <w:shd w:val="clear" w:color="auto" w:fill="auto"/>
            <w:noWrap/>
            <w:vAlign w:val="bottom"/>
            <w:hideMark/>
          </w:tcPr>
          <w:p w14:paraId="27DDAC52" w14:textId="77777777" w:rsidR="00BF4839" w:rsidRPr="00AD1805" w:rsidRDefault="00BF4839" w:rsidP="00BF4839">
            <w:pPr>
              <w:jc w:val="center"/>
              <w:rPr>
                <w:rFonts w:ascii="Calibri" w:hAnsi="Calibri"/>
                <w:color w:val="FF0000"/>
                <w:sz w:val="24"/>
                <w:lang w:val="en-US"/>
                <w:rPrChange w:id="1328" w:author="D'souza, Nigel" w:date="2021-11-10T15:10:00Z">
                  <w:rPr>
                    <w:rFonts w:ascii="Calibri" w:hAnsi="Calibri"/>
                    <w:sz w:val="24"/>
                    <w:lang w:val="en-US"/>
                  </w:rPr>
                </w:rPrChange>
              </w:rPr>
            </w:pPr>
            <w:r w:rsidRPr="00AD1805">
              <w:rPr>
                <w:rFonts w:ascii="Calibri" w:hAnsi="Calibri"/>
                <w:color w:val="FF0000"/>
                <w:sz w:val="24"/>
                <w:lang w:val="en-US"/>
                <w:rPrChange w:id="1329" w:author="D'souza, Nigel" w:date="2021-11-10T15:10:00Z">
                  <w:rPr>
                    <w:rFonts w:ascii="Calibri" w:hAnsi="Calibri"/>
                    <w:sz w:val="24"/>
                    <w:lang w:val="en-US"/>
                  </w:rPr>
                </w:rPrChange>
              </w:rPr>
              <w:t>X</w:t>
            </w:r>
          </w:p>
        </w:tc>
      </w:tr>
      <w:tr w:rsidR="00AD1805" w:rsidRPr="00AD1805" w14:paraId="59BEA341" w14:textId="77777777" w:rsidTr="00BF4839">
        <w:trPr>
          <w:trHeight w:val="315"/>
        </w:trPr>
        <w:tc>
          <w:tcPr>
            <w:tcW w:w="960" w:type="dxa"/>
            <w:shd w:val="clear" w:color="auto" w:fill="auto"/>
            <w:noWrap/>
            <w:vAlign w:val="bottom"/>
            <w:hideMark/>
          </w:tcPr>
          <w:p w14:paraId="77A053BC" w14:textId="77777777" w:rsidR="00BF4839" w:rsidRPr="00AD1805" w:rsidRDefault="00BF4839" w:rsidP="00BF4839">
            <w:pPr>
              <w:jc w:val="right"/>
              <w:rPr>
                <w:rFonts w:ascii="Calibri" w:hAnsi="Calibri"/>
                <w:color w:val="FF0000"/>
                <w:sz w:val="24"/>
                <w:lang w:val="en-US"/>
                <w:rPrChange w:id="1330" w:author="D'souza, Nigel" w:date="2021-11-10T15:10:00Z">
                  <w:rPr>
                    <w:rFonts w:ascii="Calibri" w:hAnsi="Calibri"/>
                    <w:sz w:val="24"/>
                    <w:lang w:val="en-US"/>
                  </w:rPr>
                </w:rPrChange>
              </w:rPr>
            </w:pPr>
            <w:r w:rsidRPr="00AD1805">
              <w:rPr>
                <w:rFonts w:ascii="Calibri" w:hAnsi="Calibri"/>
                <w:color w:val="FF0000"/>
                <w:sz w:val="24"/>
                <w:lang w:val="en-US"/>
                <w:rPrChange w:id="1331" w:author="D'souza, Nigel" w:date="2021-11-10T15:10:00Z">
                  <w:rPr>
                    <w:rFonts w:ascii="Calibri" w:hAnsi="Calibri"/>
                    <w:sz w:val="24"/>
                    <w:lang w:val="en-US"/>
                  </w:rPr>
                </w:rPrChange>
              </w:rPr>
              <w:t>3</w:t>
            </w:r>
          </w:p>
        </w:tc>
        <w:tc>
          <w:tcPr>
            <w:tcW w:w="1480" w:type="dxa"/>
            <w:shd w:val="clear" w:color="auto" w:fill="auto"/>
            <w:noWrap/>
            <w:vAlign w:val="bottom"/>
            <w:hideMark/>
          </w:tcPr>
          <w:p w14:paraId="5CB94C28" w14:textId="77777777" w:rsidR="00BF4839" w:rsidRPr="00AD1805" w:rsidRDefault="00BF4839" w:rsidP="00BF4839">
            <w:pPr>
              <w:jc w:val="center"/>
              <w:rPr>
                <w:rFonts w:ascii="Calibri" w:hAnsi="Calibri"/>
                <w:color w:val="FF0000"/>
                <w:sz w:val="24"/>
                <w:lang w:val="en-US"/>
                <w:rPrChange w:id="1332" w:author="D'souza, Nigel" w:date="2021-11-10T15:10:00Z">
                  <w:rPr>
                    <w:rFonts w:ascii="Calibri" w:hAnsi="Calibri"/>
                    <w:sz w:val="24"/>
                    <w:lang w:val="en-US"/>
                  </w:rPr>
                </w:rPrChange>
              </w:rPr>
            </w:pPr>
            <w:r w:rsidRPr="00AD1805">
              <w:rPr>
                <w:rFonts w:ascii="Calibri" w:hAnsi="Calibri"/>
                <w:color w:val="FF0000"/>
                <w:sz w:val="24"/>
                <w:lang w:val="en-US"/>
                <w:rPrChange w:id="1333" w:author="D'souza, Nigel" w:date="2021-11-10T15:10:00Z">
                  <w:rPr>
                    <w:rFonts w:ascii="Calibri" w:hAnsi="Calibri"/>
                    <w:sz w:val="24"/>
                    <w:lang w:val="en-US"/>
                  </w:rPr>
                </w:rPrChange>
              </w:rPr>
              <w:t>13:00 PM</w:t>
            </w:r>
          </w:p>
        </w:tc>
        <w:tc>
          <w:tcPr>
            <w:tcW w:w="1080" w:type="dxa"/>
            <w:shd w:val="clear" w:color="auto" w:fill="auto"/>
            <w:noWrap/>
            <w:vAlign w:val="bottom"/>
            <w:hideMark/>
          </w:tcPr>
          <w:p w14:paraId="4BAB73EC" w14:textId="77777777" w:rsidR="00BF4839" w:rsidRPr="00AD1805" w:rsidRDefault="00BF4839" w:rsidP="00BF4839">
            <w:pPr>
              <w:jc w:val="center"/>
              <w:rPr>
                <w:rFonts w:ascii="Calibri" w:hAnsi="Calibri"/>
                <w:color w:val="FF0000"/>
                <w:sz w:val="24"/>
                <w:lang w:val="en-US"/>
                <w:rPrChange w:id="1334" w:author="D'souza, Nigel" w:date="2021-11-10T15:10:00Z">
                  <w:rPr>
                    <w:rFonts w:ascii="Calibri" w:hAnsi="Calibri"/>
                    <w:sz w:val="24"/>
                    <w:lang w:val="en-US"/>
                  </w:rPr>
                </w:rPrChange>
              </w:rPr>
            </w:pPr>
            <w:r w:rsidRPr="00AD1805">
              <w:rPr>
                <w:rFonts w:ascii="Calibri" w:hAnsi="Calibri"/>
                <w:color w:val="FF0000"/>
                <w:sz w:val="24"/>
                <w:lang w:val="en-US"/>
                <w:rPrChange w:id="1335" w:author="D'souza, Nigel" w:date="2021-11-10T15:10:00Z">
                  <w:rPr>
                    <w:rFonts w:ascii="Calibri" w:hAnsi="Calibri"/>
                    <w:sz w:val="24"/>
                    <w:lang w:val="en-US"/>
                  </w:rPr>
                </w:rPrChange>
              </w:rPr>
              <w:t>X</w:t>
            </w:r>
          </w:p>
        </w:tc>
        <w:tc>
          <w:tcPr>
            <w:tcW w:w="1080" w:type="dxa"/>
            <w:shd w:val="clear" w:color="auto" w:fill="auto"/>
            <w:noWrap/>
            <w:vAlign w:val="bottom"/>
            <w:hideMark/>
          </w:tcPr>
          <w:p w14:paraId="0B8AF2F7" w14:textId="77777777" w:rsidR="00BF4839" w:rsidRPr="00AD1805" w:rsidRDefault="00BF4839" w:rsidP="00BF4839">
            <w:pPr>
              <w:jc w:val="center"/>
              <w:rPr>
                <w:rFonts w:ascii="Calibri" w:hAnsi="Calibri"/>
                <w:color w:val="FF0000"/>
                <w:sz w:val="24"/>
                <w:lang w:val="en-US"/>
                <w:rPrChange w:id="1336" w:author="D'souza, Nigel" w:date="2021-11-10T15:10:00Z">
                  <w:rPr>
                    <w:rFonts w:ascii="Calibri" w:hAnsi="Calibri"/>
                    <w:sz w:val="24"/>
                    <w:lang w:val="en-US"/>
                  </w:rPr>
                </w:rPrChange>
              </w:rPr>
            </w:pPr>
            <w:r w:rsidRPr="00AD1805">
              <w:rPr>
                <w:rFonts w:ascii="Calibri" w:hAnsi="Calibri"/>
                <w:color w:val="FF0000"/>
                <w:sz w:val="24"/>
                <w:lang w:val="en-US"/>
                <w:rPrChange w:id="1337" w:author="D'souza, Nigel" w:date="2021-11-10T15:10:00Z">
                  <w:rPr>
                    <w:rFonts w:ascii="Calibri" w:hAnsi="Calibri"/>
                    <w:sz w:val="24"/>
                    <w:lang w:val="en-US"/>
                  </w:rPr>
                </w:rPrChange>
              </w:rPr>
              <w:t>X</w:t>
            </w:r>
          </w:p>
        </w:tc>
        <w:tc>
          <w:tcPr>
            <w:tcW w:w="1080" w:type="dxa"/>
            <w:shd w:val="clear" w:color="auto" w:fill="auto"/>
            <w:noWrap/>
            <w:vAlign w:val="bottom"/>
            <w:hideMark/>
          </w:tcPr>
          <w:p w14:paraId="6C97931E" w14:textId="77777777" w:rsidR="00BF4839" w:rsidRPr="00AD1805" w:rsidRDefault="00BF4839" w:rsidP="00BF4839">
            <w:pPr>
              <w:jc w:val="center"/>
              <w:rPr>
                <w:rFonts w:ascii="Calibri" w:hAnsi="Calibri"/>
                <w:color w:val="FF0000"/>
                <w:sz w:val="24"/>
                <w:lang w:val="en-US"/>
                <w:rPrChange w:id="1338" w:author="D'souza, Nigel" w:date="2021-11-10T15:10:00Z">
                  <w:rPr>
                    <w:rFonts w:ascii="Calibri" w:hAnsi="Calibri"/>
                    <w:sz w:val="24"/>
                    <w:lang w:val="en-US"/>
                  </w:rPr>
                </w:rPrChange>
              </w:rPr>
            </w:pPr>
            <w:r w:rsidRPr="00AD1805">
              <w:rPr>
                <w:rFonts w:ascii="Calibri" w:hAnsi="Calibri"/>
                <w:color w:val="FF0000"/>
                <w:sz w:val="24"/>
                <w:lang w:val="en-US"/>
                <w:rPrChange w:id="1339" w:author="D'souza, Nigel" w:date="2021-11-10T15:10:00Z">
                  <w:rPr>
                    <w:rFonts w:ascii="Calibri" w:hAnsi="Calibri"/>
                    <w:sz w:val="24"/>
                    <w:lang w:val="en-US"/>
                  </w:rPr>
                </w:rPrChange>
              </w:rPr>
              <w:t>X</w:t>
            </w:r>
          </w:p>
        </w:tc>
        <w:tc>
          <w:tcPr>
            <w:tcW w:w="1080" w:type="dxa"/>
            <w:shd w:val="clear" w:color="auto" w:fill="auto"/>
            <w:noWrap/>
            <w:vAlign w:val="bottom"/>
            <w:hideMark/>
          </w:tcPr>
          <w:p w14:paraId="0DF3D83E" w14:textId="77777777" w:rsidR="00BF4839" w:rsidRPr="00AD1805" w:rsidRDefault="00BF4839" w:rsidP="00BF4839">
            <w:pPr>
              <w:jc w:val="center"/>
              <w:rPr>
                <w:rFonts w:ascii="Calibri" w:hAnsi="Calibri"/>
                <w:color w:val="FF0000"/>
                <w:sz w:val="24"/>
                <w:lang w:val="en-US"/>
                <w:rPrChange w:id="1340" w:author="D'souza, Nigel" w:date="2021-11-10T15:10:00Z">
                  <w:rPr>
                    <w:rFonts w:ascii="Calibri" w:hAnsi="Calibri"/>
                    <w:sz w:val="24"/>
                    <w:lang w:val="en-US"/>
                  </w:rPr>
                </w:rPrChange>
              </w:rPr>
            </w:pPr>
            <w:r w:rsidRPr="00AD1805">
              <w:rPr>
                <w:rFonts w:ascii="Calibri" w:hAnsi="Calibri"/>
                <w:color w:val="FF0000"/>
                <w:sz w:val="24"/>
                <w:lang w:val="en-US"/>
                <w:rPrChange w:id="1341" w:author="D'souza, Nigel" w:date="2021-11-10T15:10:00Z">
                  <w:rPr>
                    <w:rFonts w:ascii="Calibri" w:hAnsi="Calibri"/>
                    <w:sz w:val="24"/>
                    <w:lang w:val="en-US"/>
                  </w:rPr>
                </w:rPrChange>
              </w:rPr>
              <w:t>X</w:t>
            </w:r>
          </w:p>
        </w:tc>
        <w:tc>
          <w:tcPr>
            <w:tcW w:w="1080" w:type="dxa"/>
            <w:shd w:val="clear" w:color="auto" w:fill="auto"/>
            <w:noWrap/>
            <w:vAlign w:val="bottom"/>
            <w:hideMark/>
          </w:tcPr>
          <w:p w14:paraId="5EBB7D31" w14:textId="77777777" w:rsidR="00BF4839" w:rsidRPr="00AD1805" w:rsidRDefault="00BF4839" w:rsidP="00BF4839">
            <w:pPr>
              <w:jc w:val="center"/>
              <w:rPr>
                <w:rFonts w:ascii="Calibri" w:hAnsi="Calibri"/>
                <w:color w:val="FF0000"/>
                <w:sz w:val="24"/>
                <w:lang w:val="en-US"/>
                <w:rPrChange w:id="1342" w:author="D'souza, Nigel" w:date="2021-11-10T15:10:00Z">
                  <w:rPr>
                    <w:rFonts w:ascii="Calibri" w:hAnsi="Calibri"/>
                    <w:sz w:val="24"/>
                    <w:lang w:val="en-US"/>
                  </w:rPr>
                </w:rPrChange>
              </w:rPr>
            </w:pPr>
            <w:r w:rsidRPr="00AD1805">
              <w:rPr>
                <w:rFonts w:ascii="Calibri" w:hAnsi="Calibri"/>
                <w:color w:val="FF0000"/>
                <w:sz w:val="24"/>
                <w:lang w:val="en-US"/>
                <w:rPrChange w:id="1343" w:author="D'souza, Nigel" w:date="2021-11-10T15:10:00Z">
                  <w:rPr>
                    <w:rFonts w:ascii="Calibri" w:hAnsi="Calibri"/>
                    <w:sz w:val="24"/>
                    <w:lang w:val="en-US"/>
                  </w:rPr>
                </w:rPrChange>
              </w:rPr>
              <w:t>X</w:t>
            </w:r>
          </w:p>
        </w:tc>
      </w:tr>
      <w:tr w:rsidR="00AD1805" w:rsidRPr="00AD1805" w14:paraId="3B94C37E" w14:textId="77777777" w:rsidTr="00BF4839">
        <w:trPr>
          <w:trHeight w:val="315"/>
        </w:trPr>
        <w:tc>
          <w:tcPr>
            <w:tcW w:w="960" w:type="dxa"/>
            <w:shd w:val="clear" w:color="auto" w:fill="auto"/>
            <w:noWrap/>
            <w:vAlign w:val="bottom"/>
            <w:hideMark/>
          </w:tcPr>
          <w:p w14:paraId="0189E862" w14:textId="77777777" w:rsidR="00BF4839" w:rsidRPr="00AD1805" w:rsidRDefault="00BF4839" w:rsidP="00BF4839">
            <w:pPr>
              <w:jc w:val="right"/>
              <w:rPr>
                <w:rFonts w:ascii="Calibri" w:hAnsi="Calibri"/>
                <w:color w:val="FF0000"/>
                <w:sz w:val="24"/>
                <w:lang w:val="en-US"/>
                <w:rPrChange w:id="1344" w:author="D'souza, Nigel" w:date="2021-11-10T15:10:00Z">
                  <w:rPr>
                    <w:rFonts w:ascii="Calibri" w:hAnsi="Calibri"/>
                    <w:sz w:val="24"/>
                    <w:lang w:val="en-US"/>
                  </w:rPr>
                </w:rPrChange>
              </w:rPr>
            </w:pPr>
            <w:r w:rsidRPr="00AD1805">
              <w:rPr>
                <w:rFonts w:ascii="Calibri" w:hAnsi="Calibri"/>
                <w:color w:val="FF0000"/>
                <w:sz w:val="24"/>
                <w:lang w:val="en-US"/>
                <w:rPrChange w:id="1345" w:author="D'souza, Nigel" w:date="2021-11-10T15:10:00Z">
                  <w:rPr>
                    <w:rFonts w:ascii="Calibri" w:hAnsi="Calibri"/>
                    <w:sz w:val="24"/>
                    <w:lang w:val="en-US"/>
                  </w:rPr>
                </w:rPrChange>
              </w:rPr>
              <w:t>4</w:t>
            </w:r>
          </w:p>
        </w:tc>
        <w:tc>
          <w:tcPr>
            <w:tcW w:w="1480" w:type="dxa"/>
            <w:shd w:val="clear" w:color="auto" w:fill="auto"/>
            <w:noWrap/>
            <w:vAlign w:val="bottom"/>
            <w:hideMark/>
          </w:tcPr>
          <w:p w14:paraId="22A49D11" w14:textId="77777777" w:rsidR="00BF4839" w:rsidRPr="00AD1805" w:rsidRDefault="00BF4839" w:rsidP="00B32E3A">
            <w:pPr>
              <w:jc w:val="center"/>
              <w:rPr>
                <w:rFonts w:ascii="Calibri" w:hAnsi="Calibri"/>
                <w:color w:val="FF0000"/>
                <w:sz w:val="24"/>
                <w:lang w:val="en-US"/>
                <w:rPrChange w:id="1346" w:author="D'souza, Nigel" w:date="2021-11-10T15:10:00Z">
                  <w:rPr>
                    <w:rFonts w:ascii="Calibri" w:hAnsi="Calibri"/>
                    <w:sz w:val="24"/>
                    <w:lang w:val="en-US"/>
                  </w:rPr>
                </w:rPrChange>
              </w:rPr>
            </w:pPr>
            <w:r w:rsidRPr="00AD1805">
              <w:rPr>
                <w:rFonts w:ascii="Calibri" w:hAnsi="Calibri"/>
                <w:color w:val="FF0000"/>
                <w:sz w:val="24"/>
                <w:lang w:val="en-US"/>
                <w:rPrChange w:id="1347" w:author="D'souza, Nigel" w:date="2021-11-10T15:10:00Z">
                  <w:rPr>
                    <w:rFonts w:ascii="Calibri" w:hAnsi="Calibri"/>
                    <w:sz w:val="24"/>
                    <w:lang w:val="en-US"/>
                  </w:rPr>
                </w:rPrChange>
              </w:rPr>
              <w:t>1</w:t>
            </w:r>
            <w:r w:rsidR="00B32E3A" w:rsidRPr="00AD1805">
              <w:rPr>
                <w:rFonts w:ascii="Calibri" w:hAnsi="Calibri"/>
                <w:color w:val="FF0000"/>
                <w:sz w:val="24"/>
                <w:lang w:val="en-US"/>
              </w:rPr>
              <w:t>5</w:t>
            </w:r>
            <w:r w:rsidRPr="00AD1805">
              <w:rPr>
                <w:rFonts w:ascii="Calibri" w:hAnsi="Calibri"/>
                <w:color w:val="FF0000"/>
                <w:sz w:val="24"/>
                <w:lang w:val="en-US"/>
                <w:rPrChange w:id="1348" w:author="D'souza, Nigel" w:date="2021-11-10T15:10:00Z">
                  <w:rPr>
                    <w:rFonts w:ascii="Calibri" w:hAnsi="Calibri"/>
                    <w:sz w:val="24"/>
                    <w:lang w:val="en-US"/>
                  </w:rPr>
                </w:rPrChange>
              </w:rPr>
              <w:t>:</w:t>
            </w:r>
            <w:r w:rsidR="00B32E3A" w:rsidRPr="00AD1805">
              <w:rPr>
                <w:rFonts w:ascii="Calibri" w:hAnsi="Calibri"/>
                <w:color w:val="FF0000"/>
                <w:sz w:val="24"/>
                <w:lang w:val="en-US"/>
              </w:rPr>
              <w:t>15</w:t>
            </w:r>
            <w:r w:rsidRPr="00AD1805">
              <w:rPr>
                <w:rFonts w:ascii="Calibri" w:hAnsi="Calibri"/>
                <w:color w:val="FF0000"/>
                <w:sz w:val="24"/>
                <w:lang w:val="en-US"/>
                <w:rPrChange w:id="1349" w:author="D'souza, Nigel" w:date="2021-11-10T15:10:00Z">
                  <w:rPr>
                    <w:rFonts w:ascii="Calibri" w:hAnsi="Calibri"/>
                    <w:sz w:val="24"/>
                    <w:lang w:val="en-US"/>
                  </w:rPr>
                </w:rPrChange>
              </w:rPr>
              <w:t xml:space="preserve"> PM</w:t>
            </w:r>
          </w:p>
        </w:tc>
        <w:tc>
          <w:tcPr>
            <w:tcW w:w="1080" w:type="dxa"/>
            <w:shd w:val="clear" w:color="auto" w:fill="auto"/>
            <w:noWrap/>
            <w:vAlign w:val="bottom"/>
            <w:hideMark/>
          </w:tcPr>
          <w:p w14:paraId="202A6820" w14:textId="77777777" w:rsidR="00BF4839" w:rsidRPr="00AD1805" w:rsidRDefault="00BF4839" w:rsidP="00BF4839">
            <w:pPr>
              <w:jc w:val="center"/>
              <w:rPr>
                <w:rFonts w:ascii="Calibri" w:hAnsi="Calibri"/>
                <w:color w:val="FF0000"/>
                <w:sz w:val="24"/>
                <w:lang w:val="en-US"/>
                <w:rPrChange w:id="1350" w:author="D'souza, Nigel" w:date="2021-11-10T15:10:00Z">
                  <w:rPr>
                    <w:rFonts w:ascii="Calibri" w:hAnsi="Calibri"/>
                    <w:sz w:val="24"/>
                    <w:lang w:val="en-US"/>
                  </w:rPr>
                </w:rPrChange>
              </w:rPr>
            </w:pPr>
            <w:r w:rsidRPr="00AD1805">
              <w:rPr>
                <w:rFonts w:ascii="Calibri" w:hAnsi="Calibri"/>
                <w:color w:val="FF0000"/>
                <w:sz w:val="24"/>
                <w:lang w:val="en-US"/>
                <w:rPrChange w:id="1351" w:author="D'souza, Nigel" w:date="2021-11-10T15:10:00Z">
                  <w:rPr>
                    <w:rFonts w:ascii="Calibri" w:hAnsi="Calibri"/>
                    <w:sz w:val="24"/>
                    <w:lang w:val="en-US"/>
                  </w:rPr>
                </w:rPrChange>
              </w:rPr>
              <w:t>X</w:t>
            </w:r>
          </w:p>
        </w:tc>
        <w:tc>
          <w:tcPr>
            <w:tcW w:w="1080" w:type="dxa"/>
            <w:shd w:val="clear" w:color="auto" w:fill="auto"/>
            <w:noWrap/>
            <w:vAlign w:val="bottom"/>
            <w:hideMark/>
          </w:tcPr>
          <w:p w14:paraId="15E95587" w14:textId="77777777" w:rsidR="00BF4839" w:rsidRPr="00AD1805" w:rsidRDefault="00B32E3A" w:rsidP="00B32E3A">
            <w:pPr>
              <w:jc w:val="center"/>
              <w:rPr>
                <w:rFonts w:ascii="Calibri" w:hAnsi="Calibri"/>
                <w:color w:val="FF0000"/>
                <w:sz w:val="24"/>
                <w:lang w:val="en-US"/>
                <w:rPrChange w:id="1352" w:author="D'souza, Nigel" w:date="2021-11-10T15:10:00Z">
                  <w:rPr>
                    <w:rFonts w:ascii="Calibri" w:hAnsi="Calibri"/>
                    <w:sz w:val="24"/>
                    <w:lang w:val="en-US"/>
                  </w:rPr>
                </w:rPrChange>
              </w:rPr>
            </w:pPr>
            <w:r w:rsidRPr="00AD1805">
              <w:rPr>
                <w:rFonts w:ascii="Calibri" w:hAnsi="Calibri"/>
                <w:color w:val="FF0000"/>
                <w:sz w:val="24"/>
                <w:lang w:val="en-US"/>
              </w:rPr>
              <w:t xml:space="preserve"> </w:t>
            </w:r>
          </w:p>
        </w:tc>
        <w:tc>
          <w:tcPr>
            <w:tcW w:w="1080" w:type="dxa"/>
            <w:shd w:val="clear" w:color="auto" w:fill="auto"/>
            <w:noWrap/>
            <w:vAlign w:val="bottom"/>
            <w:hideMark/>
          </w:tcPr>
          <w:p w14:paraId="3382D939" w14:textId="77777777" w:rsidR="00BF4839" w:rsidRPr="00AD1805" w:rsidRDefault="00BF4839" w:rsidP="00BF4839">
            <w:pPr>
              <w:jc w:val="center"/>
              <w:rPr>
                <w:rFonts w:ascii="Calibri" w:hAnsi="Calibri"/>
                <w:color w:val="FF0000"/>
                <w:sz w:val="24"/>
                <w:lang w:val="en-US"/>
                <w:rPrChange w:id="1353" w:author="D'souza, Nigel" w:date="2021-11-10T15:10:00Z">
                  <w:rPr>
                    <w:rFonts w:ascii="Calibri" w:hAnsi="Calibri"/>
                    <w:sz w:val="24"/>
                    <w:lang w:val="en-US"/>
                  </w:rPr>
                </w:rPrChange>
              </w:rPr>
            </w:pPr>
            <w:r w:rsidRPr="00AD1805">
              <w:rPr>
                <w:rFonts w:ascii="Calibri" w:hAnsi="Calibri"/>
                <w:color w:val="FF0000"/>
                <w:sz w:val="24"/>
                <w:lang w:val="en-US"/>
                <w:rPrChange w:id="1354" w:author="D'souza, Nigel" w:date="2021-11-10T15:10:00Z">
                  <w:rPr>
                    <w:rFonts w:ascii="Calibri" w:hAnsi="Calibri"/>
                    <w:sz w:val="24"/>
                    <w:lang w:val="en-US"/>
                  </w:rPr>
                </w:rPrChange>
              </w:rPr>
              <w:t>X</w:t>
            </w:r>
          </w:p>
        </w:tc>
        <w:tc>
          <w:tcPr>
            <w:tcW w:w="1080" w:type="dxa"/>
            <w:shd w:val="clear" w:color="auto" w:fill="auto"/>
            <w:noWrap/>
            <w:vAlign w:val="bottom"/>
            <w:hideMark/>
          </w:tcPr>
          <w:p w14:paraId="3DD4323E" w14:textId="77777777" w:rsidR="00BF4839" w:rsidRPr="00AD1805" w:rsidRDefault="00BF4839" w:rsidP="00BF4839">
            <w:pPr>
              <w:jc w:val="center"/>
              <w:rPr>
                <w:rFonts w:ascii="Calibri" w:hAnsi="Calibri"/>
                <w:color w:val="FF0000"/>
                <w:sz w:val="24"/>
                <w:lang w:val="en-US"/>
                <w:rPrChange w:id="1355" w:author="D'souza, Nigel" w:date="2021-11-10T15:10:00Z">
                  <w:rPr>
                    <w:rFonts w:ascii="Calibri" w:hAnsi="Calibri"/>
                    <w:sz w:val="24"/>
                    <w:lang w:val="en-US"/>
                  </w:rPr>
                </w:rPrChange>
              </w:rPr>
            </w:pPr>
          </w:p>
        </w:tc>
        <w:tc>
          <w:tcPr>
            <w:tcW w:w="1080" w:type="dxa"/>
            <w:shd w:val="clear" w:color="auto" w:fill="auto"/>
            <w:noWrap/>
            <w:vAlign w:val="bottom"/>
            <w:hideMark/>
          </w:tcPr>
          <w:p w14:paraId="10983E25" w14:textId="77777777" w:rsidR="00BF4839" w:rsidRPr="00AD1805" w:rsidRDefault="00BF4839" w:rsidP="00BF4839">
            <w:pPr>
              <w:jc w:val="center"/>
              <w:rPr>
                <w:rFonts w:ascii="Calibri" w:hAnsi="Calibri"/>
                <w:color w:val="FF0000"/>
                <w:sz w:val="24"/>
                <w:lang w:val="en-US"/>
                <w:rPrChange w:id="1356" w:author="D'souza, Nigel" w:date="2021-11-10T15:10:00Z">
                  <w:rPr>
                    <w:rFonts w:ascii="Calibri" w:hAnsi="Calibri"/>
                    <w:sz w:val="24"/>
                    <w:lang w:val="en-US"/>
                  </w:rPr>
                </w:rPrChange>
              </w:rPr>
            </w:pPr>
            <w:r w:rsidRPr="00AD1805">
              <w:rPr>
                <w:rFonts w:ascii="Calibri" w:hAnsi="Calibri"/>
                <w:color w:val="FF0000"/>
                <w:sz w:val="24"/>
                <w:lang w:val="en-US"/>
                <w:rPrChange w:id="1357" w:author="D'souza, Nigel" w:date="2021-11-10T15:10:00Z">
                  <w:rPr>
                    <w:rFonts w:ascii="Calibri" w:hAnsi="Calibri"/>
                    <w:sz w:val="24"/>
                    <w:lang w:val="en-US"/>
                  </w:rPr>
                </w:rPrChange>
              </w:rPr>
              <w:t>X</w:t>
            </w:r>
          </w:p>
        </w:tc>
      </w:tr>
      <w:tr w:rsidR="00AD1805" w:rsidRPr="00AD1805" w14:paraId="088ED610" w14:textId="77777777" w:rsidTr="00BF4839">
        <w:trPr>
          <w:trHeight w:val="315"/>
        </w:trPr>
        <w:tc>
          <w:tcPr>
            <w:tcW w:w="960" w:type="dxa"/>
            <w:shd w:val="clear" w:color="auto" w:fill="auto"/>
            <w:noWrap/>
            <w:vAlign w:val="bottom"/>
            <w:hideMark/>
          </w:tcPr>
          <w:p w14:paraId="551C9F80" w14:textId="77777777" w:rsidR="00BF4839" w:rsidRPr="00AD1805" w:rsidRDefault="00BF4839" w:rsidP="00BF4839">
            <w:pPr>
              <w:jc w:val="right"/>
              <w:rPr>
                <w:rFonts w:ascii="Calibri" w:hAnsi="Calibri"/>
                <w:color w:val="FF0000"/>
                <w:sz w:val="24"/>
                <w:lang w:val="en-US"/>
                <w:rPrChange w:id="1358" w:author="D'souza, Nigel" w:date="2021-11-10T15:10:00Z">
                  <w:rPr>
                    <w:rFonts w:ascii="Calibri" w:hAnsi="Calibri"/>
                    <w:sz w:val="24"/>
                    <w:lang w:val="en-US"/>
                  </w:rPr>
                </w:rPrChange>
              </w:rPr>
            </w:pPr>
            <w:r w:rsidRPr="00AD1805">
              <w:rPr>
                <w:rFonts w:ascii="Calibri" w:hAnsi="Calibri"/>
                <w:color w:val="FF0000"/>
                <w:sz w:val="24"/>
                <w:lang w:val="en-US"/>
                <w:rPrChange w:id="1359" w:author="D'souza, Nigel" w:date="2021-11-10T15:10:00Z">
                  <w:rPr>
                    <w:rFonts w:ascii="Calibri" w:hAnsi="Calibri"/>
                    <w:sz w:val="24"/>
                    <w:lang w:val="en-US"/>
                  </w:rPr>
                </w:rPrChange>
              </w:rPr>
              <w:t>5</w:t>
            </w:r>
          </w:p>
        </w:tc>
        <w:tc>
          <w:tcPr>
            <w:tcW w:w="1480" w:type="dxa"/>
            <w:shd w:val="clear" w:color="auto" w:fill="auto"/>
            <w:noWrap/>
            <w:vAlign w:val="bottom"/>
            <w:hideMark/>
          </w:tcPr>
          <w:p w14:paraId="461FCC77" w14:textId="77777777" w:rsidR="00BF4839" w:rsidRPr="00AD1805" w:rsidRDefault="00BF4839" w:rsidP="00B32E3A">
            <w:pPr>
              <w:jc w:val="center"/>
              <w:rPr>
                <w:rFonts w:ascii="Calibri" w:hAnsi="Calibri"/>
                <w:color w:val="FF0000"/>
                <w:sz w:val="24"/>
                <w:lang w:val="en-US"/>
                <w:rPrChange w:id="1360" w:author="D'souza, Nigel" w:date="2021-11-10T15:10:00Z">
                  <w:rPr>
                    <w:rFonts w:ascii="Calibri" w:hAnsi="Calibri"/>
                    <w:sz w:val="24"/>
                    <w:lang w:val="en-US"/>
                  </w:rPr>
                </w:rPrChange>
              </w:rPr>
            </w:pPr>
            <w:r w:rsidRPr="00AD1805">
              <w:rPr>
                <w:rFonts w:ascii="Calibri" w:hAnsi="Calibri"/>
                <w:color w:val="FF0000"/>
                <w:sz w:val="24"/>
                <w:lang w:val="en-US"/>
                <w:rPrChange w:id="1361" w:author="D'souza, Nigel" w:date="2021-11-10T15:10:00Z">
                  <w:rPr>
                    <w:rFonts w:ascii="Calibri" w:hAnsi="Calibri"/>
                    <w:sz w:val="24"/>
                    <w:lang w:val="en-US"/>
                  </w:rPr>
                </w:rPrChange>
              </w:rPr>
              <w:t>16:</w:t>
            </w:r>
            <w:r w:rsidR="00B32E3A" w:rsidRPr="00AD1805">
              <w:rPr>
                <w:rFonts w:ascii="Calibri" w:hAnsi="Calibri"/>
                <w:color w:val="FF0000"/>
                <w:sz w:val="24"/>
                <w:lang w:val="en-US"/>
              </w:rPr>
              <w:t>45</w:t>
            </w:r>
            <w:r w:rsidRPr="00AD1805">
              <w:rPr>
                <w:rFonts w:ascii="Calibri" w:hAnsi="Calibri"/>
                <w:color w:val="FF0000"/>
                <w:sz w:val="24"/>
                <w:lang w:val="en-US"/>
                <w:rPrChange w:id="1362" w:author="D'souza, Nigel" w:date="2021-11-10T15:10:00Z">
                  <w:rPr>
                    <w:rFonts w:ascii="Calibri" w:hAnsi="Calibri"/>
                    <w:sz w:val="24"/>
                    <w:lang w:val="en-US"/>
                  </w:rPr>
                </w:rPrChange>
              </w:rPr>
              <w:t xml:space="preserve"> PM</w:t>
            </w:r>
          </w:p>
        </w:tc>
        <w:tc>
          <w:tcPr>
            <w:tcW w:w="1080" w:type="dxa"/>
            <w:shd w:val="clear" w:color="auto" w:fill="auto"/>
            <w:noWrap/>
            <w:vAlign w:val="bottom"/>
            <w:hideMark/>
          </w:tcPr>
          <w:p w14:paraId="4CF3B856" w14:textId="77777777" w:rsidR="00BF4839" w:rsidRPr="00AD1805" w:rsidRDefault="00B32E3A" w:rsidP="00BF4839">
            <w:pPr>
              <w:jc w:val="center"/>
              <w:rPr>
                <w:rFonts w:ascii="Calibri" w:hAnsi="Calibri"/>
                <w:color w:val="FF0000"/>
                <w:sz w:val="24"/>
                <w:lang w:val="en-US"/>
                <w:rPrChange w:id="1363" w:author="D'souza, Nigel" w:date="2021-11-10T15:10:00Z">
                  <w:rPr>
                    <w:rFonts w:ascii="Calibri" w:hAnsi="Calibri"/>
                    <w:sz w:val="24"/>
                    <w:lang w:val="en-US"/>
                  </w:rPr>
                </w:rPrChange>
              </w:rPr>
            </w:pPr>
            <w:r w:rsidRPr="00AD1805">
              <w:rPr>
                <w:rFonts w:ascii="Calibri" w:hAnsi="Calibri"/>
                <w:color w:val="FF0000"/>
                <w:sz w:val="24"/>
                <w:lang w:val="en-US"/>
              </w:rPr>
              <w:t>X</w:t>
            </w:r>
          </w:p>
        </w:tc>
        <w:tc>
          <w:tcPr>
            <w:tcW w:w="1080" w:type="dxa"/>
            <w:shd w:val="clear" w:color="auto" w:fill="auto"/>
            <w:noWrap/>
            <w:vAlign w:val="bottom"/>
            <w:hideMark/>
          </w:tcPr>
          <w:p w14:paraId="3CF3A38B" w14:textId="77777777" w:rsidR="00BF4839" w:rsidRPr="00AD1805" w:rsidRDefault="00BF4839" w:rsidP="00BF4839">
            <w:pPr>
              <w:jc w:val="center"/>
              <w:rPr>
                <w:rFonts w:ascii="Times New Roman" w:hAnsi="Times New Roman"/>
                <w:color w:val="FF0000"/>
                <w:szCs w:val="20"/>
                <w:lang w:val="en-US"/>
                <w:rPrChange w:id="1364" w:author="D'souza, Nigel" w:date="2021-11-10T15:10:00Z">
                  <w:rPr>
                    <w:rFonts w:ascii="Times New Roman" w:hAnsi="Times New Roman"/>
                    <w:szCs w:val="20"/>
                    <w:lang w:val="en-US"/>
                  </w:rPr>
                </w:rPrChange>
              </w:rPr>
            </w:pPr>
          </w:p>
        </w:tc>
        <w:tc>
          <w:tcPr>
            <w:tcW w:w="1080" w:type="dxa"/>
            <w:shd w:val="clear" w:color="auto" w:fill="auto"/>
            <w:noWrap/>
            <w:vAlign w:val="bottom"/>
            <w:hideMark/>
          </w:tcPr>
          <w:p w14:paraId="69D5DF57" w14:textId="77777777" w:rsidR="00BF4839" w:rsidRPr="00AD1805" w:rsidRDefault="00B32E3A" w:rsidP="00BF4839">
            <w:pPr>
              <w:jc w:val="center"/>
              <w:rPr>
                <w:rFonts w:ascii="Times New Roman" w:hAnsi="Times New Roman"/>
                <w:color w:val="FF0000"/>
                <w:szCs w:val="20"/>
                <w:lang w:val="en-US"/>
                <w:rPrChange w:id="1365" w:author="D'souza, Nigel" w:date="2021-11-10T15:10:00Z">
                  <w:rPr>
                    <w:rFonts w:ascii="Times New Roman" w:hAnsi="Times New Roman"/>
                    <w:szCs w:val="20"/>
                    <w:lang w:val="en-US"/>
                  </w:rPr>
                </w:rPrChange>
              </w:rPr>
            </w:pPr>
            <w:r w:rsidRPr="00AD1805">
              <w:rPr>
                <w:rFonts w:ascii="Times New Roman" w:hAnsi="Times New Roman"/>
                <w:color w:val="FF0000"/>
                <w:szCs w:val="20"/>
                <w:lang w:val="en-US"/>
              </w:rPr>
              <w:t>X</w:t>
            </w:r>
          </w:p>
        </w:tc>
        <w:tc>
          <w:tcPr>
            <w:tcW w:w="1080" w:type="dxa"/>
            <w:shd w:val="clear" w:color="auto" w:fill="auto"/>
            <w:noWrap/>
            <w:vAlign w:val="bottom"/>
            <w:hideMark/>
          </w:tcPr>
          <w:p w14:paraId="4CE5F042" w14:textId="77777777" w:rsidR="00BF4839" w:rsidRPr="00AD1805" w:rsidRDefault="00B32E3A" w:rsidP="00BF4839">
            <w:pPr>
              <w:jc w:val="center"/>
              <w:rPr>
                <w:rFonts w:ascii="Calibri" w:hAnsi="Calibri"/>
                <w:color w:val="FF0000"/>
                <w:sz w:val="24"/>
                <w:lang w:val="en-US"/>
                <w:rPrChange w:id="1366" w:author="D'souza, Nigel" w:date="2021-11-10T15:10:00Z">
                  <w:rPr>
                    <w:rFonts w:ascii="Calibri" w:hAnsi="Calibri"/>
                    <w:sz w:val="24"/>
                    <w:lang w:val="en-US"/>
                  </w:rPr>
                </w:rPrChange>
              </w:rPr>
            </w:pPr>
            <w:r w:rsidRPr="00AD1805">
              <w:rPr>
                <w:rFonts w:ascii="Calibri" w:hAnsi="Calibri"/>
                <w:color w:val="FF0000"/>
                <w:sz w:val="24"/>
                <w:lang w:val="en-US"/>
              </w:rPr>
              <w:t xml:space="preserve"> </w:t>
            </w:r>
          </w:p>
        </w:tc>
        <w:tc>
          <w:tcPr>
            <w:tcW w:w="1080" w:type="dxa"/>
            <w:shd w:val="clear" w:color="auto" w:fill="auto"/>
            <w:noWrap/>
            <w:vAlign w:val="bottom"/>
            <w:hideMark/>
          </w:tcPr>
          <w:p w14:paraId="2C3F0425" w14:textId="77777777" w:rsidR="00BF4839" w:rsidRPr="00AD1805" w:rsidRDefault="00BF4839" w:rsidP="00BF4839">
            <w:pPr>
              <w:jc w:val="center"/>
              <w:rPr>
                <w:rFonts w:ascii="Calibri" w:hAnsi="Calibri"/>
                <w:color w:val="FF0000"/>
                <w:sz w:val="24"/>
                <w:lang w:val="en-US"/>
                <w:rPrChange w:id="1367" w:author="D'souza, Nigel" w:date="2021-11-10T15:10:00Z">
                  <w:rPr>
                    <w:rFonts w:ascii="Calibri" w:hAnsi="Calibri"/>
                    <w:sz w:val="24"/>
                    <w:lang w:val="en-US"/>
                  </w:rPr>
                </w:rPrChange>
              </w:rPr>
            </w:pPr>
            <w:r w:rsidRPr="00AD1805">
              <w:rPr>
                <w:rFonts w:ascii="Calibri" w:hAnsi="Calibri"/>
                <w:color w:val="FF0000"/>
                <w:sz w:val="24"/>
                <w:lang w:val="en-US"/>
                <w:rPrChange w:id="1368" w:author="D'souza, Nigel" w:date="2021-11-10T15:10:00Z">
                  <w:rPr>
                    <w:rFonts w:ascii="Calibri" w:hAnsi="Calibri"/>
                    <w:sz w:val="24"/>
                    <w:lang w:val="en-US"/>
                  </w:rPr>
                </w:rPrChange>
              </w:rPr>
              <w:t>X</w:t>
            </w:r>
          </w:p>
        </w:tc>
      </w:tr>
      <w:tr w:rsidR="00AD1805" w:rsidRPr="00AD1805" w14:paraId="0DF77870" w14:textId="77777777" w:rsidTr="00BF4839">
        <w:trPr>
          <w:trHeight w:val="315"/>
        </w:trPr>
        <w:tc>
          <w:tcPr>
            <w:tcW w:w="960" w:type="dxa"/>
            <w:shd w:val="clear" w:color="auto" w:fill="auto"/>
            <w:noWrap/>
            <w:vAlign w:val="bottom"/>
            <w:hideMark/>
          </w:tcPr>
          <w:p w14:paraId="6AB6D663" w14:textId="77777777" w:rsidR="00BF4839" w:rsidRPr="00AD1805" w:rsidRDefault="00BF4839" w:rsidP="00BF4839">
            <w:pPr>
              <w:jc w:val="right"/>
              <w:rPr>
                <w:rFonts w:ascii="Calibri" w:hAnsi="Calibri"/>
                <w:color w:val="FF0000"/>
                <w:sz w:val="24"/>
                <w:lang w:val="en-US"/>
                <w:rPrChange w:id="1369" w:author="D'souza, Nigel" w:date="2021-11-10T15:10:00Z">
                  <w:rPr>
                    <w:rFonts w:ascii="Calibri" w:hAnsi="Calibri"/>
                    <w:sz w:val="24"/>
                    <w:lang w:val="en-US"/>
                  </w:rPr>
                </w:rPrChange>
              </w:rPr>
            </w:pPr>
            <w:r w:rsidRPr="00AD1805">
              <w:rPr>
                <w:rFonts w:ascii="Calibri" w:hAnsi="Calibri"/>
                <w:color w:val="FF0000"/>
                <w:sz w:val="24"/>
                <w:lang w:val="en-US"/>
                <w:rPrChange w:id="1370" w:author="D'souza, Nigel" w:date="2021-11-10T15:10:00Z">
                  <w:rPr>
                    <w:rFonts w:ascii="Calibri" w:hAnsi="Calibri"/>
                    <w:sz w:val="24"/>
                    <w:lang w:val="en-US"/>
                  </w:rPr>
                </w:rPrChange>
              </w:rPr>
              <w:t>6</w:t>
            </w:r>
          </w:p>
        </w:tc>
        <w:tc>
          <w:tcPr>
            <w:tcW w:w="1480" w:type="dxa"/>
            <w:shd w:val="clear" w:color="auto" w:fill="auto"/>
            <w:noWrap/>
            <w:vAlign w:val="bottom"/>
            <w:hideMark/>
          </w:tcPr>
          <w:p w14:paraId="034B851C" w14:textId="77777777" w:rsidR="00BF4839" w:rsidRPr="00AD1805" w:rsidRDefault="00BF4839" w:rsidP="00B32E3A">
            <w:pPr>
              <w:jc w:val="center"/>
              <w:rPr>
                <w:rFonts w:ascii="Calibri" w:hAnsi="Calibri"/>
                <w:color w:val="FF0000"/>
                <w:sz w:val="24"/>
                <w:lang w:val="en-US"/>
                <w:rPrChange w:id="1371" w:author="D'souza, Nigel" w:date="2021-11-10T15:10:00Z">
                  <w:rPr>
                    <w:rFonts w:ascii="Calibri" w:hAnsi="Calibri"/>
                    <w:sz w:val="24"/>
                    <w:lang w:val="en-US"/>
                  </w:rPr>
                </w:rPrChange>
              </w:rPr>
            </w:pPr>
            <w:r w:rsidRPr="00AD1805">
              <w:rPr>
                <w:rFonts w:ascii="Calibri" w:hAnsi="Calibri"/>
                <w:color w:val="FF0000"/>
                <w:sz w:val="24"/>
                <w:lang w:val="en-US"/>
                <w:rPrChange w:id="1372" w:author="D'souza, Nigel" w:date="2021-11-10T15:10:00Z">
                  <w:rPr>
                    <w:rFonts w:ascii="Calibri" w:hAnsi="Calibri"/>
                    <w:sz w:val="24"/>
                    <w:lang w:val="en-US"/>
                  </w:rPr>
                </w:rPrChange>
              </w:rPr>
              <w:t>17:</w:t>
            </w:r>
            <w:r w:rsidR="00B32E3A" w:rsidRPr="00AD1805">
              <w:rPr>
                <w:rFonts w:ascii="Calibri" w:hAnsi="Calibri"/>
                <w:color w:val="FF0000"/>
                <w:sz w:val="24"/>
                <w:lang w:val="en-US"/>
              </w:rPr>
              <w:t>45</w:t>
            </w:r>
            <w:r w:rsidRPr="00AD1805">
              <w:rPr>
                <w:rFonts w:ascii="Calibri" w:hAnsi="Calibri"/>
                <w:color w:val="FF0000"/>
                <w:sz w:val="24"/>
                <w:lang w:val="en-US"/>
                <w:rPrChange w:id="1373" w:author="D'souza, Nigel" w:date="2021-11-10T15:10:00Z">
                  <w:rPr>
                    <w:rFonts w:ascii="Calibri" w:hAnsi="Calibri"/>
                    <w:sz w:val="24"/>
                    <w:lang w:val="en-US"/>
                  </w:rPr>
                </w:rPrChange>
              </w:rPr>
              <w:t xml:space="preserve"> PM</w:t>
            </w:r>
          </w:p>
        </w:tc>
        <w:tc>
          <w:tcPr>
            <w:tcW w:w="1080" w:type="dxa"/>
            <w:shd w:val="clear" w:color="auto" w:fill="auto"/>
            <w:noWrap/>
            <w:vAlign w:val="bottom"/>
            <w:hideMark/>
          </w:tcPr>
          <w:p w14:paraId="033E414B" w14:textId="77777777" w:rsidR="00BF4839" w:rsidRPr="00AD1805" w:rsidRDefault="00BF4839" w:rsidP="00BF4839">
            <w:pPr>
              <w:jc w:val="center"/>
              <w:rPr>
                <w:rFonts w:ascii="Calibri" w:hAnsi="Calibri"/>
                <w:color w:val="FF0000"/>
                <w:sz w:val="24"/>
                <w:lang w:val="en-US"/>
                <w:rPrChange w:id="1374" w:author="D'souza, Nigel" w:date="2021-11-10T15:10:00Z">
                  <w:rPr>
                    <w:rFonts w:ascii="Calibri" w:hAnsi="Calibri"/>
                    <w:sz w:val="24"/>
                    <w:lang w:val="en-US"/>
                  </w:rPr>
                </w:rPrChange>
              </w:rPr>
            </w:pPr>
            <w:r w:rsidRPr="00AD1805">
              <w:rPr>
                <w:rFonts w:ascii="Calibri" w:hAnsi="Calibri"/>
                <w:color w:val="FF0000"/>
                <w:sz w:val="24"/>
                <w:lang w:val="en-US"/>
                <w:rPrChange w:id="1375" w:author="D'souza, Nigel" w:date="2021-11-10T15:10:00Z">
                  <w:rPr>
                    <w:rFonts w:ascii="Calibri" w:hAnsi="Calibri"/>
                    <w:sz w:val="24"/>
                    <w:lang w:val="en-US"/>
                  </w:rPr>
                </w:rPrChange>
              </w:rPr>
              <w:t>X</w:t>
            </w:r>
          </w:p>
        </w:tc>
        <w:tc>
          <w:tcPr>
            <w:tcW w:w="1080" w:type="dxa"/>
            <w:shd w:val="clear" w:color="auto" w:fill="auto"/>
            <w:noWrap/>
            <w:vAlign w:val="bottom"/>
            <w:hideMark/>
          </w:tcPr>
          <w:p w14:paraId="065B7D9E" w14:textId="77777777" w:rsidR="00BF4839" w:rsidRPr="00AD1805" w:rsidRDefault="00BF4839" w:rsidP="00BF4839">
            <w:pPr>
              <w:jc w:val="center"/>
              <w:rPr>
                <w:rFonts w:ascii="Calibri" w:hAnsi="Calibri"/>
                <w:color w:val="FF0000"/>
                <w:sz w:val="24"/>
                <w:lang w:val="en-US"/>
                <w:rPrChange w:id="1376" w:author="D'souza, Nigel" w:date="2021-11-10T15:10:00Z">
                  <w:rPr>
                    <w:rFonts w:ascii="Calibri" w:hAnsi="Calibri"/>
                    <w:sz w:val="24"/>
                    <w:lang w:val="en-US"/>
                  </w:rPr>
                </w:rPrChange>
              </w:rPr>
            </w:pPr>
          </w:p>
        </w:tc>
        <w:tc>
          <w:tcPr>
            <w:tcW w:w="1080" w:type="dxa"/>
            <w:shd w:val="clear" w:color="auto" w:fill="auto"/>
            <w:noWrap/>
            <w:vAlign w:val="bottom"/>
            <w:hideMark/>
          </w:tcPr>
          <w:p w14:paraId="7EEED6AE" w14:textId="77777777" w:rsidR="00BF4839" w:rsidRPr="00AD1805" w:rsidRDefault="00BF4839" w:rsidP="00BF4839">
            <w:pPr>
              <w:jc w:val="center"/>
              <w:rPr>
                <w:rFonts w:ascii="Calibri" w:hAnsi="Calibri"/>
                <w:color w:val="FF0000"/>
                <w:sz w:val="24"/>
                <w:lang w:val="en-US"/>
                <w:rPrChange w:id="1377" w:author="D'souza, Nigel" w:date="2021-11-10T15:10:00Z">
                  <w:rPr>
                    <w:rFonts w:ascii="Calibri" w:hAnsi="Calibri"/>
                    <w:sz w:val="24"/>
                    <w:lang w:val="en-US"/>
                  </w:rPr>
                </w:rPrChange>
              </w:rPr>
            </w:pPr>
            <w:r w:rsidRPr="00AD1805">
              <w:rPr>
                <w:rFonts w:ascii="Calibri" w:hAnsi="Calibri"/>
                <w:color w:val="FF0000"/>
                <w:sz w:val="24"/>
                <w:lang w:val="en-US"/>
                <w:rPrChange w:id="1378" w:author="D'souza, Nigel" w:date="2021-11-10T15:10:00Z">
                  <w:rPr>
                    <w:rFonts w:ascii="Calibri" w:hAnsi="Calibri"/>
                    <w:sz w:val="24"/>
                    <w:lang w:val="en-US"/>
                  </w:rPr>
                </w:rPrChange>
              </w:rPr>
              <w:t>X</w:t>
            </w:r>
          </w:p>
        </w:tc>
        <w:tc>
          <w:tcPr>
            <w:tcW w:w="1080" w:type="dxa"/>
            <w:shd w:val="clear" w:color="auto" w:fill="auto"/>
            <w:noWrap/>
            <w:vAlign w:val="bottom"/>
            <w:hideMark/>
          </w:tcPr>
          <w:p w14:paraId="2BAEC3F1" w14:textId="77777777" w:rsidR="00BF4839" w:rsidRPr="00AD1805" w:rsidRDefault="00B32E3A" w:rsidP="00BF4839">
            <w:pPr>
              <w:jc w:val="center"/>
              <w:rPr>
                <w:rFonts w:ascii="Calibri" w:hAnsi="Calibri"/>
                <w:color w:val="FF0000"/>
                <w:sz w:val="24"/>
                <w:lang w:val="en-US"/>
                <w:rPrChange w:id="1379" w:author="D'souza, Nigel" w:date="2021-11-10T15:10:00Z">
                  <w:rPr>
                    <w:rFonts w:ascii="Calibri" w:hAnsi="Calibri"/>
                    <w:sz w:val="24"/>
                    <w:lang w:val="en-US"/>
                  </w:rPr>
                </w:rPrChange>
              </w:rPr>
            </w:pPr>
            <w:r w:rsidRPr="00AD1805">
              <w:rPr>
                <w:rFonts w:ascii="Calibri" w:hAnsi="Calibri"/>
                <w:color w:val="FF0000"/>
                <w:sz w:val="24"/>
                <w:lang w:val="en-US"/>
              </w:rPr>
              <w:t xml:space="preserve"> </w:t>
            </w:r>
          </w:p>
        </w:tc>
        <w:tc>
          <w:tcPr>
            <w:tcW w:w="1080" w:type="dxa"/>
            <w:shd w:val="clear" w:color="auto" w:fill="auto"/>
            <w:noWrap/>
            <w:vAlign w:val="bottom"/>
            <w:hideMark/>
          </w:tcPr>
          <w:p w14:paraId="6A9FC28D" w14:textId="77777777" w:rsidR="00BF4839" w:rsidRPr="00AD1805" w:rsidRDefault="00BF4839" w:rsidP="00BF4839">
            <w:pPr>
              <w:jc w:val="center"/>
              <w:rPr>
                <w:rFonts w:ascii="Calibri" w:hAnsi="Calibri"/>
                <w:color w:val="FF0000"/>
                <w:sz w:val="24"/>
                <w:lang w:val="en-US"/>
                <w:rPrChange w:id="1380" w:author="D'souza, Nigel" w:date="2021-11-10T15:10:00Z">
                  <w:rPr>
                    <w:rFonts w:ascii="Calibri" w:hAnsi="Calibri"/>
                    <w:sz w:val="24"/>
                    <w:lang w:val="en-US"/>
                  </w:rPr>
                </w:rPrChange>
              </w:rPr>
            </w:pPr>
            <w:r w:rsidRPr="00AD1805">
              <w:rPr>
                <w:rFonts w:ascii="Calibri" w:hAnsi="Calibri"/>
                <w:color w:val="FF0000"/>
                <w:sz w:val="24"/>
                <w:lang w:val="en-US"/>
                <w:rPrChange w:id="1381" w:author="D'souza, Nigel" w:date="2021-11-10T15:10:00Z">
                  <w:rPr>
                    <w:rFonts w:ascii="Calibri" w:hAnsi="Calibri"/>
                    <w:sz w:val="24"/>
                    <w:lang w:val="en-US"/>
                  </w:rPr>
                </w:rPrChange>
              </w:rPr>
              <w:t>X</w:t>
            </w:r>
          </w:p>
        </w:tc>
      </w:tr>
      <w:tr w:rsidR="00AD1805" w:rsidRPr="00AD1805" w14:paraId="5A9BB247" w14:textId="77777777" w:rsidTr="00BF4839">
        <w:trPr>
          <w:trHeight w:val="315"/>
        </w:trPr>
        <w:tc>
          <w:tcPr>
            <w:tcW w:w="960" w:type="dxa"/>
            <w:shd w:val="clear" w:color="auto" w:fill="auto"/>
            <w:noWrap/>
            <w:vAlign w:val="bottom"/>
            <w:hideMark/>
          </w:tcPr>
          <w:p w14:paraId="69D412AA" w14:textId="77777777" w:rsidR="00BF4839" w:rsidRPr="00AD1805" w:rsidRDefault="00BF4839" w:rsidP="00BF4839">
            <w:pPr>
              <w:jc w:val="right"/>
              <w:rPr>
                <w:rFonts w:ascii="Calibri" w:hAnsi="Calibri"/>
                <w:color w:val="FF0000"/>
                <w:sz w:val="24"/>
                <w:lang w:val="en-US"/>
                <w:rPrChange w:id="1382" w:author="D'souza, Nigel" w:date="2021-11-10T15:10:00Z">
                  <w:rPr>
                    <w:rFonts w:ascii="Calibri" w:hAnsi="Calibri"/>
                    <w:sz w:val="24"/>
                    <w:lang w:val="en-US"/>
                  </w:rPr>
                </w:rPrChange>
              </w:rPr>
            </w:pPr>
            <w:r w:rsidRPr="00AD1805">
              <w:rPr>
                <w:rFonts w:ascii="Calibri" w:hAnsi="Calibri"/>
                <w:color w:val="FF0000"/>
                <w:sz w:val="24"/>
                <w:lang w:val="en-US"/>
                <w:rPrChange w:id="1383" w:author="D'souza, Nigel" w:date="2021-11-10T15:10:00Z">
                  <w:rPr>
                    <w:rFonts w:ascii="Calibri" w:hAnsi="Calibri"/>
                    <w:sz w:val="24"/>
                    <w:lang w:val="en-US"/>
                  </w:rPr>
                </w:rPrChange>
              </w:rPr>
              <w:t>7</w:t>
            </w:r>
          </w:p>
        </w:tc>
        <w:tc>
          <w:tcPr>
            <w:tcW w:w="1480" w:type="dxa"/>
            <w:shd w:val="clear" w:color="auto" w:fill="auto"/>
            <w:noWrap/>
            <w:vAlign w:val="bottom"/>
            <w:hideMark/>
          </w:tcPr>
          <w:p w14:paraId="07DCE385" w14:textId="77777777" w:rsidR="00BF4839" w:rsidRPr="00AD1805" w:rsidRDefault="00BF4839" w:rsidP="00B32E3A">
            <w:pPr>
              <w:jc w:val="center"/>
              <w:rPr>
                <w:rFonts w:ascii="Calibri" w:hAnsi="Calibri"/>
                <w:color w:val="FF0000"/>
                <w:sz w:val="24"/>
                <w:lang w:val="en-US"/>
                <w:rPrChange w:id="1384" w:author="D'souza, Nigel" w:date="2021-11-10T15:10:00Z">
                  <w:rPr>
                    <w:rFonts w:ascii="Calibri" w:hAnsi="Calibri"/>
                    <w:sz w:val="24"/>
                    <w:lang w:val="en-US"/>
                  </w:rPr>
                </w:rPrChange>
              </w:rPr>
            </w:pPr>
            <w:r w:rsidRPr="00AD1805">
              <w:rPr>
                <w:rFonts w:ascii="Calibri" w:hAnsi="Calibri"/>
                <w:color w:val="FF0000"/>
                <w:sz w:val="24"/>
                <w:lang w:val="en-US"/>
                <w:rPrChange w:id="1385" w:author="D'souza, Nigel" w:date="2021-11-10T15:10:00Z">
                  <w:rPr>
                    <w:rFonts w:ascii="Calibri" w:hAnsi="Calibri"/>
                    <w:sz w:val="24"/>
                    <w:lang w:val="en-US"/>
                  </w:rPr>
                </w:rPrChange>
              </w:rPr>
              <w:t>1</w:t>
            </w:r>
            <w:r w:rsidR="00B32E3A" w:rsidRPr="00AD1805">
              <w:rPr>
                <w:rFonts w:ascii="Calibri" w:hAnsi="Calibri"/>
                <w:color w:val="FF0000"/>
                <w:sz w:val="24"/>
                <w:lang w:val="en-US"/>
              </w:rPr>
              <w:t>9</w:t>
            </w:r>
            <w:r w:rsidRPr="00AD1805">
              <w:rPr>
                <w:rFonts w:ascii="Calibri" w:hAnsi="Calibri"/>
                <w:color w:val="FF0000"/>
                <w:sz w:val="24"/>
                <w:lang w:val="en-US"/>
                <w:rPrChange w:id="1386" w:author="D'souza, Nigel" w:date="2021-11-10T15:10:00Z">
                  <w:rPr>
                    <w:rFonts w:ascii="Calibri" w:hAnsi="Calibri"/>
                    <w:sz w:val="24"/>
                    <w:lang w:val="en-US"/>
                  </w:rPr>
                </w:rPrChange>
              </w:rPr>
              <w:t>:</w:t>
            </w:r>
            <w:r w:rsidR="00B32E3A" w:rsidRPr="00AD1805">
              <w:rPr>
                <w:rFonts w:ascii="Calibri" w:hAnsi="Calibri"/>
                <w:color w:val="FF0000"/>
                <w:sz w:val="24"/>
                <w:lang w:val="en-US"/>
              </w:rPr>
              <w:t>15</w:t>
            </w:r>
            <w:r w:rsidRPr="00AD1805">
              <w:rPr>
                <w:rFonts w:ascii="Calibri" w:hAnsi="Calibri"/>
                <w:color w:val="FF0000"/>
                <w:sz w:val="24"/>
                <w:lang w:val="en-US"/>
                <w:rPrChange w:id="1387" w:author="D'souza, Nigel" w:date="2021-11-10T15:10:00Z">
                  <w:rPr>
                    <w:rFonts w:ascii="Calibri" w:hAnsi="Calibri"/>
                    <w:sz w:val="24"/>
                    <w:lang w:val="en-US"/>
                  </w:rPr>
                </w:rPrChange>
              </w:rPr>
              <w:t xml:space="preserve"> PM</w:t>
            </w:r>
          </w:p>
        </w:tc>
        <w:tc>
          <w:tcPr>
            <w:tcW w:w="1080" w:type="dxa"/>
            <w:shd w:val="clear" w:color="auto" w:fill="auto"/>
            <w:noWrap/>
            <w:vAlign w:val="bottom"/>
            <w:hideMark/>
          </w:tcPr>
          <w:p w14:paraId="40111E0A" w14:textId="77777777" w:rsidR="00BF4839" w:rsidRPr="00AD1805" w:rsidRDefault="00B32E3A" w:rsidP="00BF4839">
            <w:pPr>
              <w:jc w:val="center"/>
              <w:rPr>
                <w:rFonts w:ascii="Calibri" w:hAnsi="Calibri"/>
                <w:color w:val="FF0000"/>
                <w:sz w:val="24"/>
                <w:lang w:val="en-US"/>
                <w:rPrChange w:id="1388" w:author="D'souza, Nigel" w:date="2021-11-10T15:10:00Z">
                  <w:rPr>
                    <w:rFonts w:ascii="Calibri" w:hAnsi="Calibri"/>
                    <w:sz w:val="24"/>
                    <w:lang w:val="en-US"/>
                  </w:rPr>
                </w:rPrChange>
              </w:rPr>
            </w:pPr>
            <w:r w:rsidRPr="00AD1805">
              <w:rPr>
                <w:rFonts w:ascii="Calibri" w:hAnsi="Calibri"/>
                <w:color w:val="FF0000"/>
                <w:sz w:val="24"/>
                <w:lang w:val="en-US"/>
              </w:rPr>
              <w:t>X</w:t>
            </w:r>
          </w:p>
        </w:tc>
        <w:tc>
          <w:tcPr>
            <w:tcW w:w="1080" w:type="dxa"/>
            <w:shd w:val="clear" w:color="auto" w:fill="auto"/>
            <w:noWrap/>
            <w:vAlign w:val="bottom"/>
            <w:hideMark/>
          </w:tcPr>
          <w:p w14:paraId="6BBA2C5D" w14:textId="77777777" w:rsidR="00BF4839" w:rsidRPr="00AD1805" w:rsidRDefault="00BF4839" w:rsidP="00BF4839">
            <w:pPr>
              <w:jc w:val="center"/>
              <w:rPr>
                <w:rFonts w:ascii="Times New Roman" w:hAnsi="Times New Roman"/>
                <w:color w:val="FF0000"/>
                <w:szCs w:val="20"/>
                <w:lang w:val="en-US"/>
                <w:rPrChange w:id="1389" w:author="D'souza, Nigel" w:date="2021-11-10T15:10:00Z">
                  <w:rPr>
                    <w:rFonts w:ascii="Times New Roman" w:hAnsi="Times New Roman"/>
                    <w:szCs w:val="20"/>
                    <w:lang w:val="en-US"/>
                  </w:rPr>
                </w:rPrChange>
              </w:rPr>
            </w:pPr>
          </w:p>
        </w:tc>
        <w:tc>
          <w:tcPr>
            <w:tcW w:w="1080" w:type="dxa"/>
            <w:shd w:val="clear" w:color="auto" w:fill="auto"/>
            <w:noWrap/>
            <w:vAlign w:val="bottom"/>
            <w:hideMark/>
          </w:tcPr>
          <w:p w14:paraId="6044D79B" w14:textId="77777777" w:rsidR="00BF4839" w:rsidRPr="00AD1805" w:rsidRDefault="00B32E3A" w:rsidP="00BF4839">
            <w:pPr>
              <w:jc w:val="center"/>
              <w:rPr>
                <w:rFonts w:ascii="Times New Roman" w:hAnsi="Times New Roman"/>
                <w:color w:val="FF0000"/>
                <w:szCs w:val="20"/>
                <w:lang w:val="en-US"/>
                <w:rPrChange w:id="1390" w:author="D'souza, Nigel" w:date="2021-11-10T15:10:00Z">
                  <w:rPr>
                    <w:rFonts w:ascii="Times New Roman" w:hAnsi="Times New Roman"/>
                    <w:szCs w:val="20"/>
                    <w:lang w:val="en-US"/>
                  </w:rPr>
                </w:rPrChange>
              </w:rPr>
            </w:pPr>
            <w:r w:rsidRPr="00AD1805">
              <w:rPr>
                <w:rFonts w:ascii="Times New Roman" w:hAnsi="Times New Roman"/>
                <w:color w:val="FF0000"/>
                <w:szCs w:val="20"/>
                <w:lang w:val="en-US"/>
              </w:rPr>
              <w:t>X</w:t>
            </w:r>
          </w:p>
        </w:tc>
        <w:tc>
          <w:tcPr>
            <w:tcW w:w="1080" w:type="dxa"/>
            <w:shd w:val="clear" w:color="auto" w:fill="auto"/>
            <w:noWrap/>
            <w:vAlign w:val="bottom"/>
            <w:hideMark/>
          </w:tcPr>
          <w:p w14:paraId="4C103DD5" w14:textId="77777777" w:rsidR="00BF4839" w:rsidRPr="00AD1805" w:rsidRDefault="00B32E3A" w:rsidP="00BF4839">
            <w:pPr>
              <w:jc w:val="center"/>
              <w:rPr>
                <w:rFonts w:ascii="Calibri" w:hAnsi="Calibri"/>
                <w:color w:val="FF0000"/>
                <w:sz w:val="24"/>
                <w:lang w:val="en-US"/>
                <w:rPrChange w:id="1391" w:author="D'souza, Nigel" w:date="2021-11-10T15:10:00Z">
                  <w:rPr>
                    <w:rFonts w:ascii="Calibri" w:hAnsi="Calibri"/>
                    <w:sz w:val="24"/>
                    <w:lang w:val="en-US"/>
                  </w:rPr>
                </w:rPrChange>
              </w:rPr>
            </w:pPr>
            <w:r w:rsidRPr="00AD1805">
              <w:rPr>
                <w:rFonts w:ascii="Calibri" w:hAnsi="Calibri"/>
                <w:color w:val="FF0000"/>
                <w:sz w:val="24"/>
                <w:lang w:val="en-US"/>
              </w:rPr>
              <w:t xml:space="preserve"> </w:t>
            </w:r>
          </w:p>
        </w:tc>
        <w:tc>
          <w:tcPr>
            <w:tcW w:w="1080" w:type="dxa"/>
            <w:shd w:val="clear" w:color="auto" w:fill="auto"/>
            <w:noWrap/>
            <w:vAlign w:val="bottom"/>
            <w:hideMark/>
          </w:tcPr>
          <w:p w14:paraId="2620FD21" w14:textId="77777777" w:rsidR="00BF4839" w:rsidRPr="00AD1805" w:rsidRDefault="00BF4839" w:rsidP="00BF4839">
            <w:pPr>
              <w:jc w:val="center"/>
              <w:rPr>
                <w:rFonts w:ascii="Calibri" w:hAnsi="Calibri"/>
                <w:color w:val="FF0000"/>
                <w:sz w:val="24"/>
                <w:lang w:val="en-US"/>
                <w:rPrChange w:id="1392" w:author="D'souza, Nigel" w:date="2021-11-10T15:10:00Z">
                  <w:rPr>
                    <w:rFonts w:ascii="Calibri" w:hAnsi="Calibri"/>
                    <w:sz w:val="24"/>
                    <w:lang w:val="en-US"/>
                  </w:rPr>
                </w:rPrChange>
              </w:rPr>
            </w:pPr>
            <w:r w:rsidRPr="00AD1805">
              <w:rPr>
                <w:rFonts w:ascii="Calibri" w:hAnsi="Calibri"/>
                <w:color w:val="FF0000"/>
                <w:sz w:val="24"/>
                <w:lang w:val="en-US"/>
                <w:rPrChange w:id="1393" w:author="D'souza, Nigel" w:date="2021-11-10T15:10:00Z">
                  <w:rPr>
                    <w:rFonts w:ascii="Calibri" w:hAnsi="Calibri"/>
                    <w:sz w:val="24"/>
                    <w:lang w:val="en-US"/>
                  </w:rPr>
                </w:rPrChange>
              </w:rPr>
              <w:t>X</w:t>
            </w:r>
          </w:p>
        </w:tc>
      </w:tr>
      <w:tr w:rsidR="00AD1805" w:rsidRPr="00AD1805" w14:paraId="17E7D8A1" w14:textId="77777777" w:rsidTr="00BF4839">
        <w:trPr>
          <w:trHeight w:val="315"/>
        </w:trPr>
        <w:tc>
          <w:tcPr>
            <w:tcW w:w="960" w:type="dxa"/>
            <w:shd w:val="clear" w:color="auto" w:fill="auto"/>
            <w:noWrap/>
            <w:vAlign w:val="bottom"/>
            <w:hideMark/>
          </w:tcPr>
          <w:p w14:paraId="22133F16" w14:textId="77777777" w:rsidR="00BF4839" w:rsidRPr="00AD1805" w:rsidRDefault="00BF4839" w:rsidP="00BF4839">
            <w:pPr>
              <w:jc w:val="right"/>
              <w:rPr>
                <w:rFonts w:ascii="Calibri" w:hAnsi="Calibri"/>
                <w:color w:val="FF0000"/>
                <w:sz w:val="24"/>
                <w:lang w:val="en-US"/>
                <w:rPrChange w:id="1394" w:author="D'souza, Nigel" w:date="2021-11-10T15:10:00Z">
                  <w:rPr>
                    <w:rFonts w:ascii="Calibri" w:hAnsi="Calibri"/>
                    <w:sz w:val="24"/>
                    <w:lang w:val="en-US"/>
                  </w:rPr>
                </w:rPrChange>
              </w:rPr>
            </w:pPr>
            <w:r w:rsidRPr="00AD1805">
              <w:rPr>
                <w:rFonts w:ascii="Calibri" w:hAnsi="Calibri"/>
                <w:color w:val="FF0000"/>
                <w:sz w:val="24"/>
                <w:lang w:val="en-US"/>
                <w:rPrChange w:id="1395" w:author="D'souza, Nigel" w:date="2021-11-10T15:10:00Z">
                  <w:rPr>
                    <w:rFonts w:ascii="Calibri" w:hAnsi="Calibri"/>
                    <w:sz w:val="24"/>
                    <w:lang w:val="en-US"/>
                  </w:rPr>
                </w:rPrChange>
              </w:rPr>
              <w:t>8</w:t>
            </w:r>
          </w:p>
        </w:tc>
        <w:tc>
          <w:tcPr>
            <w:tcW w:w="1480" w:type="dxa"/>
            <w:shd w:val="clear" w:color="auto" w:fill="auto"/>
            <w:noWrap/>
            <w:vAlign w:val="bottom"/>
            <w:hideMark/>
          </w:tcPr>
          <w:p w14:paraId="5767FB0B" w14:textId="77777777" w:rsidR="00BF4839" w:rsidRPr="00AD1805" w:rsidRDefault="00B32E3A" w:rsidP="00B32E3A">
            <w:pPr>
              <w:jc w:val="center"/>
              <w:rPr>
                <w:rFonts w:ascii="Calibri" w:hAnsi="Calibri"/>
                <w:color w:val="FF0000"/>
                <w:sz w:val="24"/>
                <w:lang w:val="en-US"/>
                <w:rPrChange w:id="1396" w:author="D'souza, Nigel" w:date="2021-11-10T15:10:00Z">
                  <w:rPr>
                    <w:rFonts w:ascii="Calibri" w:hAnsi="Calibri"/>
                    <w:sz w:val="24"/>
                    <w:lang w:val="en-US"/>
                  </w:rPr>
                </w:rPrChange>
              </w:rPr>
            </w:pPr>
            <w:r w:rsidRPr="00AD1805">
              <w:rPr>
                <w:rFonts w:ascii="Calibri" w:hAnsi="Calibri"/>
                <w:color w:val="FF0000"/>
                <w:sz w:val="24"/>
                <w:lang w:val="en-US"/>
              </w:rPr>
              <w:t>21</w:t>
            </w:r>
            <w:r w:rsidR="00BF4839" w:rsidRPr="00AD1805">
              <w:rPr>
                <w:rFonts w:ascii="Calibri" w:hAnsi="Calibri"/>
                <w:color w:val="FF0000"/>
                <w:sz w:val="24"/>
                <w:lang w:val="en-US"/>
                <w:rPrChange w:id="1397" w:author="D'souza, Nigel" w:date="2021-11-10T15:10:00Z">
                  <w:rPr>
                    <w:rFonts w:ascii="Calibri" w:hAnsi="Calibri"/>
                    <w:sz w:val="24"/>
                    <w:lang w:val="en-US"/>
                  </w:rPr>
                </w:rPrChange>
              </w:rPr>
              <w:t>:</w:t>
            </w:r>
            <w:r w:rsidRPr="00AD1805">
              <w:rPr>
                <w:rFonts w:ascii="Calibri" w:hAnsi="Calibri"/>
                <w:color w:val="FF0000"/>
                <w:sz w:val="24"/>
                <w:lang w:val="en-US"/>
              </w:rPr>
              <w:t>0</w:t>
            </w:r>
            <w:r w:rsidR="00BF4839" w:rsidRPr="00AD1805">
              <w:rPr>
                <w:rFonts w:ascii="Calibri" w:hAnsi="Calibri"/>
                <w:color w:val="FF0000"/>
                <w:sz w:val="24"/>
                <w:lang w:val="en-US"/>
                <w:rPrChange w:id="1398" w:author="D'souza, Nigel" w:date="2021-11-10T15:10:00Z">
                  <w:rPr>
                    <w:rFonts w:ascii="Calibri" w:hAnsi="Calibri"/>
                    <w:sz w:val="24"/>
                    <w:lang w:val="en-US"/>
                  </w:rPr>
                </w:rPrChange>
              </w:rPr>
              <w:t>0 PM</w:t>
            </w:r>
          </w:p>
        </w:tc>
        <w:tc>
          <w:tcPr>
            <w:tcW w:w="1080" w:type="dxa"/>
            <w:shd w:val="clear" w:color="auto" w:fill="auto"/>
            <w:noWrap/>
            <w:vAlign w:val="bottom"/>
            <w:hideMark/>
          </w:tcPr>
          <w:p w14:paraId="4B16BCD9" w14:textId="77777777" w:rsidR="00BF4839" w:rsidRPr="00AD1805" w:rsidRDefault="00BF4839" w:rsidP="00BF4839">
            <w:pPr>
              <w:jc w:val="center"/>
              <w:rPr>
                <w:rFonts w:ascii="Calibri" w:hAnsi="Calibri"/>
                <w:color w:val="FF0000"/>
                <w:sz w:val="24"/>
                <w:lang w:val="en-US"/>
                <w:rPrChange w:id="1399" w:author="D'souza, Nigel" w:date="2021-11-10T15:10:00Z">
                  <w:rPr>
                    <w:rFonts w:ascii="Calibri" w:hAnsi="Calibri"/>
                    <w:sz w:val="24"/>
                    <w:lang w:val="en-US"/>
                  </w:rPr>
                </w:rPrChange>
              </w:rPr>
            </w:pPr>
            <w:r w:rsidRPr="00AD1805">
              <w:rPr>
                <w:rFonts w:ascii="Calibri" w:hAnsi="Calibri"/>
                <w:color w:val="FF0000"/>
                <w:sz w:val="24"/>
                <w:lang w:val="en-US"/>
                <w:rPrChange w:id="1400" w:author="D'souza, Nigel" w:date="2021-11-10T15:10:00Z">
                  <w:rPr>
                    <w:rFonts w:ascii="Calibri" w:hAnsi="Calibri"/>
                    <w:sz w:val="24"/>
                    <w:lang w:val="en-US"/>
                  </w:rPr>
                </w:rPrChange>
              </w:rPr>
              <w:t>X</w:t>
            </w:r>
          </w:p>
        </w:tc>
        <w:tc>
          <w:tcPr>
            <w:tcW w:w="1080" w:type="dxa"/>
            <w:shd w:val="clear" w:color="auto" w:fill="auto"/>
            <w:noWrap/>
            <w:vAlign w:val="bottom"/>
            <w:hideMark/>
          </w:tcPr>
          <w:p w14:paraId="4257A13B" w14:textId="77777777" w:rsidR="00BF4839" w:rsidRPr="00AD1805" w:rsidRDefault="00BF4839" w:rsidP="00BF4839">
            <w:pPr>
              <w:jc w:val="center"/>
              <w:rPr>
                <w:rFonts w:ascii="Calibri" w:hAnsi="Calibri"/>
                <w:color w:val="FF0000"/>
                <w:sz w:val="24"/>
                <w:lang w:val="en-US"/>
                <w:rPrChange w:id="1401" w:author="D'souza, Nigel" w:date="2021-11-10T15:10:00Z">
                  <w:rPr>
                    <w:rFonts w:ascii="Calibri" w:hAnsi="Calibri"/>
                    <w:sz w:val="24"/>
                    <w:lang w:val="en-US"/>
                  </w:rPr>
                </w:rPrChange>
              </w:rPr>
            </w:pPr>
          </w:p>
        </w:tc>
        <w:tc>
          <w:tcPr>
            <w:tcW w:w="1080" w:type="dxa"/>
            <w:shd w:val="clear" w:color="auto" w:fill="auto"/>
            <w:noWrap/>
            <w:vAlign w:val="bottom"/>
            <w:hideMark/>
          </w:tcPr>
          <w:p w14:paraId="36D12A74" w14:textId="77777777" w:rsidR="00BF4839" w:rsidRPr="00AD1805" w:rsidRDefault="00BF4839" w:rsidP="00BF4839">
            <w:pPr>
              <w:jc w:val="center"/>
              <w:rPr>
                <w:rFonts w:ascii="Calibri" w:hAnsi="Calibri"/>
                <w:color w:val="FF0000"/>
                <w:sz w:val="24"/>
                <w:lang w:val="en-US"/>
                <w:rPrChange w:id="1402" w:author="D'souza, Nigel" w:date="2021-11-10T15:10:00Z">
                  <w:rPr>
                    <w:rFonts w:ascii="Calibri" w:hAnsi="Calibri"/>
                    <w:sz w:val="24"/>
                    <w:lang w:val="en-US"/>
                  </w:rPr>
                </w:rPrChange>
              </w:rPr>
            </w:pPr>
            <w:r w:rsidRPr="00AD1805">
              <w:rPr>
                <w:rFonts w:ascii="Calibri" w:hAnsi="Calibri"/>
                <w:color w:val="FF0000"/>
                <w:sz w:val="24"/>
                <w:lang w:val="en-US"/>
                <w:rPrChange w:id="1403" w:author="D'souza, Nigel" w:date="2021-11-10T15:10:00Z">
                  <w:rPr>
                    <w:rFonts w:ascii="Calibri" w:hAnsi="Calibri"/>
                    <w:sz w:val="24"/>
                    <w:lang w:val="en-US"/>
                  </w:rPr>
                </w:rPrChange>
              </w:rPr>
              <w:t>X</w:t>
            </w:r>
          </w:p>
        </w:tc>
        <w:tc>
          <w:tcPr>
            <w:tcW w:w="1080" w:type="dxa"/>
            <w:shd w:val="clear" w:color="auto" w:fill="auto"/>
            <w:noWrap/>
            <w:vAlign w:val="bottom"/>
            <w:hideMark/>
          </w:tcPr>
          <w:p w14:paraId="11566BB3" w14:textId="77777777" w:rsidR="00BF4839" w:rsidRPr="00AD1805" w:rsidRDefault="00BF4839" w:rsidP="00BF4839">
            <w:pPr>
              <w:jc w:val="center"/>
              <w:rPr>
                <w:rFonts w:ascii="Calibri" w:hAnsi="Calibri"/>
                <w:color w:val="FF0000"/>
                <w:sz w:val="24"/>
                <w:lang w:val="en-US"/>
                <w:rPrChange w:id="1404" w:author="D'souza, Nigel" w:date="2021-11-10T15:10:00Z">
                  <w:rPr>
                    <w:rFonts w:ascii="Calibri" w:hAnsi="Calibri"/>
                    <w:sz w:val="24"/>
                    <w:lang w:val="en-US"/>
                  </w:rPr>
                </w:rPrChange>
              </w:rPr>
            </w:pPr>
          </w:p>
        </w:tc>
        <w:tc>
          <w:tcPr>
            <w:tcW w:w="1080" w:type="dxa"/>
            <w:shd w:val="clear" w:color="auto" w:fill="auto"/>
            <w:noWrap/>
            <w:vAlign w:val="bottom"/>
            <w:hideMark/>
          </w:tcPr>
          <w:p w14:paraId="3B6E7769" w14:textId="77777777" w:rsidR="00BF4839" w:rsidRPr="00AD1805" w:rsidRDefault="00B32E3A" w:rsidP="00BF4839">
            <w:pPr>
              <w:jc w:val="center"/>
              <w:rPr>
                <w:rFonts w:ascii="Times New Roman" w:hAnsi="Times New Roman"/>
                <w:color w:val="FF0000"/>
                <w:szCs w:val="20"/>
                <w:lang w:val="en-US"/>
                <w:rPrChange w:id="1405" w:author="D'souza, Nigel" w:date="2021-11-10T15:10:00Z">
                  <w:rPr>
                    <w:rFonts w:ascii="Times New Roman" w:hAnsi="Times New Roman"/>
                    <w:szCs w:val="20"/>
                    <w:lang w:val="en-US"/>
                  </w:rPr>
                </w:rPrChange>
              </w:rPr>
            </w:pPr>
            <w:r w:rsidRPr="00AD1805">
              <w:rPr>
                <w:rFonts w:ascii="Times New Roman" w:hAnsi="Times New Roman"/>
                <w:color w:val="FF0000"/>
                <w:szCs w:val="20"/>
                <w:lang w:val="en-US"/>
              </w:rPr>
              <w:t>X</w:t>
            </w:r>
          </w:p>
        </w:tc>
      </w:tr>
      <w:tr w:rsidR="00AD1805" w:rsidRPr="00AD1805" w14:paraId="6FC96249" w14:textId="77777777" w:rsidTr="00BF4839">
        <w:trPr>
          <w:trHeight w:val="330"/>
        </w:trPr>
        <w:tc>
          <w:tcPr>
            <w:tcW w:w="960" w:type="dxa"/>
            <w:shd w:val="clear" w:color="auto" w:fill="auto"/>
            <w:noWrap/>
            <w:vAlign w:val="bottom"/>
            <w:hideMark/>
          </w:tcPr>
          <w:p w14:paraId="346E5807" w14:textId="77777777" w:rsidR="00BF4839" w:rsidRPr="00AD1805" w:rsidRDefault="00BF4839" w:rsidP="00BF4839">
            <w:pPr>
              <w:jc w:val="center"/>
              <w:rPr>
                <w:rFonts w:ascii="Times New Roman" w:hAnsi="Times New Roman"/>
                <w:color w:val="FF0000"/>
                <w:szCs w:val="20"/>
                <w:lang w:val="en-US"/>
                <w:rPrChange w:id="1406" w:author="D'souza, Nigel" w:date="2021-11-10T15:10:00Z">
                  <w:rPr>
                    <w:rFonts w:ascii="Times New Roman" w:hAnsi="Times New Roman"/>
                    <w:szCs w:val="20"/>
                    <w:lang w:val="en-US"/>
                  </w:rPr>
                </w:rPrChange>
              </w:rPr>
            </w:pPr>
          </w:p>
        </w:tc>
        <w:tc>
          <w:tcPr>
            <w:tcW w:w="1480" w:type="dxa"/>
            <w:shd w:val="clear" w:color="auto" w:fill="auto"/>
            <w:noWrap/>
            <w:vAlign w:val="bottom"/>
            <w:hideMark/>
          </w:tcPr>
          <w:p w14:paraId="0833DF96" w14:textId="77777777" w:rsidR="00BF4839" w:rsidRPr="00AD1805" w:rsidRDefault="00BF4839" w:rsidP="00BF4839">
            <w:pPr>
              <w:jc w:val="center"/>
              <w:rPr>
                <w:rFonts w:ascii="Calibri" w:hAnsi="Calibri"/>
                <w:color w:val="FF0000"/>
                <w:sz w:val="24"/>
                <w:lang w:val="en-US"/>
                <w:rPrChange w:id="1407" w:author="D'souza, Nigel" w:date="2021-11-10T15:10:00Z">
                  <w:rPr>
                    <w:rFonts w:ascii="Calibri" w:hAnsi="Calibri"/>
                    <w:sz w:val="24"/>
                    <w:lang w:val="en-US"/>
                  </w:rPr>
                </w:rPrChange>
              </w:rPr>
            </w:pPr>
            <w:r w:rsidRPr="00AD1805">
              <w:rPr>
                <w:rFonts w:ascii="Calibri" w:hAnsi="Calibri"/>
                <w:color w:val="FF0000"/>
                <w:sz w:val="24"/>
                <w:lang w:val="en-US"/>
                <w:rPrChange w:id="1408" w:author="D'souza, Nigel" w:date="2021-11-10T15:10:00Z">
                  <w:rPr>
                    <w:rFonts w:ascii="Calibri" w:hAnsi="Calibri"/>
                    <w:sz w:val="24"/>
                    <w:lang w:val="en-US"/>
                  </w:rPr>
                </w:rPrChange>
              </w:rPr>
              <w:t>No of sweeps</w:t>
            </w:r>
          </w:p>
        </w:tc>
        <w:tc>
          <w:tcPr>
            <w:tcW w:w="1080" w:type="dxa"/>
            <w:shd w:val="clear" w:color="auto" w:fill="auto"/>
            <w:noWrap/>
            <w:vAlign w:val="bottom"/>
            <w:hideMark/>
          </w:tcPr>
          <w:p w14:paraId="49152534" w14:textId="77777777" w:rsidR="00BF4839" w:rsidRPr="00AD1805" w:rsidRDefault="00B32E3A" w:rsidP="00BF4839">
            <w:pPr>
              <w:jc w:val="center"/>
              <w:rPr>
                <w:rFonts w:ascii="Calibri" w:hAnsi="Calibri"/>
                <w:color w:val="FF0000"/>
                <w:sz w:val="24"/>
                <w:lang w:val="en-US"/>
                <w:rPrChange w:id="1409" w:author="D'souza, Nigel" w:date="2021-11-10T15:10:00Z">
                  <w:rPr>
                    <w:rFonts w:ascii="Calibri" w:hAnsi="Calibri"/>
                    <w:sz w:val="24"/>
                    <w:lang w:val="en-US"/>
                  </w:rPr>
                </w:rPrChange>
              </w:rPr>
            </w:pPr>
            <w:r w:rsidRPr="00AD1805">
              <w:rPr>
                <w:rFonts w:ascii="Calibri" w:hAnsi="Calibri"/>
                <w:color w:val="FF0000"/>
                <w:sz w:val="24"/>
                <w:lang w:val="en-US"/>
              </w:rPr>
              <w:t>8</w:t>
            </w:r>
          </w:p>
        </w:tc>
        <w:tc>
          <w:tcPr>
            <w:tcW w:w="1080" w:type="dxa"/>
            <w:shd w:val="clear" w:color="auto" w:fill="auto"/>
            <w:noWrap/>
            <w:vAlign w:val="bottom"/>
            <w:hideMark/>
          </w:tcPr>
          <w:p w14:paraId="4B412012" w14:textId="77777777" w:rsidR="00BF4839" w:rsidRPr="00AD1805" w:rsidRDefault="00B32E3A" w:rsidP="00B32E3A">
            <w:pPr>
              <w:jc w:val="center"/>
              <w:rPr>
                <w:rFonts w:ascii="Calibri" w:hAnsi="Calibri"/>
                <w:color w:val="FF0000"/>
                <w:sz w:val="24"/>
                <w:lang w:val="en-US"/>
                <w:rPrChange w:id="1410" w:author="D'souza, Nigel" w:date="2021-11-10T15:10:00Z">
                  <w:rPr>
                    <w:rFonts w:ascii="Calibri" w:hAnsi="Calibri"/>
                    <w:sz w:val="24"/>
                    <w:lang w:val="en-US"/>
                  </w:rPr>
                </w:rPrChange>
              </w:rPr>
            </w:pPr>
            <w:r w:rsidRPr="00AD1805">
              <w:rPr>
                <w:rFonts w:ascii="Calibri" w:hAnsi="Calibri"/>
                <w:color w:val="FF0000"/>
                <w:sz w:val="24"/>
                <w:lang w:val="en-US"/>
              </w:rPr>
              <w:t>3</w:t>
            </w:r>
          </w:p>
        </w:tc>
        <w:tc>
          <w:tcPr>
            <w:tcW w:w="1080" w:type="dxa"/>
            <w:shd w:val="clear" w:color="auto" w:fill="auto"/>
            <w:noWrap/>
            <w:vAlign w:val="bottom"/>
            <w:hideMark/>
          </w:tcPr>
          <w:p w14:paraId="1C7826C3" w14:textId="77777777" w:rsidR="00BF4839" w:rsidRPr="00AD1805" w:rsidRDefault="00B32E3A" w:rsidP="00BF4839">
            <w:pPr>
              <w:jc w:val="center"/>
              <w:rPr>
                <w:rFonts w:ascii="Calibri" w:hAnsi="Calibri"/>
                <w:color w:val="FF0000"/>
                <w:sz w:val="24"/>
                <w:lang w:val="en-US"/>
                <w:rPrChange w:id="1411" w:author="D'souza, Nigel" w:date="2021-11-10T15:10:00Z">
                  <w:rPr>
                    <w:rFonts w:ascii="Calibri" w:hAnsi="Calibri"/>
                    <w:sz w:val="24"/>
                    <w:lang w:val="en-US"/>
                  </w:rPr>
                </w:rPrChange>
              </w:rPr>
            </w:pPr>
            <w:r w:rsidRPr="00AD1805">
              <w:rPr>
                <w:rFonts w:ascii="Calibri" w:hAnsi="Calibri"/>
                <w:color w:val="FF0000"/>
                <w:sz w:val="24"/>
                <w:lang w:val="en-US"/>
              </w:rPr>
              <w:t>8</w:t>
            </w:r>
          </w:p>
        </w:tc>
        <w:tc>
          <w:tcPr>
            <w:tcW w:w="1080" w:type="dxa"/>
            <w:shd w:val="clear" w:color="auto" w:fill="auto"/>
            <w:noWrap/>
            <w:vAlign w:val="bottom"/>
            <w:hideMark/>
          </w:tcPr>
          <w:p w14:paraId="4873C09C" w14:textId="77777777" w:rsidR="00BF4839" w:rsidRPr="00AD1805" w:rsidRDefault="00B32E3A" w:rsidP="00B32E3A">
            <w:pPr>
              <w:jc w:val="center"/>
              <w:rPr>
                <w:rFonts w:ascii="Calibri" w:hAnsi="Calibri"/>
                <w:color w:val="FF0000"/>
                <w:sz w:val="24"/>
                <w:lang w:val="en-US"/>
                <w:rPrChange w:id="1412" w:author="D'souza, Nigel" w:date="2021-11-10T15:10:00Z">
                  <w:rPr>
                    <w:rFonts w:ascii="Calibri" w:hAnsi="Calibri"/>
                    <w:sz w:val="24"/>
                    <w:lang w:val="en-US"/>
                  </w:rPr>
                </w:rPrChange>
              </w:rPr>
            </w:pPr>
            <w:r w:rsidRPr="00AD1805">
              <w:rPr>
                <w:rFonts w:ascii="Calibri" w:hAnsi="Calibri"/>
                <w:color w:val="FF0000"/>
                <w:sz w:val="24"/>
                <w:lang w:val="en-US"/>
              </w:rPr>
              <w:t>3</w:t>
            </w:r>
          </w:p>
        </w:tc>
        <w:tc>
          <w:tcPr>
            <w:tcW w:w="1080" w:type="dxa"/>
            <w:shd w:val="clear" w:color="auto" w:fill="auto"/>
            <w:noWrap/>
            <w:vAlign w:val="bottom"/>
            <w:hideMark/>
          </w:tcPr>
          <w:p w14:paraId="1BB0FC3D" w14:textId="77777777" w:rsidR="00BF4839" w:rsidRPr="00AD1805" w:rsidRDefault="00B32E3A" w:rsidP="00BF4839">
            <w:pPr>
              <w:jc w:val="center"/>
              <w:rPr>
                <w:rFonts w:ascii="Calibri" w:hAnsi="Calibri"/>
                <w:color w:val="FF0000"/>
                <w:sz w:val="24"/>
                <w:lang w:val="en-US"/>
                <w:rPrChange w:id="1413" w:author="D'souza, Nigel" w:date="2021-11-10T15:10:00Z">
                  <w:rPr>
                    <w:rFonts w:ascii="Calibri" w:hAnsi="Calibri"/>
                    <w:sz w:val="24"/>
                    <w:lang w:val="en-US"/>
                  </w:rPr>
                </w:rPrChange>
              </w:rPr>
            </w:pPr>
            <w:r w:rsidRPr="00AD1805">
              <w:rPr>
                <w:rFonts w:ascii="Calibri" w:hAnsi="Calibri"/>
                <w:color w:val="FF0000"/>
                <w:sz w:val="24"/>
                <w:lang w:val="en-US"/>
              </w:rPr>
              <w:t>8</w:t>
            </w:r>
          </w:p>
        </w:tc>
      </w:tr>
    </w:tbl>
    <w:p w14:paraId="1BCC7838" w14:textId="77777777" w:rsidR="00BF4839" w:rsidRPr="003E30A0" w:rsidRDefault="00BF4839">
      <w:pPr>
        <w:rPr>
          <w:color w:val="FF0000"/>
          <w:szCs w:val="20"/>
          <w:rPrChange w:id="1414" w:author="D'souza, Nigel" w:date="2019-10-11T12:06:00Z">
            <w:rPr>
              <w:szCs w:val="20"/>
            </w:rPr>
          </w:rPrChange>
        </w:rPr>
      </w:pPr>
    </w:p>
    <w:p w14:paraId="0E2CACD3" w14:textId="77777777" w:rsidR="00BF4839" w:rsidRDefault="00BF4839" w:rsidP="00BF4839"/>
    <w:p w14:paraId="62EEE222" w14:textId="77777777" w:rsidR="00BF4839" w:rsidRDefault="00BF4839" w:rsidP="00BF4839">
      <w:r w:rsidRPr="00535544">
        <w:rPr>
          <w:highlight w:val="yellow"/>
          <w:rPrChange w:id="1415" w:author="D'souza, Nigel [2]" w:date="2020-01-03T13:51:00Z">
            <w:rPr/>
          </w:rPrChange>
        </w:rPr>
        <w:t>There will be a custom extract created and scheduled to provide a payment reconciliation report in a TBD format.  This extract will be configured to run upon completion of each NACHA extract.</w:t>
      </w:r>
    </w:p>
    <w:p w14:paraId="01661722" w14:textId="77777777" w:rsidR="00515BD6" w:rsidRDefault="00515BD6">
      <w:pPr>
        <w:rPr>
          <w:rFonts w:ascii="Arial Narrow" w:hAnsi="Arial Narrow" w:cs="Arial"/>
          <w:b/>
          <w:bCs/>
          <w:color w:val="336999"/>
          <w:sz w:val="28"/>
          <w:szCs w:val="20"/>
        </w:rPr>
      </w:pPr>
      <w:r>
        <w:rPr>
          <w:szCs w:val="20"/>
        </w:rPr>
        <w:br w:type="page"/>
      </w:r>
    </w:p>
    <w:p w14:paraId="44923297" w14:textId="77777777" w:rsidR="00B04DC7" w:rsidRDefault="00572A58" w:rsidP="00270974">
      <w:pPr>
        <w:pStyle w:val="Heading2"/>
        <w:numPr>
          <w:ilvl w:val="2"/>
          <w:numId w:val="2"/>
        </w:numPr>
        <w:rPr>
          <w:szCs w:val="20"/>
        </w:rPr>
      </w:pPr>
      <w:bookmarkStart w:id="1416" w:name="_Toc28956243"/>
      <w:r>
        <w:rPr>
          <w:szCs w:val="20"/>
        </w:rPr>
        <w:lastRenderedPageBreak/>
        <w:t>Reference Data Loads</w:t>
      </w:r>
      <w:bookmarkEnd w:id="1416"/>
    </w:p>
    <w:p w14:paraId="37ABB063" w14:textId="77777777" w:rsidR="00B04DC7" w:rsidRDefault="00B04DC7" w:rsidP="00B04DC7">
      <w:pPr>
        <w:pStyle w:val="NormalIndent"/>
        <w:ind w:left="0"/>
      </w:pPr>
    </w:p>
    <w:tbl>
      <w:tblPr>
        <w:tblStyle w:val="TableGrid"/>
        <w:tblW w:w="0" w:type="auto"/>
        <w:tblInd w:w="108" w:type="dxa"/>
        <w:tblLook w:val="04A0" w:firstRow="1" w:lastRow="0" w:firstColumn="1" w:lastColumn="0" w:noHBand="0" w:noVBand="1"/>
      </w:tblPr>
      <w:tblGrid>
        <w:gridCol w:w="2160"/>
        <w:gridCol w:w="1087"/>
        <w:gridCol w:w="1097"/>
        <w:gridCol w:w="1080"/>
        <w:gridCol w:w="1297"/>
        <w:gridCol w:w="1403"/>
        <w:gridCol w:w="997"/>
      </w:tblGrid>
      <w:tr w:rsidR="003649C7" w14:paraId="48CFEA11" w14:textId="77777777" w:rsidTr="00C30085">
        <w:tc>
          <w:tcPr>
            <w:tcW w:w="2160" w:type="dxa"/>
            <w:shd w:val="clear" w:color="auto" w:fill="8DB3E2" w:themeFill="text2" w:themeFillTint="66"/>
          </w:tcPr>
          <w:p w14:paraId="509A89A0" w14:textId="77777777" w:rsidR="003649C7" w:rsidRPr="00962297" w:rsidRDefault="003649C7" w:rsidP="00A52F80">
            <w:pPr>
              <w:pStyle w:val="NormalIndent"/>
              <w:ind w:left="0"/>
              <w:rPr>
                <w:b/>
              </w:rPr>
            </w:pPr>
            <w:r w:rsidRPr="00962297">
              <w:rPr>
                <w:b/>
              </w:rPr>
              <w:t>Business Purpose</w:t>
            </w:r>
          </w:p>
        </w:tc>
        <w:tc>
          <w:tcPr>
            <w:tcW w:w="1087" w:type="dxa"/>
            <w:shd w:val="clear" w:color="auto" w:fill="8DB3E2" w:themeFill="text2" w:themeFillTint="66"/>
          </w:tcPr>
          <w:p w14:paraId="539E99CA" w14:textId="77777777" w:rsidR="003649C7" w:rsidRPr="00962297" w:rsidRDefault="003649C7" w:rsidP="00A52F80">
            <w:pPr>
              <w:pStyle w:val="NormalIndent"/>
              <w:ind w:left="0"/>
              <w:rPr>
                <w:b/>
              </w:rPr>
            </w:pPr>
            <w:r w:rsidRPr="00962297">
              <w:rPr>
                <w:b/>
              </w:rPr>
              <w:t>Interface System</w:t>
            </w:r>
          </w:p>
        </w:tc>
        <w:tc>
          <w:tcPr>
            <w:tcW w:w="1097" w:type="dxa"/>
            <w:shd w:val="clear" w:color="auto" w:fill="8DB3E2" w:themeFill="text2" w:themeFillTint="66"/>
          </w:tcPr>
          <w:p w14:paraId="067EABFC" w14:textId="77777777" w:rsidR="003649C7" w:rsidRPr="00962297" w:rsidRDefault="003649C7" w:rsidP="00A52F80">
            <w:pPr>
              <w:pStyle w:val="NormalIndent"/>
              <w:ind w:left="0"/>
              <w:rPr>
                <w:b/>
              </w:rPr>
            </w:pPr>
            <w:r w:rsidRPr="00962297">
              <w:rPr>
                <w:b/>
              </w:rPr>
              <w:t>Message Format</w:t>
            </w:r>
          </w:p>
        </w:tc>
        <w:tc>
          <w:tcPr>
            <w:tcW w:w="1080" w:type="dxa"/>
            <w:shd w:val="clear" w:color="auto" w:fill="8DB3E2" w:themeFill="text2" w:themeFillTint="66"/>
          </w:tcPr>
          <w:p w14:paraId="44988E9B" w14:textId="77777777" w:rsidR="003649C7" w:rsidRPr="00962297" w:rsidRDefault="003649C7" w:rsidP="00A52F80">
            <w:pPr>
              <w:pStyle w:val="NormalIndent"/>
              <w:ind w:left="0"/>
              <w:rPr>
                <w:b/>
              </w:rPr>
            </w:pPr>
            <w:r w:rsidRPr="00962297">
              <w:rPr>
                <w:b/>
              </w:rPr>
              <w:t>Transport</w:t>
            </w:r>
          </w:p>
        </w:tc>
        <w:tc>
          <w:tcPr>
            <w:tcW w:w="1297" w:type="dxa"/>
            <w:shd w:val="clear" w:color="auto" w:fill="8DB3E2" w:themeFill="text2" w:themeFillTint="66"/>
          </w:tcPr>
          <w:p w14:paraId="2BA3A2A8" w14:textId="77777777" w:rsidR="003649C7" w:rsidRPr="00962297" w:rsidRDefault="003649C7" w:rsidP="00A52F80">
            <w:pPr>
              <w:pStyle w:val="NormalIndent"/>
              <w:ind w:left="0"/>
              <w:rPr>
                <w:b/>
              </w:rPr>
            </w:pPr>
            <w:r w:rsidRPr="00962297">
              <w:rPr>
                <w:b/>
              </w:rPr>
              <w:t xml:space="preserve">Intermediary </w:t>
            </w:r>
          </w:p>
        </w:tc>
        <w:tc>
          <w:tcPr>
            <w:tcW w:w="1403" w:type="dxa"/>
            <w:shd w:val="clear" w:color="auto" w:fill="8DB3E2" w:themeFill="text2" w:themeFillTint="66"/>
          </w:tcPr>
          <w:p w14:paraId="3FA3D269" w14:textId="77777777" w:rsidR="003649C7" w:rsidRPr="00962297" w:rsidRDefault="003649C7" w:rsidP="00A52F80">
            <w:pPr>
              <w:pStyle w:val="NormalIndent"/>
              <w:ind w:left="0"/>
              <w:rPr>
                <w:b/>
              </w:rPr>
            </w:pPr>
            <w:r w:rsidRPr="00962297">
              <w:rPr>
                <w:b/>
              </w:rPr>
              <w:t>IDT Configuration Required</w:t>
            </w:r>
          </w:p>
        </w:tc>
        <w:tc>
          <w:tcPr>
            <w:tcW w:w="997" w:type="dxa"/>
            <w:shd w:val="clear" w:color="auto" w:fill="8DB3E2" w:themeFill="text2" w:themeFillTint="66"/>
          </w:tcPr>
          <w:p w14:paraId="0ACBD5A6" w14:textId="77777777" w:rsidR="003649C7" w:rsidRPr="00962297" w:rsidRDefault="003649C7" w:rsidP="00A52F80">
            <w:pPr>
              <w:pStyle w:val="NormalIndent"/>
              <w:ind w:left="0"/>
              <w:rPr>
                <w:b/>
              </w:rPr>
            </w:pPr>
            <w:r w:rsidRPr="00962297">
              <w:rPr>
                <w:b/>
              </w:rPr>
              <w:t>HLD Required</w:t>
            </w:r>
          </w:p>
        </w:tc>
      </w:tr>
      <w:tr w:rsidR="003649C7" w14:paraId="3ADE72CF" w14:textId="77777777" w:rsidTr="00C30085">
        <w:tc>
          <w:tcPr>
            <w:tcW w:w="2160" w:type="dxa"/>
          </w:tcPr>
          <w:p w14:paraId="6B5360D2" w14:textId="77777777" w:rsidR="003649C7" w:rsidRDefault="003649C7" w:rsidP="00A52F80">
            <w:pPr>
              <w:pStyle w:val="NormalIndent"/>
              <w:ind w:left="0"/>
            </w:pPr>
            <w:r>
              <w:t>Provide updated list of ABA codes valid for ACH payments</w:t>
            </w:r>
          </w:p>
        </w:tc>
        <w:tc>
          <w:tcPr>
            <w:tcW w:w="1087" w:type="dxa"/>
          </w:tcPr>
          <w:p w14:paraId="78B63F8A" w14:textId="77777777" w:rsidR="003649C7" w:rsidRDefault="003649C7" w:rsidP="00A52F80">
            <w:pPr>
              <w:pStyle w:val="NormalIndent"/>
              <w:ind w:left="0"/>
            </w:pPr>
            <w:r>
              <w:t>Federal Reserve</w:t>
            </w:r>
          </w:p>
        </w:tc>
        <w:tc>
          <w:tcPr>
            <w:tcW w:w="1097" w:type="dxa"/>
          </w:tcPr>
          <w:p w14:paraId="02B076AA" w14:textId="77777777" w:rsidR="003649C7" w:rsidRDefault="003649C7" w:rsidP="00A52F80">
            <w:pPr>
              <w:pStyle w:val="NormalIndent"/>
              <w:ind w:left="0"/>
            </w:pPr>
            <w:r>
              <w:t>Fed Format</w:t>
            </w:r>
          </w:p>
        </w:tc>
        <w:tc>
          <w:tcPr>
            <w:tcW w:w="1080" w:type="dxa"/>
          </w:tcPr>
          <w:p w14:paraId="46C51007" w14:textId="77777777" w:rsidR="003649C7" w:rsidRDefault="00EA37DA" w:rsidP="00A52F80">
            <w:pPr>
              <w:pStyle w:val="NormalIndent"/>
              <w:ind w:left="0"/>
            </w:pPr>
            <w:r>
              <w:t>File</w:t>
            </w:r>
          </w:p>
        </w:tc>
        <w:tc>
          <w:tcPr>
            <w:tcW w:w="1297" w:type="dxa"/>
          </w:tcPr>
          <w:p w14:paraId="1104C633" w14:textId="77777777" w:rsidR="003649C7" w:rsidRDefault="00EA37DA" w:rsidP="00A52F80">
            <w:pPr>
              <w:pStyle w:val="NormalIndent"/>
              <w:ind w:left="0"/>
            </w:pPr>
            <w:r>
              <w:t>No</w:t>
            </w:r>
          </w:p>
        </w:tc>
        <w:tc>
          <w:tcPr>
            <w:tcW w:w="1403" w:type="dxa"/>
          </w:tcPr>
          <w:p w14:paraId="7F343AFC" w14:textId="77777777" w:rsidR="003649C7" w:rsidRDefault="00EA37DA" w:rsidP="00A52F80">
            <w:pPr>
              <w:pStyle w:val="NormalIndent"/>
              <w:ind w:left="0"/>
            </w:pPr>
            <w:r>
              <w:t>No</w:t>
            </w:r>
          </w:p>
        </w:tc>
        <w:tc>
          <w:tcPr>
            <w:tcW w:w="997" w:type="dxa"/>
          </w:tcPr>
          <w:p w14:paraId="11C7D90D" w14:textId="77777777" w:rsidR="003649C7" w:rsidRDefault="00EA37DA" w:rsidP="00A52F80">
            <w:pPr>
              <w:pStyle w:val="NormalIndent"/>
              <w:ind w:left="0"/>
            </w:pPr>
            <w:r>
              <w:t>No</w:t>
            </w:r>
          </w:p>
        </w:tc>
      </w:tr>
      <w:tr w:rsidR="003649C7" w14:paraId="7E82DBCA" w14:textId="77777777" w:rsidTr="00C30085">
        <w:tc>
          <w:tcPr>
            <w:tcW w:w="2160" w:type="dxa"/>
          </w:tcPr>
          <w:p w14:paraId="02E733B0" w14:textId="77777777" w:rsidR="003649C7" w:rsidRDefault="003649C7" w:rsidP="00A52F80">
            <w:pPr>
              <w:pStyle w:val="NormalIndent"/>
              <w:ind w:left="0"/>
            </w:pPr>
            <w:r>
              <w:t>Tax and Child Support Rules</w:t>
            </w:r>
          </w:p>
        </w:tc>
        <w:tc>
          <w:tcPr>
            <w:tcW w:w="1087" w:type="dxa"/>
          </w:tcPr>
          <w:p w14:paraId="7AB69B29" w14:textId="77777777" w:rsidR="003649C7" w:rsidRDefault="003649C7" w:rsidP="00A52F80">
            <w:pPr>
              <w:pStyle w:val="NormalIndent"/>
              <w:ind w:left="0"/>
            </w:pPr>
            <w:r>
              <w:t>Bottomline</w:t>
            </w:r>
          </w:p>
        </w:tc>
        <w:tc>
          <w:tcPr>
            <w:tcW w:w="1097" w:type="dxa"/>
          </w:tcPr>
          <w:p w14:paraId="4A6B64E3" w14:textId="77777777" w:rsidR="003649C7" w:rsidRDefault="003649C7" w:rsidP="00A52F80">
            <w:pPr>
              <w:pStyle w:val="NormalIndent"/>
              <w:ind w:left="0"/>
            </w:pPr>
            <w:r>
              <w:t>Proprietary</w:t>
            </w:r>
            <w:r w:rsidR="00245B92">
              <w:t xml:space="preserve"> Bottomline</w:t>
            </w:r>
          </w:p>
        </w:tc>
        <w:tc>
          <w:tcPr>
            <w:tcW w:w="1080" w:type="dxa"/>
          </w:tcPr>
          <w:p w14:paraId="150A4616" w14:textId="77777777" w:rsidR="003649C7" w:rsidRDefault="00EA37DA" w:rsidP="00A52F80">
            <w:pPr>
              <w:pStyle w:val="NormalIndent"/>
              <w:ind w:left="0"/>
            </w:pPr>
            <w:r>
              <w:t>File</w:t>
            </w:r>
          </w:p>
        </w:tc>
        <w:tc>
          <w:tcPr>
            <w:tcW w:w="1297" w:type="dxa"/>
          </w:tcPr>
          <w:p w14:paraId="462F89DE" w14:textId="77777777" w:rsidR="003649C7" w:rsidRDefault="00EA37DA" w:rsidP="00A52F80">
            <w:pPr>
              <w:pStyle w:val="NormalIndent"/>
              <w:ind w:left="0"/>
            </w:pPr>
            <w:r>
              <w:t>No</w:t>
            </w:r>
          </w:p>
        </w:tc>
        <w:tc>
          <w:tcPr>
            <w:tcW w:w="1403" w:type="dxa"/>
          </w:tcPr>
          <w:p w14:paraId="28C8D541" w14:textId="77777777" w:rsidR="003649C7" w:rsidRDefault="00EA37DA" w:rsidP="00A52F80">
            <w:pPr>
              <w:pStyle w:val="NormalIndent"/>
              <w:ind w:left="0"/>
            </w:pPr>
            <w:r>
              <w:t>No</w:t>
            </w:r>
          </w:p>
        </w:tc>
        <w:tc>
          <w:tcPr>
            <w:tcW w:w="997" w:type="dxa"/>
          </w:tcPr>
          <w:p w14:paraId="3BA9DCA8" w14:textId="77777777" w:rsidR="003649C7" w:rsidRDefault="00EA37DA" w:rsidP="00A52F80">
            <w:pPr>
              <w:pStyle w:val="NormalIndent"/>
              <w:ind w:left="0"/>
            </w:pPr>
            <w:r>
              <w:t>No</w:t>
            </w:r>
          </w:p>
        </w:tc>
      </w:tr>
      <w:tr w:rsidR="003649C7" w14:paraId="5AA3F427" w14:textId="77777777" w:rsidTr="00C30085">
        <w:tc>
          <w:tcPr>
            <w:tcW w:w="2160" w:type="dxa"/>
          </w:tcPr>
          <w:p w14:paraId="7D36CE83" w14:textId="77777777" w:rsidR="003649C7" w:rsidRDefault="003649C7" w:rsidP="003649C7">
            <w:pPr>
              <w:pStyle w:val="NormalIndent"/>
              <w:ind w:left="0"/>
            </w:pPr>
            <w:r>
              <w:t>Provide updated list of ABA codes valid for Fed Wire payments</w:t>
            </w:r>
          </w:p>
        </w:tc>
        <w:tc>
          <w:tcPr>
            <w:tcW w:w="1087" w:type="dxa"/>
          </w:tcPr>
          <w:p w14:paraId="3A9D7ACA" w14:textId="77777777" w:rsidR="003649C7" w:rsidRDefault="003649C7" w:rsidP="00A52F80">
            <w:pPr>
              <w:pStyle w:val="NormalIndent"/>
              <w:ind w:left="0"/>
            </w:pPr>
            <w:r>
              <w:t>Federal Reserve</w:t>
            </w:r>
          </w:p>
        </w:tc>
        <w:tc>
          <w:tcPr>
            <w:tcW w:w="1097" w:type="dxa"/>
          </w:tcPr>
          <w:p w14:paraId="467C7352" w14:textId="77777777" w:rsidR="003649C7" w:rsidRDefault="003649C7" w:rsidP="00A52F80">
            <w:pPr>
              <w:pStyle w:val="NormalIndent"/>
              <w:ind w:left="0"/>
            </w:pPr>
            <w:r>
              <w:t>Fed Format</w:t>
            </w:r>
          </w:p>
        </w:tc>
        <w:tc>
          <w:tcPr>
            <w:tcW w:w="1080" w:type="dxa"/>
          </w:tcPr>
          <w:p w14:paraId="2F60E5C2" w14:textId="77777777" w:rsidR="003649C7" w:rsidRDefault="00EA37DA" w:rsidP="00A52F80">
            <w:pPr>
              <w:pStyle w:val="NormalIndent"/>
              <w:ind w:left="0"/>
            </w:pPr>
            <w:r>
              <w:t>File</w:t>
            </w:r>
          </w:p>
        </w:tc>
        <w:tc>
          <w:tcPr>
            <w:tcW w:w="1297" w:type="dxa"/>
          </w:tcPr>
          <w:p w14:paraId="335B1C91" w14:textId="77777777" w:rsidR="003649C7" w:rsidRDefault="00EA37DA" w:rsidP="00A52F80">
            <w:pPr>
              <w:pStyle w:val="NormalIndent"/>
              <w:ind w:left="0"/>
            </w:pPr>
            <w:r>
              <w:t>No</w:t>
            </w:r>
          </w:p>
        </w:tc>
        <w:tc>
          <w:tcPr>
            <w:tcW w:w="1403" w:type="dxa"/>
          </w:tcPr>
          <w:p w14:paraId="4963BF64" w14:textId="77777777" w:rsidR="003649C7" w:rsidRDefault="00EA37DA" w:rsidP="00A52F80">
            <w:pPr>
              <w:pStyle w:val="NormalIndent"/>
              <w:ind w:left="0"/>
            </w:pPr>
            <w:r>
              <w:t>No</w:t>
            </w:r>
          </w:p>
        </w:tc>
        <w:tc>
          <w:tcPr>
            <w:tcW w:w="997" w:type="dxa"/>
          </w:tcPr>
          <w:p w14:paraId="12B23B91" w14:textId="77777777" w:rsidR="003649C7" w:rsidRDefault="00EA37DA" w:rsidP="00A52F80">
            <w:pPr>
              <w:pStyle w:val="NormalIndent"/>
              <w:ind w:left="0"/>
            </w:pPr>
            <w:r>
              <w:t>No</w:t>
            </w:r>
          </w:p>
        </w:tc>
      </w:tr>
      <w:tr w:rsidR="003649C7" w:rsidDel="00AD1805" w14:paraId="0B492D42" w14:textId="0A24095C" w:rsidTr="00C30085">
        <w:trPr>
          <w:del w:id="1417" w:author="D'souza, Nigel" w:date="2021-11-10T15:11:00Z"/>
        </w:trPr>
        <w:tc>
          <w:tcPr>
            <w:tcW w:w="2160" w:type="dxa"/>
          </w:tcPr>
          <w:p w14:paraId="5EDA6B23" w14:textId="50E8688B" w:rsidR="003649C7" w:rsidRPr="00BD77A8" w:rsidDel="00AD1805" w:rsidRDefault="003649C7" w:rsidP="003649C7">
            <w:pPr>
              <w:pStyle w:val="NormalIndent"/>
              <w:ind w:left="0"/>
              <w:rPr>
                <w:del w:id="1418" w:author="D'souza, Nigel" w:date="2021-11-10T15:11:00Z"/>
                <w:highlight w:val="yellow"/>
                <w:rPrChange w:id="1419" w:author="D'souza, Nigel" w:date="2021-11-01T10:49:00Z">
                  <w:rPr>
                    <w:del w:id="1420" w:author="D'souza, Nigel" w:date="2021-11-10T15:11:00Z"/>
                  </w:rPr>
                </w:rPrChange>
              </w:rPr>
            </w:pPr>
            <w:del w:id="1421" w:author="D'souza, Nigel" w:date="2021-11-10T15:11:00Z">
              <w:r w:rsidRPr="00BD77A8" w:rsidDel="00AD1805">
                <w:rPr>
                  <w:highlight w:val="yellow"/>
                  <w:rPrChange w:id="1422" w:author="D'souza, Nigel" w:date="2021-11-01T10:49:00Z">
                    <w:rPr/>
                  </w:rPrChange>
                </w:rPr>
                <w:delText>Provide updated list of BIC codes and IBAN BIC resolution</w:delText>
              </w:r>
            </w:del>
          </w:p>
        </w:tc>
        <w:tc>
          <w:tcPr>
            <w:tcW w:w="1087" w:type="dxa"/>
          </w:tcPr>
          <w:p w14:paraId="7C4CF7ED" w14:textId="2B166FAC" w:rsidR="003649C7" w:rsidRPr="00BD77A8" w:rsidDel="00AD1805" w:rsidRDefault="003649C7" w:rsidP="00A52F80">
            <w:pPr>
              <w:pStyle w:val="NormalIndent"/>
              <w:ind w:left="0"/>
              <w:rPr>
                <w:del w:id="1423" w:author="D'souza, Nigel" w:date="2021-11-10T15:11:00Z"/>
                <w:highlight w:val="yellow"/>
                <w:rPrChange w:id="1424" w:author="D'souza, Nigel" w:date="2021-11-01T10:49:00Z">
                  <w:rPr>
                    <w:del w:id="1425" w:author="D'souza, Nigel" w:date="2021-11-10T15:11:00Z"/>
                  </w:rPr>
                </w:rPrChange>
              </w:rPr>
            </w:pPr>
            <w:del w:id="1426" w:author="D'souza, Nigel" w:date="2021-11-10T15:11:00Z">
              <w:r w:rsidRPr="00BD77A8" w:rsidDel="00AD1805">
                <w:rPr>
                  <w:highlight w:val="yellow"/>
                  <w:rPrChange w:id="1427" w:author="D'souza, Nigel" w:date="2021-11-01T10:49:00Z">
                    <w:rPr/>
                  </w:rPrChange>
                </w:rPr>
                <w:delText>SWIFT</w:delText>
              </w:r>
            </w:del>
          </w:p>
        </w:tc>
        <w:tc>
          <w:tcPr>
            <w:tcW w:w="1097" w:type="dxa"/>
          </w:tcPr>
          <w:p w14:paraId="2FD0339D" w14:textId="33E74B1B" w:rsidR="003649C7" w:rsidRPr="00BD77A8" w:rsidDel="00AD1805" w:rsidRDefault="003649C7" w:rsidP="00A52F80">
            <w:pPr>
              <w:pStyle w:val="NormalIndent"/>
              <w:ind w:left="0"/>
              <w:rPr>
                <w:del w:id="1428" w:author="D'souza, Nigel" w:date="2021-11-10T15:11:00Z"/>
                <w:highlight w:val="yellow"/>
                <w:rPrChange w:id="1429" w:author="D'souza, Nigel" w:date="2021-11-01T10:49:00Z">
                  <w:rPr>
                    <w:del w:id="1430" w:author="D'souza, Nigel" w:date="2021-11-10T15:11:00Z"/>
                  </w:rPr>
                </w:rPrChange>
              </w:rPr>
            </w:pPr>
            <w:del w:id="1431" w:author="D'souza, Nigel" w:date="2021-11-10T15:11:00Z">
              <w:r w:rsidRPr="00BD77A8" w:rsidDel="00AD1805">
                <w:rPr>
                  <w:highlight w:val="yellow"/>
                  <w:rPrChange w:id="1432" w:author="D'souza, Nigel" w:date="2021-11-01T10:49:00Z">
                    <w:rPr/>
                  </w:rPrChange>
                </w:rPr>
                <w:delText>IBAN BIC+</w:delText>
              </w:r>
            </w:del>
            <w:ins w:id="1433" w:author="D'souza, Nigel" w:date="2021-11-01T10:49:00Z">
              <w:del w:id="1434" w:author="D'souza, Nigel" w:date="2021-11-10T15:11:00Z">
                <w:r w:rsidR="00BD77A8" w:rsidRPr="00BD77A8" w:rsidDel="00AD1805">
                  <w:rPr>
                    <w:highlight w:val="yellow"/>
                    <w:rPrChange w:id="1435" w:author="D'souza, Nigel" w:date="2021-11-01T10:49:00Z">
                      <w:rPr/>
                    </w:rPrChange>
                  </w:rPr>
                  <w:delText>Ban</w:delText>
                </w:r>
              </w:del>
            </w:ins>
          </w:p>
        </w:tc>
        <w:tc>
          <w:tcPr>
            <w:tcW w:w="1080" w:type="dxa"/>
          </w:tcPr>
          <w:p w14:paraId="6158D2E4" w14:textId="66EFCC20" w:rsidR="003649C7" w:rsidRPr="00BD77A8" w:rsidDel="00AD1805" w:rsidRDefault="00EA37DA" w:rsidP="00A52F80">
            <w:pPr>
              <w:pStyle w:val="NormalIndent"/>
              <w:ind w:left="0"/>
              <w:rPr>
                <w:del w:id="1436" w:author="D'souza, Nigel" w:date="2021-11-10T15:11:00Z"/>
                <w:highlight w:val="yellow"/>
                <w:rPrChange w:id="1437" w:author="D'souza, Nigel" w:date="2021-11-01T10:49:00Z">
                  <w:rPr>
                    <w:del w:id="1438" w:author="D'souza, Nigel" w:date="2021-11-10T15:11:00Z"/>
                  </w:rPr>
                </w:rPrChange>
              </w:rPr>
            </w:pPr>
            <w:del w:id="1439" w:author="D'souza, Nigel" w:date="2021-11-10T15:11:00Z">
              <w:r w:rsidRPr="00BD77A8" w:rsidDel="00AD1805">
                <w:rPr>
                  <w:highlight w:val="yellow"/>
                  <w:rPrChange w:id="1440" w:author="D'souza, Nigel" w:date="2021-11-01T10:49:00Z">
                    <w:rPr/>
                  </w:rPrChange>
                </w:rPr>
                <w:delText>File</w:delText>
              </w:r>
            </w:del>
          </w:p>
        </w:tc>
        <w:tc>
          <w:tcPr>
            <w:tcW w:w="1297" w:type="dxa"/>
          </w:tcPr>
          <w:p w14:paraId="279F7243" w14:textId="22CE3707" w:rsidR="003649C7" w:rsidRPr="00BD77A8" w:rsidDel="00AD1805" w:rsidRDefault="00EA37DA" w:rsidP="00A52F80">
            <w:pPr>
              <w:pStyle w:val="NormalIndent"/>
              <w:ind w:left="0"/>
              <w:rPr>
                <w:del w:id="1441" w:author="D'souza, Nigel" w:date="2021-11-10T15:11:00Z"/>
                <w:highlight w:val="yellow"/>
                <w:rPrChange w:id="1442" w:author="D'souza, Nigel" w:date="2021-11-01T10:49:00Z">
                  <w:rPr>
                    <w:del w:id="1443" w:author="D'souza, Nigel" w:date="2021-11-10T15:11:00Z"/>
                  </w:rPr>
                </w:rPrChange>
              </w:rPr>
            </w:pPr>
            <w:del w:id="1444" w:author="D'souza, Nigel" w:date="2021-11-10T15:11:00Z">
              <w:r w:rsidRPr="00BD77A8" w:rsidDel="00AD1805">
                <w:rPr>
                  <w:highlight w:val="yellow"/>
                  <w:rPrChange w:id="1445" w:author="D'souza, Nigel" w:date="2021-11-01T10:49:00Z">
                    <w:rPr/>
                  </w:rPrChange>
                </w:rPr>
                <w:delText>No</w:delText>
              </w:r>
            </w:del>
          </w:p>
        </w:tc>
        <w:tc>
          <w:tcPr>
            <w:tcW w:w="1403" w:type="dxa"/>
          </w:tcPr>
          <w:p w14:paraId="2AEF2A5D" w14:textId="1929B149" w:rsidR="003649C7" w:rsidRPr="00BD77A8" w:rsidDel="00AD1805" w:rsidRDefault="00EA37DA" w:rsidP="00A52F80">
            <w:pPr>
              <w:pStyle w:val="NormalIndent"/>
              <w:ind w:left="0"/>
              <w:rPr>
                <w:del w:id="1446" w:author="D'souza, Nigel" w:date="2021-11-10T15:11:00Z"/>
                <w:highlight w:val="yellow"/>
                <w:rPrChange w:id="1447" w:author="D'souza, Nigel" w:date="2021-11-01T10:49:00Z">
                  <w:rPr>
                    <w:del w:id="1448" w:author="D'souza, Nigel" w:date="2021-11-10T15:11:00Z"/>
                  </w:rPr>
                </w:rPrChange>
              </w:rPr>
            </w:pPr>
            <w:del w:id="1449" w:author="D'souza, Nigel" w:date="2021-11-10T15:11:00Z">
              <w:r w:rsidRPr="00BD77A8" w:rsidDel="00AD1805">
                <w:rPr>
                  <w:highlight w:val="yellow"/>
                  <w:rPrChange w:id="1450" w:author="D'souza, Nigel" w:date="2021-11-01T10:49:00Z">
                    <w:rPr/>
                  </w:rPrChange>
                </w:rPr>
                <w:delText>No</w:delText>
              </w:r>
            </w:del>
          </w:p>
        </w:tc>
        <w:tc>
          <w:tcPr>
            <w:tcW w:w="997" w:type="dxa"/>
          </w:tcPr>
          <w:p w14:paraId="34390A34" w14:textId="3890128A" w:rsidR="003649C7" w:rsidDel="00AD1805" w:rsidRDefault="00EA37DA" w:rsidP="00A52F80">
            <w:pPr>
              <w:pStyle w:val="NormalIndent"/>
              <w:ind w:left="0"/>
              <w:rPr>
                <w:del w:id="1451" w:author="D'souza, Nigel" w:date="2021-11-10T15:11:00Z"/>
              </w:rPr>
            </w:pPr>
            <w:commentRangeStart w:id="1452"/>
            <w:del w:id="1453" w:author="D'souza, Nigel" w:date="2021-11-10T15:11:00Z">
              <w:r w:rsidRPr="00BD77A8" w:rsidDel="00AD1805">
                <w:rPr>
                  <w:highlight w:val="yellow"/>
                  <w:rPrChange w:id="1454" w:author="D'souza, Nigel" w:date="2021-11-01T10:49:00Z">
                    <w:rPr/>
                  </w:rPrChange>
                </w:rPr>
                <w:delText>No</w:delText>
              </w:r>
              <w:commentRangeEnd w:id="1452"/>
              <w:r w:rsidR="00BD77A8" w:rsidDel="00AD1805">
                <w:rPr>
                  <w:rStyle w:val="CommentReference"/>
                  <w:lang w:val="en-GB"/>
                </w:rPr>
                <w:commentReference w:id="1452"/>
              </w:r>
            </w:del>
          </w:p>
        </w:tc>
      </w:tr>
      <w:tr w:rsidR="00C30085" w14:paraId="3EBC24F9" w14:textId="77777777" w:rsidTr="00C30085">
        <w:tc>
          <w:tcPr>
            <w:tcW w:w="2160" w:type="dxa"/>
          </w:tcPr>
          <w:p w14:paraId="1159F194" w14:textId="77777777" w:rsidR="00C30085" w:rsidRDefault="00C30085" w:rsidP="00C30085">
            <w:pPr>
              <w:pStyle w:val="NormalIndent"/>
              <w:ind w:left="0"/>
            </w:pPr>
            <w:r>
              <w:t>Provide International Bank Reference Data</w:t>
            </w:r>
          </w:p>
        </w:tc>
        <w:tc>
          <w:tcPr>
            <w:tcW w:w="1087" w:type="dxa"/>
          </w:tcPr>
          <w:p w14:paraId="429581DF" w14:textId="77777777" w:rsidR="00C30085" w:rsidRDefault="00C30085" w:rsidP="00C30085">
            <w:pPr>
              <w:pStyle w:val="NormalIndent"/>
              <w:ind w:left="0"/>
            </w:pPr>
            <w:r>
              <w:t>SWIFT</w:t>
            </w:r>
          </w:p>
        </w:tc>
        <w:tc>
          <w:tcPr>
            <w:tcW w:w="1097" w:type="dxa"/>
          </w:tcPr>
          <w:p w14:paraId="7CA4304F" w14:textId="77777777" w:rsidR="00C30085" w:rsidRDefault="00C30085" w:rsidP="00C30085">
            <w:pPr>
              <w:pStyle w:val="NormalIndent"/>
              <w:ind w:left="0"/>
            </w:pPr>
            <w:r>
              <w:t>Directory</w:t>
            </w:r>
          </w:p>
        </w:tc>
        <w:tc>
          <w:tcPr>
            <w:tcW w:w="1080" w:type="dxa"/>
          </w:tcPr>
          <w:p w14:paraId="41DE40E8" w14:textId="77777777" w:rsidR="00C30085" w:rsidRDefault="00C30085" w:rsidP="00C30085">
            <w:pPr>
              <w:pStyle w:val="NormalIndent"/>
              <w:ind w:left="0"/>
            </w:pPr>
            <w:r>
              <w:t>File</w:t>
            </w:r>
          </w:p>
        </w:tc>
        <w:tc>
          <w:tcPr>
            <w:tcW w:w="1297" w:type="dxa"/>
          </w:tcPr>
          <w:p w14:paraId="066CE804" w14:textId="77777777" w:rsidR="00C30085" w:rsidRDefault="00C30085" w:rsidP="00C30085">
            <w:pPr>
              <w:pStyle w:val="NormalIndent"/>
              <w:ind w:left="0"/>
            </w:pPr>
            <w:r>
              <w:t>No</w:t>
            </w:r>
          </w:p>
        </w:tc>
        <w:tc>
          <w:tcPr>
            <w:tcW w:w="1403" w:type="dxa"/>
          </w:tcPr>
          <w:p w14:paraId="1B0D8BDD" w14:textId="77777777" w:rsidR="00C30085" w:rsidRDefault="00C30085" w:rsidP="00C30085">
            <w:pPr>
              <w:pStyle w:val="NormalIndent"/>
              <w:ind w:left="0"/>
            </w:pPr>
            <w:r>
              <w:t>No</w:t>
            </w:r>
          </w:p>
        </w:tc>
        <w:tc>
          <w:tcPr>
            <w:tcW w:w="997" w:type="dxa"/>
          </w:tcPr>
          <w:p w14:paraId="71BB6FC7" w14:textId="77777777" w:rsidR="00C30085" w:rsidRDefault="00C30085" w:rsidP="00C30085">
            <w:pPr>
              <w:pStyle w:val="NormalIndent"/>
              <w:ind w:left="0"/>
            </w:pPr>
            <w:r>
              <w:t>No</w:t>
            </w:r>
          </w:p>
        </w:tc>
      </w:tr>
      <w:tr w:rsidR="00EA37DA" w14:paraId="683F1014" w14:textId="77777777" w:rsidTr="00C30085">
        <w:tc>
          <w:tcPr>
            <w:tcW w:w="2160" w:type="dxa"/>
          </w:tcPr>
          <w:p w14:paraId="52E32BB7" w14:textId="77777777" w:rsidR="00EA37DA" w:rsidRDefault="00EA37DA" w:rsidP="003649C7">
            <w:pPr>
              <w:pStyle w:val="NormalIndent"/>
              <w:ind w:left="0"/>
            </w:pPr>
            <w:r>
              <w:t>Valid Intermediary Banks</w:t>
            </w:r>
          </w:p>
        </w:tc>
        <w:tc>
          <w:tcPr>
            <w:tcW w:w="1087" w:type="dxa"/>
          </w:tcPr>
          <w:p w14:paraId="7010DB5A" w14:textId="77777777" w:rsidR="00EA37DA" w:rsidRDefault="00EA37DA" w:rsidP="00A52F80">
            <w:pPr>
              <w:pStyle w:val="NormalIndent"/>
              <w:ind w:left="0"/>
            </w:pPr>
            <w:r>
              <w:t>Accuity</w:t>
            </w:r>
          </w:p>
        </w:tc>
        <w:tc>
          <w:tcPr>
            <w:tcW w:w="1097" w:type="dxa"/>
          </w:tcPr>
          <w:p w14:paraId="51BBFDA9" w14:textId="77777777" w:rsidR="00EA37DA" w:rsidRDefault="00EA37DA" w:rsidP="00A52F80">
            <w:pPr>
              <w:pStyle w:val="NormalIndent"/>
              <w:ind w:left="0"/>
            </w:pPr>
            <w:r>
              <w:t>Accuity</w:t>
            </w:r>
          </w:p>
        </w:tc>
        <w:tc>
          <w:tcPr>
            <w:tcW w:w="1080" w:type="dxa"/>
          </w:tcPr>
          <w:p w14:paraId="33FF20E0" w14:textId="77777777" w:rsidR="00EA37DA" w:rsidRDefault="00EA37DA" w:rsidP="00A52F80">
            <w:pPr>
              <w:pStyle w:val="NormalIndent"/>
              <w:ind w:left="0"/>
            </w:pPr>
            <w:r>
              <w:t>File</w:t>
            </w:r>
          </w:p>
        </w:tc>
        <w:tc>
          <w:tcPr>
            <w:tcW w:w="1297" w:type="dxa"/>
          </w:tcPr>
          <w:p w14:paraId="5D9CFB1A" w14:textId="77777777" w:rsidR="00EA37DA" w:rsidRDefault="00EA37DA" w:rsidP="00A52F80">
            <w:pPr>
              <w:pStyle w:val="NormalIndent"/>
              <w:ind w:left="0"/>
            </w:pPr>
            <w:r>
              <w:t>No</w:t>
            </w:r>
          </w:p>
        </w:tc>
        <w:tc>
          <w:tcPr>
            <w:tcW w:w="1403" w:type="dxa"/>
          </w:tcPr>
          <w:p w14:paraId="6A5A0A75" w14:textId="77777777" w:rsidR="00EA37DA" w:rsidRDefault="00EA37DA" w:rsidP="00A52F80">
            <w:pPr>
              <w:pStyle w:val="NormalIndent"/>
              <w:ind w:left="0"/>
            </w:pPr>
            <w:r>
              <w:t>Yes</w:t>
            </w:r>
          </w:p>
        </w:tc>
        <w:tc>
          <w:tcPr>
            <w:tcW w:w="997" w:type="dxa"/>
          </w:tcPr>
          <w:p w14:paraId="1B500791" w14:textId="77777777" w:rsidR="00EA37DA" w:rsidRDefault="00EA37DA" w:rsidP="00A52F80">
            <w:pPr>
              <w:pStyle w:val="NormalIndent"/>
              <w:ind w:left="0"/>
            </w:pPr>
            <w:r>
              <w:t>Yes</w:t>
            </w:r>
          </w:p>
        </w:tc>
      </w:tr>
      <w:tr w:rsidR="00245B92" w14:paraId="16748E32" w14:textId="77777777" w:rsidTr="00C30085">
        <w:tc>
          <w:tcPr>
            <w:tcW w:w="2160" w:type="dxa"/>
          </w:tcPr>
          <w:p w14:paraId="5658B744" w14:textId="77777777" w:rsidR="00245B92" w:rsidRDefault="00245B92" w:rsidP="003649C7">
            <w:pPr>
              <w:pStyle w:val="NormalIndent"/>
              <w:ind w:left="0"/>
            </w:pPr>
            <w:r>
              <w:t>FX Rates</w:t>
            </w:r>
          </w:p>
        </w:tc>
        <w:tc>
          <w:tcPr>
            <w:tcW w:w="1087" w:type="dxa"/>
          </w:tcPr>
          <w:p w14:paraId="247B8A0A" w14:textId="77777777" w:rsidR="007C28A3" w:rsidRDefault="00EA37DA" w:rsidP="00A52F80">
            <w:pPr>
              <w:pStyle w:val="NormalIndent"/>
              <w:ind w:left="0"/>
            </w:pPr>
            <w:r>
              <w:t>Bloomberg</w:t>
            </w:r>
          </w:p>
        </w:tc>
        <w:tc>
          <w:tcPr>
            <w:tcW w:w="1097" w:type="dxa"/>
          </w:tcPr>
          <w:p w14:paraId="326B6F69" w14:textId="77777777" w:rsidR="00245B92" w:rsidRDefault="00245B92" w:rsidP="00A52F80">
            <w:pPr>
              <w:pStyle w:val="NormalIndent"/>
              <w:ind w:left="0"/>
            </w:pPr>
            <w:r>
              <w:t>Proprietary</w:t>
            </w:r>
          </w:p>
          <w:p w14:paraId="5E9DD773" w14:textId="77777777" w:rsidR="00245B92" w:rsidRDefault="00245B92" w:rsidP="00A52F80">
            <w:pPr>
              <w:pStyle w:val="NormalIndent"/>
              <w:ind w:left="0"/>
            </w:pPr>
            <w:r>
              <w:t>Bottomline</w:t>
            </w:r>
          </w:p>
        </w:tc>
        <w:tc>
          <w:tcPr>
            <w:tcW w:w="1080" w:type="dxa"/>
          </w:tcPr>
          <w:p w14:paraId="685F3B7B" w14:textId="77777777" w:rsidR="00245B92" w:rsidRDefault="00EA37DA" w:rsidP="00A52F80">
            <w:pPr>
              <w:pStyle w:val="NormalIndent"/>
              <w:ind w:left="0"/>
            </w:pPr>
            <w:r>
              <w:t>File</w:t>
            </w:r>
          </w:p>
        </w:tc>
        <w:tc>
          <w:tcPr>
            <w:tcW w:w="1297" w:type="dxa"/>
          </w:tcPr>
          <w:p w14:paraId="2879BC52" w14:textId="77777777" w:rsidR="00245B92" w:rsidRDefault="00EA37DA" w:rsidP="00A52F80">
            <w:pPr>
              <w:pStyle w:val="NormalIndent"/>
              <w:ind w:left="0"/>
            </w:pPr>
            <w:r>
              <w:t>No</w:t>
            </w:r>
          </w:p>
        </w:tc>
        <w:tc>
          <w:tcPr>
            <w:tcW w:w="1403" w:type="dxa"/>
          </w:tcPr>
          <w:p w14:paraId="613A5913" w14:textId="77777777" w:rsidR="00245B92" w:rsidRDefault="00EA37DA" w:rsidP="00A52F80">
            <w:pPr>
              <w:pStyle w:val="NormalIndent"/>
              <w:ind w:left="0"/>
            </w:pPr>
            <w:r>
              <w:t>Yes</w:t>
            </w:r>
          </w:p>
        </w:tc>
        <w:tc>
          <w:tcPr>
            <w:tcW w:w="997" w:type="dxa"/>
          </w:tcPr>
          <w:p w14:paraId="16780C17" w14:textId="77777777" w:rsidR="00245B92" w:rsidRDefault="00EA37DA" w:rsidP="00A52F80">
            <w:pPr>
              <w:pStyle w:val="NormalIndent"/>
              <w:ind w:left="0"/>
            </w:pPr>
            <w:r>
              <w:t>Yes</w:t>
            </w:r>
          </w:p>
        </w:tc>
      </w:tr>
    </w:tbl>
    <w:p w14:paraId="107FE4B7" w14:textId="77777777" w:rsidR="00B04DC7" w:rsidRDefault="00B04DC7" w:rsidP="0044071C">
      <w:pPr>
        <w:pStyle w:val="NormalIndent"/>
        <w:ind w:left="0"/>
      </w:pPr>
    </w:p>
    <w:p w14:paraId="1575FE13" w14:textId="77777777" w:rsidR="009F5C4C" w:rsidRDefault="009F5C4C" w:rsidP="009F5C4C">
      <w:pPr>
        <w:pStyle w:val="NormalIndent"/>
        <w:ind w:left="0"/>
        <w:jc w:val="center"/>
      </w:pPr>
      <w:r>
        <w:rPr>
          <w:noProof/>
          <w:lang w:val="en-US"/>
        </w:rPr>
        <w:drawing>
          <wp:inline distT="0" distB="0" distL="0" distR="0" wp14:anchorId="0FA2349C" wp14:editId="5CC90841">
            <wp:extent cx="3028208" cy="4681111"/>
            <wp:effectExtent l="0" t="0" r="127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642" cy="4712698"/>
                    </a:xfrm>
                    <a:prstGeom prst="rect">
                      <a:avLst/>
                    </a:prstGeom>
                    <a:noFill/>
                    <a:ln>
                      <a:noFill/>
                    </a:ln>
                  </pic:spPr>
                </pic:pic>
              </a:graphicData>
            </a:graphic>
          </wp:inline>
        </w:drawing>
      </w:r>
    </w:p>
    <w:p w14:paraId="6AA0DE37" w14:textId="77777777" w:rsidR="0044071C" w:rsidRDefault="0044071C" w:rsidP="0044071C">
      <w:pPr>
        <w:pStyle w:val="NormalIndent"/>
        <w:ind w:left="0"/>
      </w:pPr>
    </w:p>
    <w:p w14:paraId="3879D07A" w14:textId="77777777" w:rsidR="0044071C" w:rsidRDefault="0044071C" w:rsidP="0044071C">
      <w:pPr>
        <w:pStyle w:val="NormalIndent"/>
        <w:ind w:left="0"/>
      </w:pPr>
      <w:r>
        <w:t>Each of the reference data events will be configured to load the file upon arrival – when the file is dropped in the designated directory, it will immediately load into the application.</w:t>
      </w:r>
      <w:r w:rsidR="009F5C4C">
        <w:t xml:space="preserve">  Product work will be required to create a standard loader of the Intermediary Bank reference data loader for Accuity.  The data structures exist to support this load, and proprietary loads for the UK and Canada have been written, but we will need to support the standard file load from Accuity.</w:t>
      </w:r>
    </w:p>
    <w:p w14:paraId="343FB2C3" w14:textId="77777777" w:rsidR="00F557BC" w:rsidRDefault="00F557BC" w:rsidP="0044071C">
      <w:pPr>
        <w:pStyle w:val="NormalIndent"/>
        <w:ind w:left="0"/>
      </w:pPr>
    </w:p>
    <w:p w14:paraId="0AB99F89" w14:textId="77777777" w:rsidR="00F557BC" w:rsidRDefault="00F557BC" w:rsidP="0044071C">
      <w:pPr>
        <w:pStyle w:val="NormalIndent"/>
        <w:ind w:left="0"/>
      </w:pPr>
      <w:r>
        <w:lastRenderedPageBreak/>
        <w:t>Tax and Child support updates will be delivered to MUFG and loaded using the bank’s procedures for production updates.  Once loaded, the actual rules must be approved in the Admin UI before they become active.</w:t>
      </w:r>
    </w:p>
    <w:p w14:paraId="0E2A0332" w14:textId="77777777" w:rsidR="0044071C" w:rsidRDefault="0044071C" w:rsidP="0044071C">
      <w:pPr>
        <w:pStyle w:val="NormalIndent"/>
        <w:ind w:left="0"/>
      </w:pPr>
    </w:p>
    <w:p w14:paraId="7CC94005" w14:textId="77777777" w:rsidR="0044071C" w:rsidRDefault="00E511A1" w:rsidP="0044071C">
      <w:pPr>
        <w:pStyle w:val="Heading2"/>
        <w:numPr>
          <w:ilvl w:val="2"/>
          <w:numId w:val="2"/>
        </w:numPr>
        <w:rPr>
          <w:szCs w:val="20"/>
        </w:rPr>
      </w:pPr>
      <w:bookmarkStart w:id="1455" w:name="_Toc28956244"/>
      <w:r>
        <w:rPr>
          <w:szCs w:val="20"/>
        </w:rPr>
        <w:t>P</w:t>
      </w:r>
      <w:r w:rsidR="0044071C">
        <w:rPr>
          <w:szCs w:val="20"/>
        </w:rPr>
        <w:t xml:space="preserve">rior-Day and Current Day BAI </w:t>
      </w:r>
      <w:commentRangeStart w:id="1456"/>
      <w:r w:rsidR="0044071C">
        <w:rPr>
          <w:szCs w:val="20"/>
        </w:rPr>
        <w:t>Loads</w:t>
      </w:r>
      <w:bookmarkEnd w:id="1455"/>
      <w:commentRangeEnd w:id="1456"/>
      <w:r w:rsidR="00BD77A8">
        <w:rPr>
          <w:rStyle w:val="CommentReference"/>
          <w:rFonts w:ascii="Arial" w:hAnsi="Arial" w:cs="Times New Roman"/>
          <w:b w:val="0"/>
          <w:bCs w:val="0"/>
          <w:color w:val="auto"/>
          <w:lang w:val="en-GB"/>
        </w:rPr>
        <w:commentReference w:id="1456"/>
      </w:r>
    </w:p>
    <w:p w14:paraId="4FA9FC1F" w14:textId="77777777" w:rsidR="00EA3425" w:rsidRDefault="00EA3425" w:rsidP="00EA3425">
      <w:pPr>
        <w:pStyle w:val="NormalIndent"/>
      </w:pPr>
    </w:p>
    <w:tbl>
      <w:tblPr>
        <w:tblStyle w:val="TableGrid"/>
        <w:tblW w:w="0" w:type="auto"/>
        <w:tblInd w:w="108" w:type="dxa"/>
        <w:tblLook w:val="04A0" w:firstRow="1" w:lastRow="0" w:firstColumn="1" w:lastColumn="0" w:noHBand="0" w:noVBand="1"/>
      </w:tblPr>
      <w:tblGrid>
        <w:gridCol w:w="2160"/>
        <w:gridCol w:w="1080"/>
        <w:gridCol w:w="990"/>
        <w:gridCol w:w="1080"/>
        <w:gridCol w:w="1297"/>
        <w:gridCol w:w="1403"/>
        <w:gridCol w:w="997"/>
      </w:tblGrid>
      <w:tr w:rsidR="00EA3425" w14:paraId="6CE6FF01" w14:textId="77777777" w:rsidTr="00A52F80">
        <w:tc>
          <w:tcPr>
            <w:tcW w:w="2160" w:type="dxa"/>
            <w:shd w:val="clear" w:color="auto" w:fill="8DB3E2" w:themeFill="text2" w:themeFillTint="66"/>
          </w:tcPr>
          <w:p w14:paraId="473A184A" w14:textId="77777777" w:rsidR="00EA3425" w:rsidRPr="00962297" w:rsidRDefault="00EA3425" w:rsidP="00A52F80">
            <w:pPr>
              <w:pStyle w:val="NormalIndent"/>
              <w:ind w:left="0"/>
              <w:rPr>
                <w:b/>
              </w:rPr>
            </w:pPr>
            <w:r w:rsidRPr="00962297">
              <w:rPr>
                <w:b/>
              </w:rPr>
              <w:t>Business Purpose</w:t>
            </w:r>
          </w:p>
        </w:tc>
        <w:tc>
          <w:tcPr>
            <w:tcW w:w="1080" w:type="dxa"/>
            <w:shd w:val="clear" w:color="auto" w:fill="8DB3E2" w:themeFill="text2" w:themeFillTint="66"/>
          </w:tcPr>
          <w:p w14:paraId="1AC29F5C" w14:textId="77777777" w:rsidR="00EA3425" w:rsidRPr="00962297" w:rsidRDefault="00EA3425" w:rsidP="00A52F80">
            <w:pPr>
              <w:pStyle w:val="NormalIndent"/>
              <w:ind w:left="0"/>
              <w:rPr>
                <w:b/>
              </w:rPr>
            </w:pPr>
            <w:r w:rsidRPr="00962297">
              <w:rPr>
                <w:b/>
              </w:rPr>
              <w:t>Interface System</w:t>
            </w:r>
          </w:p>
        </w:tc>
        <w:tc>
          <w:tcPr>
            <w:tcW w:w="990" w:type="dxa"/>
            <w:shd w:val="clear" w:color="auto" w:fill="8DB3E2" w:themeFill="text2" w:themeFillTint="66"/>
          </w:tcPr>
          <w:p w14:paraId="3768430C" w14:textId="77777777" w:rsidR="00EA3425" w:rsidRPr="00962297" w:rsidRDefault="00EA3425" w:rsidP="00A52F80">
            <w:pPr>
              <w:pStyle w:val="NormalIndent"/>
              <w:ind w:left="0"/>
              <w:rPr>
                <w:b/>
              </w:rPr>
            </w:pPr>
            <w:r w:rsidRPr="00962297">
              <w:rPr>
                <w:b/>
              </w:rPr>
              <w:t>Message Format</w:t>
            </w:r>
          </w:p>
        </w:tc>
        <w:tc>
          <w:tcPr>
            <w:tcW w:w="1080" w:type="dxa"/>
            <w:shd w:val="clear" w:color="auto" w:fill="8DB3E2" w:themeFill="text2" w:themeFillTint="66"/>
          </w:tcPr>
          <w:p w14:paraId="35E0E6CC" w14:textId="77777777" w:rsidR="00EA3425" w:rsidRPr="00962297" w:rsidRDefault="00EA3425" w:rsidP="00A52F80">
            <w:pPr>
              <w:pStyle w:val="NormalIndent"/>
              <w:ind w:left="0"/>
              <w:rPr>
                <w:b/>
              </w:rPr>
            </w:pPr>
            <w:r w:rsidRPr="00962297">
              <w:rPr>
                <w:b/>
              </w:rPr>
              <w:t>Transport</w:t>
            </w:r>
          </w:p>
        </w:tc>
        <w:tc>
          <w:tcPr>
            <w:tcW w:w="1297" w:type="dxa"/>
            <w:shd w:val="clear" w:color="auto" w:fill="8DB3E2" w:themeFill="text2" w:themeFillTint="66"/>
          </w:tcPr>
          <w:p w14:paraId="1002E5DF" w14:textId="77777777" w:rsidR="00EA3425" w:rsidRPr="00962297" w:rsidRDefault="00EA3425" w:rsidP="00A52F80">
            <w:pPr>
              <w:pStyle w:val="NormalIndent"/>
              <w:ind w:left="0"/>
              <w:rPr>
                <w:b/>
              </w:rPr>
            </w:pPr>
            <w:r w:rsidRPr="00962297">
              <w:rPr>
                <w:b/>
              </w:rPr>
              <w:t xml:space="preserve">Intermediary </w:t>
            </w:r>
          </w:p>
        </w:tc>
        <w:tc>
          <w:tcPr>
            <w:tcW w:w="1403" w:type="dxa"/>
            <w:shd w:val="clear" w:color="auto" w:fill="8DB3E2" w:themeFill="text2" w:themeFillTint="66"/>
          </w:tcPr>
          <w:p w14:paraId="5A39539B" w14:textId="77777777" w:rsidR="00EA3425" w:rsidRPr="00962297" w:rsidRDefault="00EA3425" w:rsidP="00A52F80">
            <w:pPr>
              <w:pStyle w:val="NormalIndent"/>
              <w:ind w:left="0"/>
              <w:rPr>
                <w:b/>
              </w:rPr>
            </w:pPr>
            <w:r w:rsidRPr="00962297">
              <w:rPr>
                <w:b/>
              </w:rPr>
              <w:t>IDT Configuration Required</w:t>
            </w:r>
          </w:p>
        </w:tc>
        <w:tc>
          <w:tcPr>
            <w:tcW w:w="997" w:type="dxa"/>
            <w:shd w:val="clear" w:color="auto" w:fill="8DB3E2" w:themeFill="text2" w:themeFillTint="66"/>
          </w:tcPr>
          <w:p w14:paraId="644958F8" w14:textId="77777777" w:rsidR="00EA3425" w:rsidRPr="00962297" w:rsidRDefault="00EA3425" w:rsidP="00A52F80">
            <w:pPr>
              <w:pStyle w:val="NormalIndent"/>
              <w:ind w:left="0"/>
              <w:rPr>
                <w:b/>
              </w:rPr>
            </w:pPr>
            <w:r w:rsidRPr="00962297">
              <w:rPr>
                <w:b/>
              </w:rPr>
              <w:t>HLD Required</w:t>
            </w:r>
          </w:p>
        </w:tc>
      </w:tr>
      <w:tr w:rsidR="00E1423F" w14:paraId="0153AE82" w14:textId="77777777" w:rsidTr="00A52F80">
        <w:tc>
          <w:tcPr>
            <w:tcW w:w="2160" w:type="dxa"/>
            <w:vMerge w:val="restart"/>
          </w:tcPr>
          <w:p w14:paraId="74D1AC31" w14:textId="77777777" w:rsidR="00E1423F" w:rsidRDefault="00E1423F" w:rsidP="00A52F80">
            <w:pPr>
              <w:pStyle w:val="NormalIndent"/>
              <w:ind w:left="0"/>
            </w:pPr>
            <w:r>
              <w:t>Load Prior-Day Account Balances and Posted Transactions for Prior Day Account Reporting (Posted Balances and Transactions)</w:t>
            </w:r>
          </w:p>
        </w:tc>
        <w:tc>
          <w:tcPr>
            <w:tcW w:w="1080" w:type="dxa"/>
          </w:tcPr>
          <w:p w14:paraId="2AC7C41F" w14:textId="77777777" w:rsidR="00E1423F" w:rsidRDefault="00E1423F" w:rsidP="00C96977">
            <w:pPr>
              <w:pStyle w:val="NormalIndent"/>
              <w:ind w:left="0"/>
            </w:pPr>
            <w:r>
              <w:t>DDA via CMS</w:t>
            </w:r>
          </w:p>
        </w:tc>
        <w:tc>
          <w:tcPr>
            <w:tcW w:w="990" w:type="dxa"/>
          </w:tcPr>
          <w:p w14:paraId="4CBB9787" w14:textId="77777777" w:rsidR="00E1423F" w:rsidRDefault="00E1423F" w:rsidP="00A52F80">
            <w:pPr>
              <w:pStyle w:val="NormalIndent"/>
              <w:ind w:left="0"/>
            </w:pPr>
            <w:r>
              <w:t>BAI2</w:t>
            </w:r>
          </w:p>
        </w:tc>
        <w:tc>
          <w:tcPr>
            <w:tcW w:w="1080" w:type="dxa"/>
          </w:tcPr>
          <w:p w14:paraId="53B0EDB5" w14:textId="77777777" w:rsidR="00E1423F" w:rsidRDefault="00E1423F" w:rsidP="00A52F80">
            <w:pPr>
              <w:pStyle w:val="NormalIndent"/>
              <w:ind w:left="0"/>
            </w:pPr>
            <w:r>
              <w:t>SFTP</w:t>
            </w:r>
          </w:p>
        </w:tc>
        <w:tc>
          <w:tcPr>
            <w:tcW w:w="1297" w:type="dxa"/>
          </w:tcPr>
          <w:p w14:paraId="459C2686" w14:textId="77777777" w:rsidR="00E1423F" w:rsidRDefault="00E1423F" w:rsidP="00C17FCE">
            <w:pPr>
              <w:pStyle w:val="NormalIndent"/>
              <w:ind w:left="0"/>
            </w:pPr>
            <w:r>
              <w:t>None</w:t>
            </w:r>
          </w:p>
        </w:tc>
        <w:tc>
          <w:tcPr>
            <w:tcW w:w="1403" w:type="dxa"/>
          </w:tcPr>
          <w:p w14:paraId="127EC07E" w14:textId="77777777" w:rsidR="00E1423F" w:rsidRDefault="00E1423F" w:rsidP="00C17FCE">
            <w:pPr>
              <w:pStyle w:val="NormalIndent"/>
              <w:ind w:left="0"/>
            </w:pPr>
            <w:r>
              <w:t>TBD</w:t>
            </w:r>
          </w:p>
        </w:tc>
        <w:tc>
          <w:tcPr>
            <w:tcW w:w="997" w:type="dxa"/>
          </w:tcPr>
          <w:p w14:paraId="23AB6523" w14:textId="77777777" w:rsidR="00E1423F" w:rsidRDefault="006B6677" w:rsidP="00C17FCE">
            <w:pPr>
              <w:pStyle w:val="NormalIndent"/>
              <w:ind w:left="0"/>
            </w:pPr>
            <w:r>
              <w:t>No</w:t>
            </w:r>
          </w:p>
        </w:tc>
      </w:tr>
      <w:tr w:rsidR="00E1423F" w14:paraId="5C35DD75" w14:textId="77777777" w:rsidTr="00A52F80">
        <w:tc>
          <w:tcPr>
            <w:tcW w:w="2160" w:type="dxa"/>
            <w:vMerge/>
          </w:tcPr>
          <w:p w14:paraId="025A6CF3" w14:textId="77777777" w:rsidR="00E1423F" w:rsidRDefault="00E1423F" w:rsidP="00E1423F">
            <w:pPr>
              <w:pStyle w:val="NormalIndent"/>
              <w:ind w:left="0"/>
            </w:pPr>
          </w:p>
        </w:tc>
        <w:tc>
          <w:tcPr>
            <w:tcW w:w="1080" w:type="dxa"/>
          </w:tcPr>
          <w:p w14:paraId="621250D6" w14:textId="77777777" w:rsidR="00E1423F" w:rsidRDefault="00E1423F" w:rsidP="00E1423F">
            <w:pPr>
              <w:pStyle w:val="NormalIndent"/>
              <w:ind w:left="0"/>
            </w:pPr>
            <w:r>
              <w:t>OVS DDA</w:t>
            </w:r>
          </w:p>
        </w:tc>
        <w:tc>
          <w:tcPr>
            <w:tcW w:w="990" w:type="dxa"/>
          </w:tcPr>
          <w:p w14:paraId="73B40DAC" w14:textId="77777777" w:rsidR="00E1423F" w:rsidRDefault="00E1423F" w:rsidP="00E1423F">
            <w:pPr>
              <w:pStyle w:val="NormalIndent"/>
              <w:ind w:left="0"/>
            </w:pPr>
            <w:r>
              <w:t>BAI2</w:t>
            </w:r>
          </w:p>
        </w:tc>
        <w:tc>
          <w:tcPr>
            <w:tcW w:w="1080" w:type="dxa"/>
          </w:tcPr>
          <w:p w14:paraId="5D7D6E9A" w14:textId="77777777" w:rsidR="00E1423F" w:rsidRDefault="00E1423F" w:rsidP="00E1423F">
            <w:pPr>
              <w:pStyle w:val="NormalIndent"/>
              <w:ind w:left="0"/>
            </w:pPr>
            <w:r>
              <w:t>SFTP</w:t>
            </w:r>
          </w:p>
        </w:tc>
        <w:tc>
          <w:tcPr>
            <w:tcW w:w="1297" w:type="dxa"/>
          </w:tcPr>
          <w:p w14:paraId="3008F22C" w14:textId="77777777" w:rsidR="00E1423F" w:rsidRDefault="00E1423F" w:rsidP="00E1423F">
            <w:pPr>
              <w:pStyle w:val="NormalIndent"/>
              <w:ind w:left="0"/>
            </w:pPr>
            <w:r>
              <w:t>None</w:t>
            </w:r>
          </w:p>
        </w:tc>
        <w:tc>
          <w:tcPr>
            <w:tcW w:w="1403" w:type="dxa"/>
          </w:tcPr>
          <w:p w14:paraId="623F4EDC" w14:textId="77777777" w:rsidR="00E1423F" w:rsidRDefault="00E1423F" w:rsidP="00E1423F">
            <w:pPr>
              <w:pStyle w:val="NormalIndent"/>
              <w:ind w:left="0"/>
            </w:pPr>
            <w:r>
              <w:t>TBD</w:t>
            </w:r>
          </w:p>
        </w:tc>
        <w:tc>
          <w:tcPr>
            <w:tcW w:w="997" w:type="dxa"/>
          </w:tcPr>
          <w:p w14:paraId="31C135B3" w14:textId="77777777" w:rsidR="00E1423F" w:rsidRDefault="006B6677" w:rsidP="00E1423F">
            <w:pPr>
              <w:pStyle w:val="NormalIndent"/>
              <w:ind w:left="0"/>
            </w:pPr>
            <w:r>
              <w:t>No</w:t>
            </w:r>
          </w:p>
        </w:tc>
      </w:tr>
      <w:tr w:rsidR="00E1423F" w14:paraId="2963D70F" w14:textId="77777777" w:rsidTr="00A52F80">
        <w:tc>
          <w:tcPr>
            <w:tcW w:w="2160" w:type="dxa"/>
            <w:vMerge/>
          </w:tcPr>
          <w:p w14:paraId="197DABA5" w14:textId="77777777" w:rsidR="00E1423F" w:rsidRDefault="00E1423F" w:rsidP="00E1423F">
            <w:pPr>
              <w:pStyle w:val="NormalIndent"/>
              <w:ind w:left="0"/>
            </w:pPr>
          </w:p>
        </w:tc>
        <w:tc>
          <w:tcPr>
            <w:tcW w:w="1080" w:type="dxa"/>
          </w:tcPr>
          <w:p w14:paraId="052EA021" w14:textId="77777777" w:rsidR="00E1423F" w:rsidRDefault="00E1423F" w:rsidP="00E1423F">
            <w:pPr>
              <w:pStyle w:val="NormalIndent"/>
              <w:ind w:left="0"/>
            </w:pPr>
            <w:r>
              <w:t>OVS Time Deposits</w:t>
            </w:r>
          </w:p>
        </w:tc>
        <w:tc>
          <w:tcPr>
            <w:tcW w:w="990" w:type="dxa"/>
          </w:tcPr>
          <w:p w14:paraId="68C1B487" w14:textId="77777777" w:rsidR="00E1423F" w:rsidRDefault="00E1423F" w:rsidP="00E1423F">
            <w:pPr>
              <w:pStyle w:val="NormalIndent"/>
              <w:ind w:left="0"/>
            </w:pPr>
            <w:r>
              <w:t>BAI2</w:t>
            </w:r>
          </w:p>
        </w:tc>
        <w:tc>
          <w:tcPr>
            <w:tcW w:w="1080" w:type="dxa"/>
          </w:tcPr>
          <w:p w14:paraId="6A379521" w14:textId="77777777" w:rsidR="00E1423F" w:rsidRDefault="00E1423F" w:rsidP="00E1423F">
            <w:pPr>
              <w:pStyle w:val="NormalIndent"/>
              <w:ind w:left="0"/>
            </w:pPr>
            <w:r>
              <w:t>SFTP</w:t>
            </w:r>
          </w:p>
        </w:tc>
        <w:tc>
          <w:tcPr>
            <w:tcW w:w="1297" w:type="dxa"/>
          </w:tcPr>
          <w:p w14:paraId="7160F704" w14:textId="77777777" w:rsidR="00E1423F" w:rsidRDefault="00E1423F" w:rsidP="00E1423F">
            <w:pPr>
              <w:pStyle w:val="NormalIndent"/>
              <w:ind w:left="0"/>
            </w:pPr>
            <w:r>
              <w:t>None</w:t>
            </w:r>
          </w:p>
        </w:tc>
        <w:tc>
          <w:tcPr>
            <w:tcW w:w="1403" w:type="dxa"/>
          </w:tcPr>
          <w:p w14:paraId="2FF1411A" w14:textId="77777777" w:rsidR="00E1423F" w:rsidRDefault="00E1423F" w:rsidP="00E1423F">
            <w:pPr>
              <w:pStyle w:val="NormalIndent"/>
              <w:ind w:left="0"/>
            </w:pPr>
            <w:r>
              <w:t>TBD</w:t>
            </w:r>
          </w:p>
        </w:tc>
        <w:tc>
          <w:tcPr>
            <w:tcW w:w="997" w:type="dxa"/>
          </w:tcPr>
          <w:p w14:paraId="555B449B" w14:textId="77777777" w:rsidR="00E1423F" w:rsidRDefault="006B6677" w:rsidP="00E1423F">
            <w:pPr>
              <w:pStyle w:val="NormalIndent"/>
              <w:ind w:left="0"/>
            </w:pPr>
            <w:r>
              <w:t>No</w:t>
            </w:r>
          </w:p>
        </w:tc>
      </w:tr>
      <w:tr w:rsidR="006B6677" w14:paraId="46185617" w14:textId="77777777" w:rsidTr="00A52F80">
        <w:tc>
          <w:tcPr>
            <w:tcW w:w="2160" w:type="dxa"/>
            <w:vMerge/>
          </w:tcPr>
          <w:p w14:paraId="763E31BD" w14:textId="77777777" w:rsidR="006B6677" w:rsidRDefault="006B6677" w:rsidP="006B6677">
            <w:pPr>
              <w:pStyle w:val="NormalIndent"/>
              <w:ind w:left="0"/>
            </w:pPr>
          </w:p>
        </w:tc>
        <w:tc>
          <w:tcPr>
            <w:tcW w:w="1080" w:type="dxa"/>
          </w:tcPr>
          <w:p w14:paraId="4B0710F4" w14:textId="77777777" w:rsidR="006B6677" w:rsidRDefault="006B6677" w:rsidP="006B6677">
            <w:pPr>
              <w:pStyle w:val="NormalIndent"/>
              <w:ind w:left="0"/>
            </w:pPr>
            <w:r>
              <w:t>BONY</w:t>
            </w:r>
          </w:p>
        </w:tc>
        <w:tc>
          <w:tcPr>
            <w:tcW w:w="990" w:type="dxa"/>
          </w:tcPr>
          <w:p w14:paraId="69222CB1" w14:textId="77777777" w:rsidR="006B6677" w:rsidRDefault="006B6677" w:rsidP="006B6677">
            <w:pPr>
              <w:pStyle w:val="NormalIndent"/>
              <w:ind w:left="0"/>
            </w:pPr>
            <w:r>
              <w:t>BAI2</w:t>
            </w:r>
          </w:p>
        </w:tc>
        <w:tc>
          <w:tcPr>
            <w:tcW w:w="1080" w:type="dxa"/>
          </w:tcPr>
          <w:p w14:paraId="5F196A26" w14:textId="77777777" w:rsidR="006B6677" w:rsidRDefault="006B6677" w:rsidP="006B6677">
            <w:pPr>
              <w:pStyle w:val="NormalIndent"/>
              <w:ind w:left="0"/>
            </w:pPr>
            <w:r>
              <w:t>SFTP</w:t>
            </w:r>
          </w:p>
        </w:tc>
        <w:tc>
          <w:tcPr>
            <w:tcW w:w="1297" w:type="dxa"/>
          </w:tcPr>
          <w:p w14:paraId="6D0A2A90" w14:textId="77777777" w:rsidR="006B6677" w:rsidRDefault="006B6677" w:rsidP="006B6677">
            <w:pPr>
              <w:pStyle w:val="NormalIndent"/>
              <w:ind w:left="0"/>
            </w:pPr>
            <w:r>
              <w:t>None</w:t>
            </w:r>
          </w:p>
        </w:tc>
        <w:tc>
          <w:tcPr>
            <w:tcW w:w="1403" w:type="dxa"/>
          </w:tcPr>
          <w:p w14:paraId="3A0FD2B2" w14:textId="77777777" w:rsidR="006B6677" w:rsidRDefault="006B6677" w:rsidP="006B6677">
            <w:pPr>
              <w:pStyle w:val="NormalIndent"/>
              <w:ind w:left="0"/>
            </w:pPr>
            <w:r>
              <w:t>TBD</w:t>
            </w:r>
          </w:p>
        </w:tc>
        <w:tc>
          <w:tcPr>
            <w:tcW w:w="997" w:type="dxa"/>
          </w:tcPr>
          <w:p w14:paraId="0C12BE39" w14:textId="77777777" w:rsidR="006B6677" w:rsidRDefault="006B6677" w:rsidP="006B6677">
            <w:r w:rsidRPr="001F5F0F">
              <w:t>No</w:t>
            </w:r>
          </w:p>
        </w:tc>
      </w:tr>
      <w:tr w:rsidR="006B6677" w14:paraId="20E6D7AB" w14:textId="77777777" w:rsidTr="00A52F80">
        <w:tc>
          <w:tcPr>
            <w:tcW w:w="2160" w:type="dxa"/>
            <w:vMerge/>
          </w:tcPr>
          <w:p w14:paraId="2EAB91D7" w14:textId="77777777" w:rsidR="006B6677" w:rsidRDefault="006B6677" w:rsidP="006B6677">
            <w:pPr>
              <w:pStyle w:val="NormalIndent"/>
              <w:ind w:left="0"/>
            </w:pPr>
          </w:p>
        </w:tc>
        <w:tc>
          <w:tcPr>
            <w:tcW w:w="1080" w:type="dxa"/>
          </w:tcPr>
          <w:p w14:paraId="0706A4A6" w14:textId="77777777" w:rsidR="006B6677" w:rsidRDefault="006B6677" w:rsidP="006B6677">
            <w:pPr>
              <w:pStyle w:val="NormalIndent"/>
              <w:ind w:left="0"/>
            </w:pPr>
            <w:r>
              <w:t>Mellon</w:t>
            </w:r>
          </w:p>
        </w:tc>
        <w:tc>
          <w:tcPr>
            <w:tcW w:w="990" w:type="dxa"/>
          </w:tcPr>
          <w:p w14:paraId="24E728FB" w14:textId="77777777" w:rsidR="006B6677" w:rsidRDefault="006B6677" w:rsidP="006B6677">
            <w:pPr>
              <w:pStyle w:val="NormalIndent"/>
              <w:ind w:left="0"/>
            </w:pPr>
            <w:r>
              <w:t>BAI2</w:t>
            </w:r>
          </w:p>
        </w:tc>
        <w:tc>
          <w:tcPr>
            <w:tcW w:w="1080" w:type="dxa"/>
          </w:tcPr>
          <w:p w14:paraId="531BF342" w14:textId="77777777" w:rsidR="006B6677" w:rsidRDefault="006B6677" w:rsidP="006B6677">
            <w:pPr>
              <w:pStyle w:val="NormalIndent"/>
              <w:ind w:left="0"/>
            </w:pPr>
            <w:r>
              <w:t>SFTP</w:t>
            </w:r>
          </w:p>
        </w:tc>
        <w:tc>
          <w:tcPr>
            <w:tcW w:w="1297" w:type="dxa"/>
          </w:tcPr>
          <w:p w14:paraId="72500F27" w14:textId="77777777" w:rsidR="006B6677" w:rsidRDefault="006B6677" w:rsidP="006B6677">
            <w:pPr>
              <w:pStyle w:val="NormalIndent"/>
              <w:ind w:left="0"/>
            </w:pPr>
            <w:r>
              <w:t>None</w:t>
            </w:r>
          </w:p>
        </w:tc>
        <w:tc>
          <w:tcPr>
            <w:tcW w:w="1403" w:type="dxa"/>
          </w:tcPr>
          <w:p w14:paraId="046245C1" w14:textId="77777777" w:rsidR="006B6677" w:rsidRDefault="006B6677" w:rsidP="006B6677">
            <w:pPr>
              <w:pStyle w:val="NormalIndent"/>
              <w:ind w:left="0"/>
            </w:pPr>
            <w:r>
              <w:t>TBD</w:t>
            </w:r>
          </w:p>
        </w:tc>
        <w:tc>
          <w:tcPr>
            <w:tcW w:w="997" w:type="dxa"/>
          </w:tcPr>
          <w:p w14:paraId="491AB6E2" w14:textId="77777777" w:rsidR="006B6677" w:rsidRDefault="006B6677" w:rsidP="006B6677">
            <w:r w:rsidRPr="001F5F0F">
              <w:t>No</w:t>
            </w:r>
          </w:p>
        </w:tc>
      </w:tr>
      <w:tr w:rsidR="006B6677" w14:paraId="23DC4E58" w14:textId="77777777" w:rsidTr="00A52F80">
        <w:tc>
          <w:tcPr>
            <w:tcW w:w="2160" w:type="dxa"/>
            <w:vMerge w:val="restart"/>
          </w:tcPr>
          <w:p w14:paraId="52EC6D3F" w14:textId="77777777" w:rsidR="006B6677" w:rsidRDefault="006B6677" w:rsidP="006B6677">
            <w:pPr>
              <w:pStyle w:val="NormalIndent"/>
              <w:ind w:left="0"/>
            </w:pPr>
            <w:r>
              <w:t>Load Current-Day Account Balances and Transaction Advices for Current Day Account Reporting</w:t>
            </w:r>
          </w:p>
        </w:tc>
        <w:tc>
          <w:tcPr>
            <w:tcW w:w="1080" w:type="dxa"/>
          </w:tcPr>
          <w:p w14:paraId="5327F795" w14:textId="77777777" w:rsidR="006B6677" w:rsidRDefault="006B6677" w:rsidP="006B6677">
            <w:pPr>
              <w:pStyle w:val="NormalIndent"/>
              <w:ind w:left="0"/>
            </w:pPr>
            <w:r>
              <w:t>DDA via CMS</w:t>
            </w:r>
          </w:p>
        </w:tc>
        <w:tc>
          <w:tcPr>
            <w:tcW w:w="990" w:type="dxa"/>
          </w:tcPr>
          <w:p w14:paraId="3F51E5F9" w14:textId="77777777" w:rsidR="006B6677" w:rsidRDefault="006B6677" w:rsidP="006B6677">
            <w:pPr>
              <w:pStyle w:val="NormalIndent"/>
              <w:ind w:left="0"/>
            </w:pPr>
            <w:r>
              <w:t>BAI2</w:t>
            </w:r>
          </w:p>
        </w:tc>
        <w:tc>
          <w:tcPr>
            <w:tcW w:w="1080" w:type="dxa"/>
          </w:tcPr>
          <w:p w14:paraId="43F048F0" w14:textId="77777777" w:rsidR="006B6677" w:rsidRDefault="006B6677" w:rsidP="006B6677">
            <w:pPr>
              <w:pStyle w:val="NormalIndent"/>
              <w:ind w:left="0"/>
            </w:pPr>
            <w:r>
              <w:t>SFTP</w:t>
            </w:r>
          </w:p>
        </w:tc>
        <w:tc>
          <w:tcPr>
            <w:tcW w:w="1297" w:type="dxa"/>
          </w:tcPr>
          <w:p w14:paraId="742B03F7" w14:textId="77777777" w:rsidR="006B6677" w:rsidRDefault="006B6677" w:rsidP="006B6677">
            <w:pPr>
              <w:pStyle w:val="NormalIndent"/>
              <w:ind w:left="0"/>
            </w:pPr>
            <w:r>
              <w:t>None</w:t>
            </w:r>
          </w:p>
        </w:tc>
        <w:tc>
          <w:tcPr>
            <w:tcW w:w="1403" w:type="dxa"/>
          </w:tcPr>
          <w:p w14:paraId="31440056" w14:textId="77777777" w:rsidR="006B6677" w:rsidRDefault="006B6677" w:rsidP="006B6677">
            <w:pPr>
              <w:pStyle w:val="NormalIndent"/>
              <w:ind w:left="0"/>
            </w:pPr>
            <w:r>
              <w:t>TBD</w:t>
            </w:r>
          </w:p>
        </w:tc>
        <w:tc>
          <w:tcPr>
            <w:tcW w:w="997" w:type="dxa"/>
          </w:tcPr>
          <w:p w14:paraId="18CDA269" w14:textId="77777777" w:rsidR="006B6677" w:rsidRDefault="006B6677" w:rsidP="006B6677">
            <w:r w:rsidRPr="001F5F0F">
              <w:t>No</w:t>
            </w:r>
          </w:p>
        </w:tc>
      </w:tr>
      <w:tr w:rsidR="006B6677" w14:paraId="31D6C6AF" w14:textId="77777777" w:rsidTr="00A52F80">
        <w:tc>
          <w:tcPr>
            <w:tcW w:w="2160" w:type="dxa"/>
            <w:vMerge/>
          </w:tcPr>
          <w:p w14:paraId="55B64249" w14:textId="77777777" w:rsidR="006B6677" w:rsidRDefault="006B6677" w:rsidP="006B6677">
            <w:pPr>
              <w:pStyle w:val="NormalIndent"/>
              <w:ind w:left="0"/>
            </w:pPr>
          </w:p>
        </w:tc>
        <w:tc>
          <w:tcPr>
            <w:tcW w:w="1080" w:type="dxa"/>
          </w:tcPr>
          <w:p w14:paraId="4C19CCD3" w14:textId="77777777" w:rsidR="006B6677" w:rsidRDefault="006B6677" w:rsidP="006B6677">
            <w:pPr>
              <w:pStyle w:val="NormalIndent"/>
              <w:ind w:left="0"/>
            </w:pPr>
            <w:r>
              <w:t>OVS DDA</w:t>
            </w:r>
          </w:p>
        </w:tc>
        <w:tc>
          <w:tcPr>
            <w:tcW w:w="990" w:type="dxa"/>
          </w:tcPr>
          <w:p w14:paraId="14D3A07C" w14:textId="77777777" w:rsidR="006B6677" w:rsidRDefault="006B6677" w:rsidP="006B6677">
            <w:pPr>
              <w:pStyle w:val="NormalIndent"/>
              <w:ind w:left="0"/>
            </w:pPr>
            <w:r>
              <w:t>BAI2</w:t>
            </w:r>
          </w:p>
        </w:tc>
        <w:tc>
          <w:tcPr>
            <w:tcW w:w="1080" w:type="dxa"/>
          </w:tcPr>
          <w:p w14:paraId="15C062C2" w14:textId="77777777" w:rsidR="006B6677" w:rsidRDefault="006B6677" w:rsidP="006B6677">
            <w:pPr>
              <w:pStyle w:val="NormalIndent"/>
              <w:ind w:left="0"/>
            </w:pPr>
            <w:r>
              <w:t>SFTP</w:t>
            </w:r>
          </w:p>
        </w:tc>
        <w:tc>
          <w:tcPr>
            <w:tcW w:w="1297" w:type="dxa"/>
          </w:tcPr>
          <w:p w14:paraId="10995850" w14:textId="77777777" w:rsidR="006B6677" w:rsidRDefault="006B6677" w:rsidP="006B6677">
            <w:pPr>
              <w:pStyle w:val="NormalIndent"/>
              <w:ind w:left="0"/>
            </w:pPr>
            <w:r>
              <w:t>None</w:t>
            </w:r>
          </w:p>
        </w:tc>
        <w:tc>
          <w:tcPr>
            <w:tcW w:w="1403" w:type="dxa"/>
          </w:tcPr>
          <w:p w14:paraId="65DDB280" w14:textId="77777777" w:rsidR="006B6677" w:rsidRDefault="006B6677" w:rsidP="006B6677">
            <w:pPr>
              <w:pStyle w:val="NormalIndent"/>
              <w:ind w:left="0"/>
            </w:pPr>
            <w:r>
              <w:t>TBD</w:t>
            </w:r>
          </w:p>
        </w:tc>
        <w:tc>
          <w:tcPr>
            <w:tcW w:w="997" w:type="dxa"/>
          </w:tcPr>
          <w:p w14:paraId="0515D69C" w14:textId="77777777" w:rsidR="006B6677" w:rsidRDefault="006B6677" w:rsidP="006B6677">
            <w:r w:rsidRPr="001F5F0F">
              <w:t>No</w:t>
            </w:r>
          </w:p>
        </w:tc>
      </w:tr>
    </w:tbl>
    <w:p w14:paraId="17910144" w14:textId="77777777" w:rsidR="00EA3425" w:rsidRPr="00EA3425" w:rsidRDefault="00EA3425" w:rsidP="00EA3425">
      <w:pPr>
        <w:pStyle w:val="NormalIndent"/>
      </w:pPr>
    </w:p>
    <w:p w14:paraId="30EA5171" w14:textId="77777777" w:rsidR="00A47558" w:rsidRDefault="00A47558" w:rsidP="00A47558">
      <w:pPr>
        <w:pStyle w:val="NormalIndent"/>
        <w:ind w:left="0"/>
      </w:pPr>
    </w:p>
    <w:p w14:paraId="28431752" w14:textId="77777777" w:rsidR="00A47558" w:rsidRDefault="00A47558" w:rsidP="00A47558">
      <w:r>
        <w:t>Each of the BAI events will be configured to load the file upon arrival – when the file is dropped in the designated directory, it will immediately load into the application.</w:t>
      </w:r>
    </w:p>
    <w:p w14:paraId="30E27244" w14:textId="77777777" w:rsidR="00A47558" w:rsidRDefault="00A47558" w:rsidP="00A47558"/>
    <w:p w14:paraId="7A466D7F" w14:textId="77777777" w:rsidR="00A47558" w:rsidRDefault="00A47558" w:rsidP="00A47558">
      <w:pPr>
        <w:pStyle w:val="NormalIndent"/>
        <w:ind w:left="0"/>
        <w:rPr>
          <w:sz w:val="20"/>
        </w:rPr>
      </w:pPr>
      <w:r w:rsidRPr="006B6677">
        <w:rPr>
          <w:sz w:val="20"/>
        </w:rPr>
        <w:t>Digital Banking will expect to receive this file daily, and will generate a system alert if it does not arrive within an expected time frame.</w:t>
      </w:r>
    </w:p>
    <w:p w14:paraId="7AE39652" w14:textId="77777777" w:rsidR="006B6677" w:rsidRDefault="006B6677" w:rsidP="00A47558">
      <w:pPr>
        <w:pStyle w:val="NormalIndent"/>
        <w:ind w:left="0"/>
        <w:rPr>
          <w:sz w:val="20"/>
        </w:rPr>
      </w:pPr>
    </w:p>
    <w:p w14:paraId="080ACB4B" w14:textId="77777777" w:rsidR="00B95D61" w:rsidRDefault="00B95D61" w:rsidP="00A47558">
      <w:pPr>
        <w:pStyle w:val="NormalIndent"/>
        <w:ind w:left="0"/>
        <w:rPr>
          <w:sz w:val="20"/>
        </w:rPr>
      </w:pPr>
      <w:r>
        <w:rPr>
          <w:sz w:val="20"/>
        </w:rPr>
        <w:t>Currently Digital Banking’s transaction list view will optionally display the running balance based on the sequence in which it was loaded.  This running balance only shows up in the list view when the display sequence is the order in which they were received.   There is currently an issue in that the order in which Digital Banking receives the transactions will be incorrect, hence the balance would not truly reflect the actual running balance.  There may be a need for an enhancement to allow the bank to pass in the sequence number.</w:t>
      </w:r>
    </w:p>
    <w:p w14:paraId="2125A755" w14:textId="77777777" w:rsidR="00B95D61" w:rsidRDefault="00B95D61" w:rsidP="00A47558">
      <w:pPr>
        <w:pStyle w:val="NormalIndent"/>
        <w:ind w:left="0"/>
        <w:rPr>
          <w:sz w:val="20"/>
        </w:rPr>
      </w:pPr>
    </w:p>
    <w:p w14:paraId="3C912C5D" w14:textId="77777777" w:rsidR="00B95D61" w:rsidRDefault="00B95D61" w:rsidP="00A47558">
      <w:pPr>
        <w:pStyle w:val="NormalIndent"/>
        <w:ind w:left="0"/>
        <w:rPr>
          <w:sz w:val="20"/>
        </w:rPr>
      </w:pPr>
      <w:r>
        <w:rPr>
          <w:sz w:val="20"/>
        </w:rPr>
        <w:t xml:space="preserve">Digital Banking separates the bank transactions from the advice detail linked by a unique key.  </w:t>
      </w:r>
    </w:p>
    <w:p w14:paraId="285FC660" w14:textId="77777777" w:rsidR="008C08AB" w:rsidRDefault="008C08AB">
      <w:pPr>
        <w:rPr>
          <w:rFonts w:ascii="Arial Narrow" w:hAnsi="Arial Narrow" w:cs="Arial"/>
          <w:b/>
          <w:bCs/>
          <w:color w:val="336999"/>
          <w:sz w:val="28"/>
          <w:szCs w:val="20"/>
        </w:rPr>
      </w:pPr>
      <w:r>
        <w:rPr>
          <w:szCs w:val="20"/>
        </w:rPr>
        <w:br w:type="page"/>
      </w:r>
    </w:p>
    <w:p w14:paraId="7D4A1B80" w14:textId="77777777" w:rsidR="006B6677" w:rsidRDefault="006B6677" w:rsidP="006B6677">
      <w:pPr>
        <w:pStyle w:val="Heading2"/>
        <w:numPr>
          <w:ilvl w:val="3"/>
          <w:numId w:val="2"/>
        </w:numPr>
        <w:rPr>
          <w:szCs w:val="20"/>
        </w:rPr>
      </w:pPr>
      <w:bookmarkStart w:id="1457" w:name="_Toc28956245"/>
      <w:r>
        <w:rPr>
          <w:szCs w:val="20"/>
        </w:rPr>
        <w:lastRenderedPageBreak/>
        <w:t>Prior Day Bank DDA to CMS</w:t>
      </w:r>
      <w:bookmarkEnd w:id="1457"/>
    </w:p>
    <w:p w14:paraId="1F0DFA68" w14:textId="77777777" w:rsidR="006B6677" w:rsidRDefault="006B6677" w:rsidP="006B6677">
      <w:pPr>
        <w:pStyle w:val="NormalIndent"/>
      </w:pPr>
    </w:p>
    <w:p w14:paraId="764C39D3" w14:textId="77777777" w:rsidR="006B6677" w:rsidRPr="006B6677" w:rsidRDefault="006B6677" w:rsidP="006B6677">
      <w:pPr>
        <w:pStyle w:val="NormalIndent"/>
        <w:ind w:left="0"/>
        <w:rPr>
          <w:sz w:val="20"/>
        </w:rPr>
      </w:pPr>
      <w:r w:rsidRPr="006B6677">
        <w:rPr>
          <w:sz w:val="20"/>
        </w:rPr>
        <w:t xml:space="preserve">CMS combines information from </w:t>
      </w:r>
      <w:r>
        <w:rPr>
          <w:sz w:val="20"/>
        </w:rPr>
        <w:t>other systems to create an enriched BAI file that will be sent to Digital Banking as shown below:</w:t>
      </w:r>
    </w:p>
    <w:p w14:paraId="65534FE2" w14:textId="77777777" w:rsidR="006B6677" w:rsidRDefault="006B6677" w:rsidP="00A47558">
      <w:pPr>
        <w:pStyle w:val="NormalIndent"/>
        <w:ind w:left="0"/>
        <w:rPr>
          <w:sz w:val="20"/>
        </w:rPr>
      </w:pPr>
    </w:p>
    <w:p w14:paraId="482C713C" w14:textId="77777777" w:rsidR="008C08AB" w:rsidRDefault="008C08AB" w:rsidP="00A47558">
      <w:pPr>
        <w:pStyle w:val="NormalIndent"/>
        <w:ind w:left="0"/>
        <w:rPr>
          <w:sz w:val="20"/>
        </w:rPr>
      </w:pPr>
      <w:r>
        <w:rPr>
          <w:noProof/>
          <w:sz w:val="20"/>
          <w:lang w:val="en-US"/>
        </w:rPr>
        <w:drawing>
          <wp:inline distT="0" distB="0" distL="0" distR="0" wp14:anchorId="274E9FAC" wp14:editId="0E505F35">
            <wp:extent cx="6109970" cy="431101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9970" cy="4311015"/>
                    </a:xfrm>
                    <a:prstGeom prst="rect">
                      <a:avLst/>
                    </a:prstGeom>
                    <a:noFill/>
                    <a:ln>
                      <a:noFill/>
                    </a:ln>
                  </pic:spPr>
                </pic:pic>
              </a:graphicData>
            </a:graphic>
          </wp:inline>
        </w:drawing>
      </w:r>
    </w:p>
    <w:p w14:paraId="6C00E65B" w14:textId="77777777" w:rsidR="008C08AB" w:rsidRDefault="008C08AB" w:rsidP="00A47558">
      <w:pPr>
        <w:pStyle w:val="NormalIndent"/>
        <w:ind w:left="0"/>
        <w:rPr>
          <w:sz w:val="20"/>
        </w:rPr>
      </w:pPr>
    </w:p>
    <w:p w14:paraId="79922FE9" w14:textId="77777777" w:rsidR="008C08AB" w:rsidRDefault="008C08AB" w:rsidP="00B95D61">
      <w:r>
        <w:br w:type="page"/>
      </w:r>
    </w:p>
    <w:p w14:paraId="7844EB69" w14:textId="77777777" w:rsidR="00B95D61" w:rsidRDefault="00B95D61" w:rsidP="00B95D61">
      <w:pPr>
        <w:rPr>
          <w:rFonts w:ascii="Arial Narrow" w:hAnsi="Arial Narrow" w:cs="Arial"/>
          <w:color w:val="336999"/>
          <w:sz w:val="28"/>
        </w:rPr>
      </w:pPr>
    </w:p>
    <w:p w14:paraId="07081F66" w14:textId="77777777" w:rsidR="008C08AB" w:rsidRDefault="008C08AB" w:rsidP="008C08AB">
      <w:pPr>
        <w:pStyle w:val="Heading2"/>
        <w:numPr>
          <w:ilvl w:val="3"/>
          <w:numId w:val="2"/>
        </w:numPr>
        <w:rPr>
          <w:szCs w:val="20"/>
        </w:rPr>
      </w:pPr>
      <w:bookmarkStart w:id="1458" w:name="_Toc28956246"/>
      <w:r>
        <w:rPr>
          <w:szCs w:val="20"/>
        </w:rPr>
        <w:t>Prior Day Branch OVS</w:t>
      </w:r>
      <w:bookmarkEnd w:id="1458"/>
      <w:r>
        <w:rPr>
          <w:szCs w:val="20"/>
        </w:rPr>
        <w:t xml:space="preserve"> </w:t>
      </w:r>
    </w:p>
    <w:p w14:paraId="5DA93018" w14:textId="77777777" w:rsidR="008C08AB" w:rsidRPr="008C08AB" w:rsidRDefault="008C08AB" w:rsidP="008C08AB">
      <w:pPr>
        <w:pStyle w:val="NormalIndent"/>
      </w:pPr>
    </w:p>
    <w:p w14:paraId="3EA6F0B8" w14:textId="77777777" w:rsidR="008C08AB" w:rsidRDefault="008C08AB" w:rsidP="00A47558">
      <w:pPr>
        <w:pStyle w:val="NormalIndent"/>
        <w:ind w:left="0"/>
        <w:rPr>
          <w:sz w:val="20"/>
        </w:rPr>
      </w:pPr>
      <w:r>
        <w:rPr>
          <w:sz w:val="20"/>
        </w:rPr>
        <w:t xml:space="preserve">There will be two discreet Prior-Day loads from OVS, one for the DDA accounts, and one for the Time Deposit Accounts as shown below: </w:t>
      </w:r>
    </w:p>
    <w:p w14:paraId="256DA12E" w14:textId="77777777" w:rsidR="008C08AB" w:rsidRPr="006B6677" w:rsidRDefault="008C08AB" w:rsidP="00A47558">
      <w:pPr>
        <w:pStyle w:val="NormalIndent"/>
        <w:ind w:left="0"/>
        <w:rPr>
          <w:sz w:val="20"/>
        </w:rPr>
      </w:pPr>
    </w:p>
    <w:p w14:paraId="79CD2F7C" w14:textId="77777777" w:rsidR="00A47558" w:rsidRDefault="008C08AB" w:rsidP="00EA3425">
      <w:pPr>
        <w:pStyle w:val="NormalIndent"/>
        <w:ind w:left="0"/>
        <w:rPr>
          <w:noProof/>
          <w:lang w:val="en-US"/>
        </w:rPr>
      </w:pPr>
      <w:r>
        <w:rPr>
          <w:noProof/>
          <w:lang w:val="en-US"/>
        </w:rPr>
        <w:drawing>
          <wp:inline distT="0" distB="0" distL="0" distR="0" wp14:anchorId="3C611FF0" wp14:editId="7513100D">
            <wp:extent cx="6109970" cy="455422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9970" cy="4554220"/>
                    </a:xfrm>
                    <a:prstGeom prst="rect">
                      <a:avLst/>
                    </a:prstGeom>
                    <a:noFill/>
                    <a:ln>
                      <a:noFill/>
                    </a:ln>
                  </pic:spPr>
                </pic:pic>
              </a:graphicData>
            </a:graphic>
          </wp:inline>
        </w:drawing>
      </w:r>
    </w:p>
    <w:p w14:paraId="4FA396B7" w14:textId="77777777" w:rsidR="008C08AB" w:rsidRDefault="008C08AB" w:rsidP="00EA3425">
      <w:pPr>
        <w:pStyle w:val="NormalIndent"/>
        <w:ind w:left="0"/>
        <w:rPr>
          <w:noProof/>
          <w:lang w:val="en-US"/>
        </w:rPr>
      </w:pPr>
    </w:p>
    <w:p w14:paraId="51D9CF42" w14:textId="77777777" w:rsidR="00344BF8" w:rsidRDefault="00344BF8" w:rsidP="00344BF8">
      <w:pPr>
        <w:pStyle w:val="NormalIndent"/>
        <w:ind w:left="0"/>
        <w:rPr>
          <w:sz w:val="20"/>
        </w:rPr>
      </w:pPr>
      <w:r>
        <w:rPr>
          <w:sz w:val="20"/>
        </w:rPr>
        <w:t>Digital Banking separates the bank transactions from the advice detail linked by a unique key.  This allows transaction detail provided by the current day transactions to be linked to the next day’s prior day transactions allowing for the purging of current day transactions while keeping the advice detail to allow the prior day equivalent transaction to be supplemented by that detail.</w:t>
      </w:r>
    </w:p>
    <w:p w14:paraId="2BF0FC95" w14:textId="77777777" w:rsidR="008C08AB" w:rsidRDefault="008C08AB" w:rsidP="00EA3425">
      <w:pPr>
        <w:pStyle w:val="NormalIndent"/>
        <w:ind w:left="0"/>
        <w:rPr>
          <w:noProof/>
          <w:lang w:val="en-US"/>
        </w:rPr>
      </w:pPr>
    </w:p>
    <w:p w14:paraId="57169F4B" w14:textId="77777777" w:rsidR="008C08AB" w:rsidRDefault="008C08AB" w:rsidP="00EA3425">
      <w:pPr>
        <w:pStyle w:val="NormalIndent"/>
        <w:ind w:left="0"/>
        <w:rPr>
          <w:noProof/>
          <w:lang w:val="en-US"/>
        </w:rPr>
      </w:pPr>
    </w:p>
    <w:p w14:paraId="19E9DECF" w14:textId="77777777" w:rsidR="006F2A6E" w:rsidRDefault="006F2A6E">
      <w:pPr>
        <w:rPr>
          <w:rFonts w:ascii="Arial Narrow" w:hAnsi="Arial Narrow" w:cs="Arial"/>
          <w:b/>
          <w:bCs/>
          <w:color w:val="336999"/>
          <w:sz w:val="28"/>
          <w:szCs w:val="20"/>
        </w:rPr>
      </w:pPr>
      <w:r>
        <w:rPr>
          <w:szCs w:val="20"/>
        </w:rPr>
        <w:br w:type="page"/>
      </w:r>
    </w:p>
    <w:p w14:paraId="3C156784" w14:textId="77777777" w:rsidR="00963483" w:rsidRDefault="00963483" w:rsidP="00963483">
      <w:pPr>
        <w:pStyle w:val="Heading2"/>
        <w:numPr>
          <w:ilvl w:val="3"/>
          <w:numId w:val="2"/>
        </w:numPr>
        <w:rPr>
          <w:szCs w:val="20"/>
        </w:rPr>
      </w:pPr>
      <w:bookmarkStart w:id="1459" w:name="_Toc28956247"/>
      <w:r>
        <w:rPr>
          <w:szCs w:val="20"/>
        </w:rPr>
        <w:lastRenderedPageBreak/>
        <w:t xml:space="preserve">Prior Day Branch Multi-Bank </w:t>
      </w:r>
      <w:commentRangeStart w:id="1460"/>
      <w:r>
        <w:rPr>
          <w:szCs w:val="20"/>
        </w:rPr>
        <w:t>Reporting</w:t>
      </w:r>
      <w:bookmarkEnd w:id="1459"/>
      <w:r>
        <w:rPr>
          <w:szCs w:val="20"/>
        </w:rPr>
        <w:t xml:space="preserve"> </w:t>
      </w:r>
      <w:commentRangeEnd w:id="1460"/>
      <w:r w:rsidR="008C6DA9">
        <w:rPr>
          <w:rStyle w:val="CommentReference"/>
          <w:rFonts w:ascii="Arial" w:hAnsi="Arial" w:cs="Times New Roman"/>
          <w:b w:val="0"/>
          <w:bCs w:val="0"/>
          <w:color w:val="auto"/>
          <w:lang w:val="en-GB"/>
        </w:rPr>
        <w:commentReference w:id="1460"/>
      </w:r>
    </w:p>
    <w:p w14:paraId="1C311543" w14:textId="77777777" w:rsidR="008C08AB" w:rsidRDefault="008C08AB" w:rsidP="00EA3425">
      <w:pPr>
        <w:pStyle w:val="NormalIndent"/>
        <w:ind w:left="0"/>
        <w:rPr>
          <w:noProof/>
          <w:lang w:val="en-US"/>
        </w:rPr>
      </w:pPr>
    </w:p>
    <w:p w14:paraId="22096ACE" w14:textId="0D940456" w:rsidR="008C08AB" w:rsidRDefault="006F2A6E" w:rsidP="00EA3425">
      <w:pPr>
        <w:pStyle w:val="NormalIndent"/>
        <w:ind w:left="0"/>
        <w:rPr>
          <w:noProof/>
          <w:lang w:val="en-US"/>
        </w:rPr>
      </w:pPr>
      <w:del w:id="1461" w:author="D'souza, Nigel" w:date="2021-11-10T15:13:00Z">
        <w:r w:rsidDel="00FE3E2E">
          <w:rPr>
            <w:noProof/>
            <w:lang w:val="en-US"/>
          </w:rPr>
          <w:drawing>
            <wp:inline distT="0" distB="0" distL="0" distR="0" wp14:anchorId="775BC911" wp14:editId="487C5562">
              <wp:extent cx="6109970" cy="3764280"/>
              <wp:effectExtent l="0" t="0" r="508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9970" cy="3764280"/>
                      </a:xfrm>
                      <a:prstGeom prst="rect">
                        <a:avLst/>
                      </a:prstGeom>
                      <a:noFill/>
                      <a:ln>
                        <a:noFill/>
                      </a:ln>
                    </pic:spPr>
                  </pic:pic>
                </a:graphicData>
              </a:graphic>
            </wp:inline>
          </w:drawing>
        </w:r>
      </w:del>
      <w:ins w:id="1462" w:author="D'souza, Nigel" w:date="2021-11-10T15:13:00Z">
        <w:r w:rsidR="00FE3E2E" w:rsidRPr="00FE3E2E">
          <w:rPr>
            <w:noProof/>
            <w:lang w:val="en-US"/>
          </w:rPr>
          <w:drawing>
            <wp:inline distT="0" distB="0" distL="0" distR="0" wp14:anchorId="02770B9F" wp14:editId="2C0584F7">
              <wp:extent cx="5668166" cy="3562847"/>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8166" cy="3562847"/>
                      </a:xfrm>
                      <a:prstGeom prst="rect">
                        <a:avLst/>
                      </a:prstGeom>
                    </pic:spPr>
                  </pic:pic>
                </a:graphicData>
              </a:graphic>
            </wp:inline>
          </w:drawing>
        </w:r>
      </w:ins>
    </w:p>
    <w:p w14:paraId="5E5334E7" w14:textId="77777777" w:rsidR="008C08AB" w:rsidRDefault="008C08AB" w:rsidP="00EA3425">
      <w:pPr>
        <w:pStyle w:val="NormalIndent"/>
        <w:ind w:left="0"/>
        <w:rPr>
          <w:noProof/>
          <w:lang w:val="en-US"/>
        </w:rPr>
      </w:pPr>
    </w:p>
    <w:p w14:paraId="39217A7A" w14:textId="77777777" w:rsidR="008C08AB" w:rsidRDefault="008C08AB" w:rsidP="00EA3425">
      <w:pPr>
        <w:pStyle w:val="NormalIndent"/>
        <w:ind w:left="0"/>
        <w:rPr>
          <w:noProof/>
          <w:lang w:val="en-US"/>
        </w:rPr>
      </w:pPr>
    </w:p>
    <w:p w14:paraId="54647E20" w14:textId="77777777" w:rsidR="00743B13" w:rsidRDefault="00743B13">
      <w:pPr>
        <w:rPr>
          <w:rFonts w:ascii="Arial Narrow" w:hAnsi="Arial Narrow" w:cs="Arial"/>
          <w:b/>
          <w:bCs/>
          <w:color w:val="336999"/>
          <w:sz w:val="28"/>
          <w:szCs w:val="20"/>
        </w:rPr>
      </w:pPr>
      <w:r>
        <w:rPr>
          <w:szCs w:val="20"/>
        </w:rPr>
        <w:br w:type="page"/>
      </w:r>
    </w:p>
    <w:p w14:paraId="2E47695E" w14:textId="77777777" w:rsidR="00743B13" w:rsidRDefault="00743B13" w:rsidP="00743B13">
      <w:pPr>
        <w:pStyle w:val="Heading2"/>
        <w:numPr>
          <w:ilvl w:val="3"/>
          <w:numId w:val="2"/>
        </w:numPr>
        <w:rPr>
          <w:szCs w:val="20"/>
        </w:rPr>
      </w:pPr>
      <w:bookmarkStart w:id="1463" w:name="_Toc28956248"/>
      <w:r>
        <w:rPr>
          <w:szCs w:val="20"/>
        </w:rPr>
        <w:lastRenderedPageBreak/>
        <w:t xml:space="preserve">Current Day Bank DDA to </w:t>
      </w:r>
      <w:commentRangeStart w:id="1464"/>
      <w:r>
        <w:rPr>
          <w:szCs w:val="20"/>
        </w:rPr>
        <w:t>CMS</w:t>
      </w:r>
      <w:bookmarkEnd w:id="1463"/>
      <w:commentRangeEnd w:id="1464"/>
      <w:r w:rsidR="008C6DA9">
        <w:rPr>
          <w:rStyle w:val="CommentReference"/>
          <w:rFonts w:ascii="Arial" w:hAnsi="Arial" w:cs="Times New Roman"/>
          <w:b w:val="0"/>
          <w:bCs w:val="0"/>
          <w:color w:val="auto"/>
          <w:lang w:val="en-GB"/>
        </w:rPr>
        <w:commentReference w:id="1464"/>
      </w:r>
    </w:p>
    <w:p w14:paraId="04A20987" w14:textId="7C28A72E" w:rsidR="008C08AB" w:rsidDel="009D6544" w:rsidRDefault="00F12BCE" w:rsidP="00EA3425">
      <w:pPr>
        <w:pStyle w:val="NormalIndent"/>
        <w:ind w:left="0"/>
        <w:rPr>
          <w:del w:id="1465" w:author="D'souza, Nigel [2]" w:date="2020-01-03T13:52:00Z"/>
          <w:noProof/>
          <w:lang w:val="en-US"/>
        </w:rPr>
      </w:pPr>
      <w:ins w:id="1466" w:author="D'souza, Nigel" w:date="2019-08-28T14:02:00Z">
        <w:del w:id="1467" w:author="D'souza, Nigel [2]" w:date="2020-01-03T13:52:00Z">
          <w:r w:rsidRPr="00E05C74" w:rsidDel="009D6544">
            <w:rPr>
              <w:highlight w:val="yellow"/>
            </w:rPr>
            <w:delText xml:space="preserve">SADD_TBD - </w:delText>
          </w:r>
          <w:commentRangeStart w:id="1468"/>
          <w:commentRangeStart w:id="1469"/>
          <w:r w:rsidRPr="00E05C74" w:rsidDel="009D6544">
            <w:rPr>
              <w:highlight w:val="yellow"/>
            </w:rPr>
            <w:delText>MQ</w:delText>
          </w:r>
        </w:del>
      </w:ins>
      <w:commentRangeEnd w:id="1468"/>
      <w:del w:id="1470" w:author="D'souza, Nigel [2]" w:date="2020-01-03T13:52:00Z">
        <w:r w:rsidR="00201148" w:rsidDel="009D6544">
          <w:rPr>
            <w:rStyle w:val="CommentReference"/>
            <w:lang w:val="en-GB"/>
          </w:rPr>
          <w:commentReference w:id="1468"/>
        </w:r>
        <w:commentRangeEnd w:id="1469"/>
        <w:r w:rsidR="00715A4E" w:rsidDel="009D6544">
          <w:rPr>
            <w:rStyle w:val="CommentReference"/>
            <w:lang w:val="en-GB"/>
          </w:rPr>
          <w:commentReference w:id="1469"/>
        </w:r>
      </w:del>
    </w:p>
    <w:p w14:paraId="5754335E" w14:textId="77777777" w:rsidR="00980C8A" w:rsidRDefault="00980C8A" w:rsidP="00EA3425">
      <w:pPr>
        <w:pStyle w:val="NormalIndent"/>
        <w:ind w:left="0"/>
        <w:rPr>
          <w:ins w:id="1471" w:author="D'souza, Nigel [2]" w:date="2020-01-03T13:59:00Z"/>
        </w:rPr>
      </w:pPr>
      <w:r>
        <w:t>Current day BAI files can be sent at any time and will be immediately loaded for client access. Digital Banking will assume intraday BAI files are incremental.</w:t>
      </w:r>
    </w:p>
    <w:p w14:paraId="52CA9410" w14:textId="77777777" w:rsidR="009D39CB" w:rsidRDefault="009D39CB" w:rsidP="00EA3425">
      <w:pPr>
        <w:pStyle w:val="NormalIndent"/>
        <w:ind w:left="0"/>
        <w:rPr>
          <w:ins w:id="1472" w:author="D'souza, Nigel [2]" w:date="2020-01-03T13:52:00Z"/>
        </w:rPr>
      </w:pPr>
    </w:p>
    <w:p w14:paraId="3EA28B1E" w14:textId="5B1A656A" w:rsidR="009D6544" w:rsidRDefault="009D6544" w:rsidP="00EA3425">
      <w:pPr>
        <w:pStyle w:val="NormalIndent"/>
        <w:ind w:left="0"/>
        <w:rPr>
          <w:noProof/>
          <w:color w:val="FF0000"/>
          <w:sz w:val="20"/>
          <w:lang w:val="en-US"/>
        </w:rPr>
      </w:pPr>
      <w:ins w:id="1473" w:author="D'souza, Nigel [2]" w:date="2020-01-03T13:52:00Z">
        <w:r>
          <w:t>*</w:t>
        </w:r>
        <w:r w:rsidRPr="009D6544">
          <w:t xml:space="preserve"> </w:t>
        </w:r>
        <w:r w:rsidRPr="009D6544">
          <w:rPr>
            <w:i/>
            <w:rPrChange w:id="1474" w:author="D'souza, Nigel [2]" w:date="2020-01-03T13:53:00Z">
              <w:rPr/>
            </w:rPrChange>
          </w:rPr>
          <w:t xml:space="preserve">Bank has mixed transmissions. Wires and RTP intraday transactions come through MQ channel. All the remaining </w:t>
        </w:r>
      </w:ins>
      <w:ins w:id="1475" w:author="D'souza, Nigel [2]" w:date="2020-01-03T13:53:00Z">
        <w:r w:rsidRPr="009D6544">
          <w:rPr>
            <w:i/>
            <w:rPrChange w:id="1476" w:author="D'souza, Nigel [2]" w:date="2020-01-03T13:53:00Z">
              <w:rPr/>
            </w:rPrChange>
          </w:rPr>
          <w:t>intraday</w:t>
        </w:r>
      </w:ins>
      <w:ins w:id="1477" w:author="D'souza, Nigel [2]" w:date="2020-01-03T13:52:00Z">
        <w:r w:rsidRPr="009D6544">
          <w:rPr>
            <w:i/>
            <w:rPrChange w:id="1478" w:author="D'souza, Nigel [2]" w:date="2020-01-03T13:53:00Z">
              <w:rPr/>
            </w:rPrChange>
          </w:rPr>
          <w:t xml:space="preserve"> files will be sent as a batch file through GIS</w:t>
        </w:r>
      </w:ins>
    </w:p>
    <w:p w14:paraId="5443873F" w14:textId="77777777" w:rsidR="00980C8A" w:rsidRDefault="00980C8A" w:rsidP="00EA3425">
      <w:pPr>
        <w:pStyle w:val="NormalIndent"/>
        <w:ind w:left="0"/>
        <w:rPr>
          <w:noProof/>
          <w:color w:val="FF0000"/>
          <w:sz w:val="20"/>
          <w:lang w:val="en-US"/>
        </w:rPr>
      </w:pPr>
    </w:p>
    <w:p w14:paraId="3DA85D85" w14:textId="77777777" w:rsidR="00743B13" w:rsidRDefault="00743B13" w:rsidP="00EA3425">
      <w:pPr>
        <w:pStyle w:val="NormalIndent"/>
        <w:ind w:left="0"/>
        <w:rPr>
          <w:noProof/>
          <w:lang w:val="en-US"/>
        </w:rPr>
      </w:pPr>
    </w:p>
    <w:p w14:paraId="7F1884CA" w14:textId="16496B04" w:rsidR="008C08AB" w:rsidRDefault="00743B13" w:rsidP="00EA3425">
      <w:pPr>
        <w:pStyle w:val="NormalIndent"/>
        <w:ind w:left="0"/>
        <w:rPr>
          <w:ins w:id="1479" w:author="D'souza, Nigel" w:date="2021-11-10T15:19:00Z"/>
          <w:noProof/>
          <w:lang w:val="en-US"/>
        </w:rPr>
      </w:pPr>
      <w:del w:id="1480" w:author="D'souza, Nigel" w:date="2021-11-10T15:14:00Z">
        <w:r w:rsidDel="00FE3E2E">
          <w:rPr>
            <w:noProof/>
            <w:lang w:val="en-US"/>
          </w:rPr>
          <w:drawing>
            <wp:inline distT="0" distB="0" distL="0" distR="0" wp14:anchorId="2E2D5CF0" wp14:editId="6CA92093">
              <wp:extent cx="6109970" cy="530225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9970" cy="5302250"/>
                      </a:xfrm>
                      <a:prstGeom prst="rect">
                        <a:avLst/>
                      </a:prstGeom>
                      <a:noFill/>
                      <a:ln>
                        <a:noFill/>
                      </a:ln>
                    </pic:spPr>
                  </pic:pic>
                </a:graphicData>
              </a:graphic>
            </wp:inline>
          </w:drawing>
        </w:r>
      </w:del>
      <w:ins w:id="1481" w:author="D'souza, Nigel [2]" w:date="2020-01-03T13:58:00Z">
        <w:r w:rsidR="00211656" w:rsidRPr="00211656">
          <w:rPr>
            <w:noProof/>
            <w:lang w:val="en-US"/>
          </w:rPr>
          <w:t xml:space="preserve"> </w:t>
        </w:r>
        <w:del w:id="1482" w:author="D'souza, Nigel" w:date="2021-11-10T15:19:00Z">
          <w:r w:rsidR="00211656" w:rsidRPr="00211656" w:rsidDel="00B75E39">
            <w:rPr>
              <w:noProof/>
              <w:lang w:val="en-US"/>
            </w:rPr>
            <w:drawing>
              <wp:inline distT="0" distB="0" distL="0" distR="0" wp14:anchorId="3F101868" wp14:editId="34F61237">
                <wp:extent cx="6067469" cy="5062575"/>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67469" cy="5062575"/>
                        </a:xfrm>
                        <a:prstGeom prst="rect">
                          <a:avLst/>
                        </a:prstGeom>
                      </pic:spPr>
                    </pic:pic>
                  </a:graphicData>
                </a:graphic>
              </wp:inline>
            </w:drawing>
          </w:r>
        </w:del>
      </w:ins>
    </w:p>
    <w:p w14:paraId="199B485E" w14:textId="4075E3EF" w:rsidR="00B75E39" w:rsidRDefault="00B75E39" w:rsidP="00EA3425">
      <w:pPr>
        <w:pStyle w:val="NormalIndent"/>
        <w:ind w:left="0"/>
        <w:rPr>
          <w:ins w:id="1483" w:author="D'souza, Nigel" w:date="2021-11-10T15:19:00Z"/>
          <w:noProof/>
          <w:lang w:val="en-US"/>
        </w:rPr>
      </w:pPr>
    </w:p>
    <w:p w14:paraId="05B61BE6" w14:textId="2EBEE250" w:rsidR="00B75E39" w:rsidRDefault="00B75E39" w:rsidP="00EA3425">
      <w:pPr>
        <w:pStyle w:val="NormalIndent"/>
        <w:ind w:left="0"/>
        <w:rPr>
          <w:noProof/>
          <w:lang w:val="en-US"/>
        </w:rPr>
      </w:pPr>
      <w:ins w:id="1484" w:author="D'souza, Nigel" w:date="2021-11-10T15:19:00Z">
        <w:r w:rsidRPr="00B75E39">
          <w:rPr>
            <w:noProof/>
            <w:lang w:val="en-US"/>
          </w:rPr>
          <w:drawing>
            <wp:inline distT="0" distB="0" distL="0" distR="0" wp14:anchorId="6BFCE2D0" wp14:editId="459096B3">
              <wp:extent cx="6115050" cy="53467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5050" cy="5346700"/>
                      </a:xfrm>
                      <a:prstGeom prst="rect">
                        <a:avLst/>
                      </a:prstGeom>
                    </pic:spPr>
                  </pic:pic>
                </a:graphicData>
              </a:graphic>
            </wp:inline>
          </w:drawing>
        </w:r>
      </w:ins>
    </w:p>
    <w:p w14:paraId="6AAB328A" w14:textId="77777777" w:rsidR="008C08AB" w:rsidRDefault="008C08AB" w:rsidP="00EA3425">
      <w:pPr>
        <w:pStyle w:val="NormalIndent"/>
        <w:ind w:left="0"/>
        <w:rPr>
          <w:noProof/>
          <w:lang w:val="en-US"/>
        </w:rPr>
      </w:pPr>
    </w:p>
    <w:p w14:paraId="44BECD65" w14:textId="77777777" w:rsidR="00344BF8" w:rsidRDefault="00344BF8" w:rsidP="00344BF8">
      <w:pPr>
        <w:pStyle w:val="NormalIndent"/>
        <w:ind w:left="0"/>
        <w:rPr>
          <w:sz w:val="20"/>
        </w:rPr>
      </w:pPr>
      <w:r>
        <w:rPr>
          <w:sz w:val="20"/>
        </w:rPr>
        <w:t>Currently Digital Banking’s transaction list view will optionally display the running balance based on the sequence in which it was loaded.  This running balance only shows up in the list view when the display sequence is the order in which they were received.   There is currently an issue in that the order in which Digital Banking receives the transactions will be incorrect, hence the balance would not truly reflect the actual running balance.  There may be a need for an enhancement to allow the bank to pass in the sequence number.</w:t>
      </w:r>
    </w:p>
    <w:p w14:paraId="66DA7FCB" w14:textId="77777777" w:rsidR="00344BF8" w:rsidRDefault="00344BF8" w:rsidP="00344BF8">
      <w:pPr>
        <w:pStyle w:val="NormalIndent"/>
        <w:ind w:left="0"/>
        <w:rPr>
          <w:sz w:val="20"/>
        </w:rPr>
      </w:pPr>
    </w:p>
    <w:p w14:paraId="6765825C" w14:textId="77777777" w:rsidR="00344BF8" w:rsidRDefault="00344BF8" w:rsidP="00344BF8">
      <w:pPr>
        <w:pStyle w:val="NormalIndent"/>
        <w:ind w:left="0"/>
        <w:rPr>
          <w:sz w:val="20"/>
        </w:rPr>
      </w:pPr>
      <w:r>
        <w:rPr>
          <w:sz w:val="20"/>
        </w:rPr>
        <w:t>Digital Banking separates the bank transactions from the advice detail linked by a unique key.  This allows transaction detail provided by the current day transactions to be linked to the next day’s prior day transactions allowing for the purging of current day transactions while keeping the advice detail to allow the prior day equivalent transaction to be supplemented by that detail.</w:t>
      </w:r>
    </w:p>
    <w:p w14:paraId="3C46E7AD" w14:textId="77777777" w:rsidR="008C08AB" w:rsidRDefault="008C08AB" w:rsidP="00EA3425">
      <w:pPr>
        <w:pStyle w:val="NormalIndent"/>
        <w:ind w:left="0"/>
        <w:rPr>
          <w:noProof/>
          <w:lang w:val="en-US"/>
        </w:rPr>
      </w:pPr>
    </w:p>
    <w:p w14:paraId="0732B30A" w14:textId="77777777" w:rsidR="008C08AB" w:rsidRDefault="008C08AB" w:rsidP="00EA3425">
      <w:pPr>
        <w:pStyle w:val="NormalIndent"/>
        <w:ind w:left="0"/>
        <w:rPr>
          <w:noProof/>
          <w:lang w:val="en-US"/>
        </w:rPr>
      </w:pPr>
    </w:p>
    <w:p w14:paraId="3F0B3C48" w14:textId="77777777" w:rsidR="008C08AB" w:rsidRDefault="008C08AB" w:rsidP="00EA3425">
      <w:pPr>
        <w:pStyle w:val="NormalIndent"/>
        <w:ind w:left="0"/>
        <w:rPr>
          <w:noProof/>
          <w:lang w:val="en-US"/>
        </w:rPr>
      </w:pPr>
    </w:p>
    <w:p w14:paraId="2D147218" w14:textId="77777777" w:rsidR="00743B13" w:rsidRDefault="00743B13">
      <w:pPr>
        <w:rPr>
          <w:rFonts w:ascii="Arial Narrow" w:hAnsi="Arial Narrow" w:cs="Arial"/>
          <w:b/>
          <w:bCs/>
          <w:color w:val="336999"/>
          <w:sz w:val="28"/>
          <w:szCs w:val="20"/>
        </w:rPr>
      </w:pPr>
      <w:r>
        <w:rPr>
          <w:szCs w:val="20"/>
        </w:rPr>
        <w:br w:type="page"/>
      </w:r>
    </w:p>
    <w:p w14:paraId="0469D7B1" w14:textId="77777777" w:rsidR="00743B13" w:rsidRDefault="001B1E1F" w:rsidP="00743B13">
      <w:pPr>
        <w:pStyle w:val="Heading2"/>
        <w:numPr>
          <w:ilvl w:val="3"/>
          <w:numId w:val="2"/>
        </w:numPr>
        <w:rPr>
          <w:szCs w:val="20"/>
        </w:rPr>
      </w:pPr>
      <w:bookmarkStart w:id="1485" w:name="_Toc28956249"/>
      <w:r>
        <w:rPr>
          <w:szCs w:val="20"/>
        </w:rPr>
        <w:lastRenderedPageBreak/>
        <w:t>Current</w:t>
      </w:r>
      <w:r w:rsidR="00743B13">
        <w:rPr>
          <w:szCs w:val="20"/>
        </w:rPr>
        <w:t xml:space="preserve"> Day Branch OVS</w:t>
      </w:r>
      <w:bookmarkEnd w:id="1485"/>
      <w:r w:rsidR="00743B13">
        <w:rPr>
          <w:szCs w:val="20"/>
        </w:rPr>
        <w:t xml:space="preserve"> </w:t>
      </w:r>
    </w:p>
    <w:p w14:paraId="6B845406" w14:textId="26F2BD45" w:rsidR="008C08AB" w:rsidDel="009D6544" w:rsidRDefault="00F12BCE" w:rsidP="00EA3425">
      <w:pPr>
        <w:pStyle w:val="NormalIndent"/>
        <w:ind w:left="0"/>
        <w:rPr>
          <w:ins w:id="1486" w:author="D'souza, Nigel" w:date="2019-08-28T14:02:00Z"/>
          <w:del w:id="1487" w:author="D'souza, Nigel [2]" w:date="2020-01-03T13:55:00Z"/>
        </w:rPr>
      </w:pPr>
      <w:ins w:id="1488" w:author="D'souza, Nigel" w:date="2019-08-28T14:02:00Z">
        <w:del w:id="1489" w:author="D'souza, Nigel [2]" w:date="2020-01-03T13:55:00Z">
          <w:r w:rsidRPr="00E05C74" w:rsidDel="009D6544">
            <w:rPr>
              <w:highlight w:val="yellow"/>
            </w:rPr>
            <w:delText xml:space="preserve">SADD_TBD </w:delText>
          </w:r>
          <w:r w:rsidDel="009D6544">
            <w:rPr>
              <w:highlight w:val="yellow"/>
            </w:rPr>
            <w:delText>–</w:delText>
          </w:r>
          <w:r w:rsidRPr="00E05C74" w:rsidDel="009D6544">
            <w:rPr>
              <w:highlight w:val="yellow"/>
            </w:rPr>
            <w:delText xml:space="preserve"> </w:delText>
          </w:r>
          <w:commentRangeStart w:id="1490"/>
          <w:r w:rsidRPr="00E05C74" w:rsidDel="009D6544">
            <w:rPr>
              <w:highlight w:val="yellow"/>
            </w:rPr>
            <w:delText>MQ</w:delText>
          </w:r>
        </w:del>
      </w:ins>
      <w:commentRangeEnd w:id="1490"/>
      <w:del w:id="1491" w:author="D'souza, Nigel [2]" w:date="2020-01-03T13:55:00Z">
        <w:r w:rsidR="00201148" w:rsidDel="009D6544">
          <w:rPr>
            <w:rStyle w:val="CommentReference"/>
            <w:lang w:val="en-GB"/>
          </w:rPr>
          <w:commentReference w:id="1490"/>
        </w:r>
      </w:del>
    </w:p>
    <w:p w14:paraId="4E986942" w14:textId="77777777" w:rsidR="00F12BCE" w:rsidRDefault="00F12BCE" w:rsidP="00EA3425">
      <w:pPr>
        <w:pStyle w:val="NormalIndent"/>
        <w:ind w:left="0"/>
        <w:rPr>
          <w:noProof/>
          <w:lang w:val="en-US"/>
        </w:rPr>
      </w:pPr>
    </w:p>
    <w:p w14:paraId="480AE537" w14:textId="77777777" w:rsidR="008C08AB" w:rsidRDefault="00980C8A" w:rsidP="00EA3425">
      <w:pPr>
        <w:pStyle w:val="NormalIndent"/>
        <w:ind w:left="0"/>
        <w:rPr>
          <w:ins w:id="1492" w:author="D'souza, Nigel [2]" w:date="2020-01-03T13:55:00Z"/>
        </w:rPr>
      </w:pPr>
      <w:r>
        <w:t>Current day BAI files can be sent at any time and will be immediately loaded for client access. Digital Banking will assume intraday BAI files are incremental.</w:t>
      </w:r>
    </w:p>
    <w:p w14:paraId="4953D09D" w14:textId="77777777" w:rsidR="009D6544" w:rsidRDefault="009D6544" w:rsidP="00EA3425">
      <w:pPr>
        <w:pStyle w:val="NormalIndent"/>
        <w:ind w:left="0"/>
        <w:rPr>
          <w:ins w:id="1493" w:author="D'souza, Nigel [2]" w:date="2020-01-03T13:55:00Z"/>
        </w:rPr>
      </w:pPr>
    </w:p>
    <w:p w14:paraId="2F76FAFE" w14:textId="462ABF64" w:rsidR="009D6544" w:rsidRPr="00211656" w:rsidRDefault="009D6544" w:rsidP="00EA3425">
      <w:pPr>
        <w:pStyle w:val="NormalIndent"/>
        <w:ind w:left="0"/>
        <w:rPr>
          <w:b/>
          <w:noProof/>
          <w:lang w:val="en-US"/>
          <w:rPrChange w:id="1494" w:author="D'souza, Nigel [2]" w:date="2020-01-03T13:59:00Z">
            <w:rPr>
              <w:noProof/>
              <w:lang w:val="en-US"/>
            </w:rPr>
          </w:rPrChange>
        </w:rPr>
      </w:pPr>
      <w:ins w:id="1495" w:author="D'souza, Nigel [2]" w:date="2020-01-03T13:55:00Z">
        <w:r w:rsidRPr="00211656">
          <w:rPr>
            <w:b/>
            <w:rPrChange w:id="1496" w:author="D'souza, Nigel [2]" w:date="2020-01-03T13:59:00Z">
              <w:rPr/>
            </w:rPrChange>
          </w:rPr>
          <w:t>*File and MQ Channels</w:t>
        </w:r>
      </w:ins>
    </w:p>
    <w:p w14:paraId="65083975" w14:textId="77777777" w:rsidR="00980C8A" w:rsidRDefault="00980C8A" w:rsidP="00EA3425">
      <w:pPr>
        <w:pStyle w:val="NormalIndent"/>
        <w:ind w:left="0"/>
        <w:rPr>
          <w:noProof/>
          <w:lang w:val="en-US"/>
        </w:rPr>
      </w:pPr>
    </w:p>
    <w:p w14:paraId="07912C7A" w14:textId="77777777" w:rsidR="00980C8A" w:rsidRDefault="00980C8A" w:rsidP="00EA3425">
      <w:pPr>
        <w:pStyle w:val="NormalIndent"/>
        <w:ind w:left="0"/>
        <w:rPr>
          <w:noProof/>
          <w:lang w:val="en-US"/>
        </w:rPr>
      </w:pPr>
    </w:p>
    <w:p w14:paraId="6763F82B" w14:textId="4CBACD6D" w:rsidR="008C08AB" w:rsidRDefault="001B1E1F" w:rsidP="00EA3425">
      <w:pPr>
        <w:pStyle w:val="NormalIndent"/>
        <w:ind w:left="0"/>
        <w:rPr>
          <w:noProof/>
          <w:lang w:val="en-US"/>
        </w:rPr>
      </w:pPr>
      <w:del w:id="1497" w:author="D'souza, Nigel [2]" w:date="2020-01-03T13:58:00Z">
        <w:r w:rsidDel="00211656">
          <w:rPr>
            <w:noProof/>
            <w:lang w:val="en-US"/>
          </w:rPr>
          <w:drawing>
            <wp:inline distT="0" distB="0" distL="0" distR="0" wp14:anchorId="1AE3838A" wp14:editId="324CCD36">
              <wp:extent cx="6109970" cy="3782060"/>
              <wp:effectExtent l="0" t="0" r="508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9970" cy="3782060"/>
                      </a:xfrm>
                      <a:prstGeom prst="rect">
                        <a:avLst/>
                      </a:prstGeom>
                      <a:noFill/>
                      <a:ln>
                        <a:noFill/>
                      </a:ln>
                    </pic:spPr>
                  </pic:pic>
                </a:graphicData>
              </a:graphic>
            </wp:inline>
          </w:drawing>
        </w:r>
      </w:del>
      <w:ins w:id="1498" w:author="D'souza, Nigel [2]" w:date="2020-01-03T13:58:00Z">
        <w:r w:rsidR="00211656" w:rsidRPr="00211656">
          <w:rPr>
            <w:noProof/>
            <w:lang w:val="en-US"/>
          </w:rPr>
          <w:t xml:space="preserve"> </w:t>
        </w:r>
        <w:r w:rsidR="00211656" w:rsidRPr="00211656">
          <w:rPr>
            <w:noProof/>
            <w:lang w:val="en-US"/>
          </w:rPr>
          <w:drawing>
            <wp:inline distT="0" distB="0" distL="0" distR="0" wp14:anchorId="69A82C86" wp14:editId="543BF66B">
              <wp:extent cx="5473399" cy="33957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9360" cy="3399414"/>
                      </a:xfrm>
                      <a:prstGeom prst="rect">
                        <a:avLst/>
                      </a:prstGeom>
                    </pic:spPr>
                  </pic:pic>
                </a:graphicData>
              </a:graphic>
            </wp:inline>
          </w:drawing>
        </w:r>
      </w:ins>
    </w:p>
    <w:p w14:paraId="01347E24" w14:textId="77777777" w:rsidR="008C08AB" w:rsidRDefault="008C08AB" w:rsidP="00EA3425">
      <w:pPr>
        <w:pStyle w:val="NormalIndent"/>
        <w:ind w:left="0"/>
        <w:rPr>
          <w:noProof/>
          <w:lang w:val="en-US"/>
        </w:rPr>
      </w:pPr>
    </w:p>
    <w:p w14:paraId="55D7C97F" w14:textId="77777777" w:rsidR="008C08AB" w:rsidRDefault="008C08AB" w:rsidP="00EA3425">
      <w:pPr>
        <w:pStyle w:val="NormalIndent"/>
        <w:ind w:left="0"/>
        <w:rPr>
          <w:noProof/>
          <w:lang w:val="en-US"/>
        </w:rPr>
      </w:pPr>
    </w:p>
    <w:p w14:paraId="525A0399" w14:textId="77777777" w:rsidR="008C08AB" w:rsidRDefault="008C08AB" w:rsidP="00EA3425">
      <w:pPr>
        <w:pStyle w:val="NormalIndent"/>
        <w:ind w:left="0"/>
        <w:rPr>
          <w:noProof/>
          <w:lang w:val="en-US"/>
        </w:rPr>
      </w:pPr>
    </w:p>
    <w:p w14:paraId="6248F08D" w14:textId="77777777" w:rsidR="008C08AB" w:rsidRDefault="008C08AB" w:rsidP="00EA3425">
      <w:pPr>
        <w:pStyle w:val="NormalIndent"/>
        <w:ind w:left="0"/>
        <w:rPr>
          <w:noProof/>
          <w:lang w:val="en-US"/>
        </w:rPr>
      </w:pPr>
    </w:p>
    <w:p w14:paraId="2341479D" w14:textId="77777777" w:rsidR="008C08AB" w:rsidRDefault="008C08AB" w:rsidP="00EA3425">
      <w:pPr>
        <w:pStyle w:val="NormalIndent"/>
        <w:ind w:left="0"/>
        <w:rPr>
          <w:noProof/>
          <w:lang w:val="en-US"/>
        </w:rPr>
      </w:pPr>
    </w:p>
    <w:p w14:paraId="1A650537" w14:textId="77777777" w:rsidR="008C08AB" w:rsidRDefault="008C08AB" w:rsidP="00EA3425">
      <w:pPr>
        <w:pStyle w:val="NormalIndent"/>
        <w:ind w:left="0"/>
        <w:rPr>
          <w:noProof/>
          <w:lang w:val="en-US"/>
        </w:rPr>
      </w:pPr>
    </w:p>
    <w:p w14:paraId="3085C4C8" w14:textId="77777777" w:rsidR="008C08AB" w:rsidRDefault="008C08AB" w:rsidP="00EA3425">
      <w:pPr>
        <w:pStyle w:val="NormalIndent"/>
        <w:ind w:left="0"/>
        <w:rPr>
          <w:noProof/>
          <w:lang w:val="en-US"/>
        </w:rPr>
      </w:pPr>
    </w:p>
    <w:p w14:paraId="16DAF02B" w14:textId="77777777" w:rsidR="008C08AB" w:rsidRDefault="008C08AB" w:rsidP="00EA3425">
      <w:pPr>
        <w:pStyle w:val="NormalIndent"/>
        <w:ind w:left="0"/>
        <w:rPr>
          <w:noProof/>
          <w:lang w:val="en-US"/>
        </w:rPr>
      </w:pPr>
    </w:p>
    <w:p w14:paraId="683C6E58" w14:textId="77777777" w:rsidR="008C08AB" w:rsidRDefault="008C08AB" w:rsidP="00EA3425">
      <w:pPr>
        <w:pStyle w:val="NormalIndent"/>
        <w:ind w:left="0"/>
        <w:rPr>
          <w:noProof/>
          <w:lang w:val="en-US"/>
        </w:rPr>
      </w:pPr>
    </w:p>
    <w:p w14:paraId="7162262B" w14:textId="77777777" w:rsidR="008C08AB" w:rsidRDefault="008C08AB" w:rsidP="00EA3425">
      <w:pPr>
        <w:pStyle w:val="NormalIndent"/>
        <w:ind w:left="0"/>
        <w:rPr>
          <w:noProof/>
          <w:lang w:val="en-US"/>
        </w:rPr>
      </w:pPr>
    </w:p>
    <w:p w14:paraId="5D5F37A8" w14:textId="77777777" w:rsidR="008C08AB" w:rsidRDefault="008C08AB" w:rsidP="00EA3425">
      <w:pPr>
        <w:pStyle w:val="NormalIndent"/>
        <w:ind w:left="0"/>
        <w:rPr>
          <w:noProof/>
          <w:lang w:val="en-US"/>
        </w:rPr>
      </w:pPr>
    </w:p>
    <w:p w14:paraId="28E70193" w14:textId="77777777" w:rsidR="008C08AB" w:rsidRDefault="008C08AB" w:rsidP="00EA3425">
      <w:pPr>
        <w:pStyle w:val="NormalIndent"/>
        <w:ind w:left="0"/>
        <w:rPr>
          <w:noProof/>
          <w:lang w:val="en-US"/>
        </w:rPr>
      </w:pPr>
    </w:p>
    <w:p w14:paraId="41341A33" w14:textId="77777777" w:rsidR="008C08AB" w:rsidRDefault="008C08AB" w:rsidP="00EA3425">
      <w:pPr>
        <w:pStyle w:val="NormalIndent"/>
        <w:ind w:left="0"/>
        <w:rPr>
          <w:noProof/>
          <w:lang w:val="en-US"/>
        </w:rPr>
      </w:pPr>
    </w:p>
    <w:p w14:paraId="06DE0068" w14:textId="77777777" w:rsidR="008C08AB" w:rsidRDefault="008C08AB" w:rsidP="00EA3425">
      <w:pPr>
        <w:pStyle w:val="NormalIndent"/>
        <w:ind w:left="0"/>
        <w:rPr>
          <w:noProof/>
          <w:lang w:val="en-US"/>
        </w:rPr>
      </w:pPr>
    </w:p>
    <w:p w14:paraId="0DC23C26" w14:textId="77777777" w:rsidR="008C08AB" w:rsidRDefault="008C08AB" w:rsidP="00EA3425">
      <w:pPr>
        <w:pStyle w:val="NormalIndent"/>
        <w:ind w:left="0"/>
        <w:rPr>
          <w:noProof/>
          <w:lang w:val="en-US"/>
        </w:rPr>
      </w:pPr>
    </w:p>
    <w:p w14:paraId="6F8A3147" w14:textId="77777777" w:rsidR="008C08AB" w:rsidRDefault="008C08AB" w:rsidP="00EA3425">
      <w:pPr>
        <w:pStyle w:val="NormalIndent"/>
        <w:ind w:left="0"/>
        <w:rPr>
          <w:noProof/>
          <w:lang w:val="en-US"/>
        </w:rPr>
      </w:pPr>
    </w:p>
    <w:p w14:paraId="239168D5" w14:textId="77777777" w:rsidR="008C08AB" w:rsidRDefault="008C08AB" w:rsidP="00EA3425">
      <w:pPr>
        <w:pStyle w:val="NormalIndent"/>
        <w:ind w:left="0"/>
        <w:rPr>
          <w:noProof/>
          <w:lang w:val="en-US"/>
        </w:rPr>
      </w:pPr>
    </w:p>
    <w:p w14:paraId="1C6F668F" w14:textId="77777777" w:rsidR="008C08AB" w:rsidRDefault="008C08AB" w:rsidP="00EA3425">
      <w:pPr>
        <w:pStyle w:val="NormalIndent"/>
        <w:ind w:left="0"/>
        <w:rPr>
          <w:noProof/>
          <w:lang w:val="en-US"/>
        </w:rPr>
      </w:pPr>
    </w:p>
    <w:p w14:paraId="78BE31BF" w14:textId="77777777" w:rsidR="008C08AB" w:rsidRDefault="008C08AB" w:rsidP="00EA3425">
      <w:pPr>
        <w:pStyle w:val="NormalIndent"/>
        <w:ind w:left="0"/>
        <w:rPr>
          <w:noProof/>
          <w:lang w:val="en-US"/>
        </w:rPr>
      </w:pPr>
    </w:p>
    <w:p w14:paraId="33875643" w14:textId="77777777" w:rsidR="008C08AB" w:rsidRDefault="008C08AB" w:rsidP="00EA3425">
      <w:pPr>
        <w:pStyle w:val="NormalIndent"/>
        <w:ind w:left="0"/>
        <w:rPr>
          <w:noProof/>
          <w:lang w:val="en-US"/>
        </w:rPr>
      </w:pPr>
    </w:p>
    <w:p w14:paraId="6A051524" w14:textId="77777777" w:rsidR="008C08AB" w:rsidRDefault="008C08AB" w:rsidP="00EA3425">
      <w:pPr>
        <w:pStyle w:val="NormalIndent"/>
        <w:ind w:left="0"/>
        <w:rPr>
          <w:noProof/>
          <w:lang w:val="en-US"/>
        </w:rPr>
      </w:pPr>
    </w:p>
    <w:p w14:paraId="6008E6E2" w14:textId="77777777" w:rsidR="008C08AB" w:rsidRDefault="008C08AB" w:rsidP="00EA3425">
      <w:pPr>
        <w:pStyle w:val="NormalIndent"/>
        <w:ind w:left="0"/>
        <w:rPr>
          <w:noProof/>
          <w:lang w:val="en-US"/>
        </w:rPr>
      </w:pPr>
    </w:p>
    <w:p w14:paraId="508E6004" w14:textId="77777777" w:rsidR="008C08AB" w:rsidRDefault="008C08AB" w:rsidP="00EA3425">
      <w:pPr>
        <w:pStyle w:val="NormalIndent"/>
        <w:ind w:left="0"/>
        <w:rPr>
          <w:noProof/>
          <w:lang w:val="en-US"/>
        </w:rPr>
      </w:pPr>
    </w:p>
    <w:p w14:paraId="01065339" w14:textId="77777777" w:rsidR="008C08AB" w:rsidRDefault="008C08AB" w:rsidP="00EA3425">
      <w:pPr>
        <w:pStyle w:val="NormalIndent"/>
        <w:ind w:left="0"/>
        <w:rPr>
          <w:noProof/>
          <w:lang w:val="en-US"/>
        </w:rPr>
      </w:pPr>
    </w:p>
    <w:p w14:paraId="6AB3560C" w14:textId="77777777" w:rsidR="008C08AB" w:rsidRDefault="008C08AB" w:rsidP="00EA3425">
      <w:pPr>
        <w:pStyle w:val="NormalIndent"/>
        <w:ind w:left="0"/>
        <w:rPr>
          <w:noProof/>
          <w:lang w:val="en-US"/>
        </w:rPr>
      </w:pPr>
    </w:p>
    <w:p w14:paraId="7CF8E7DE" w14:textId="77777777" w:rsidR="008C08AB" w:rsidRDefault="008C08AB" w:rsidP="00EA3425">
      <w:pPr>
        <w:pStyle w:val="NormalIndent"/>
        <w:ind w:left="0"/>
        <w:rPr>
          <w:noProof/>
          <w:lang w:val="en-US"/>
        </w:rPr>
      </w:pPr>
    </w:p>
    <w:p w14:paraId="73E42F53" w14:textId="77777777" w:rsidR="008C08AB" w:rsidRDefault="008C08AB" w:rsidP="00EA3425">
      <w:pPr>
        <w:pStyle w:val="NormalIndent"/>
        <w:ind w:left="0"/>
        <w:rPr>
          <w:noProof/>
          <w:lang w:val="en-US"/>
        </w:rPr>
      </w:pPr>
    </w:p>
    <w:p w14:paraId="13F870C7" w14:textId="77777777" w:rsidR="008C08AB" w:rsidRDefault="008C08AB" w:rsidP="00EA3425">
      <w:pPr>
        <w:pStyle w:val="NormalIndent"/>
        <w:ind w:left="0"/>
        <w:rPr>
          <w:noProof/>
          <w:lang w:val="en-US"/>
        </w:rPr>
      </w:pPr>
    </w:p>
    <w:p w14:paraId="3D0B2BE1" w14:textId="77777777" w:rsidR="008C08AB" w:rsidRDefault="008C08AB" w:rsidP="00EA3425">
      <w:pPr>
        <w:pStyle w:val="NormalIndent"/>
        <w:ind w:left="0"/>
        <w:rPr>
          <w:noProof/>
          <w:lang w:val="en-US"/>
        </w:rPr>
      </w:pPr>
    </w:p>
    <w:p w14:paraId="709F294E" w14:textId="77777777" w:rsidR="008C08AB" w:rsidRDefault="008C08AB" w:rsidP="00EA3425">
      <w:pPr>
        <w:pStyle w:val="NormalIndent"/>
        <w:ind w:left="0"/>
        <w:rPr>
          <w:noProof/>
          <w:lang w:val="en-US"/>
        </w:rPr>
      </w:pPr>
    </w:p>
    <w:p w14:paraId="25009BFC" w14:textId="77777777" w:rsidR="004324ED" w:rsidRPr="00C70E71" w:rsidRDefault="004324ED" w:rsidP="00743B13">
      <w:pPr>
        <w:pStyle w:val="Heading2"/>
        <w:numPr>
          <w:ilvl w:val="2"/>
          <w:numId w:val="2"/>
        </w:numPr>
        <w:rPr>
          <w:color w:val="FF0000"/>
          <w:szCs w:val="20"/>
        </w:rPr>
      </w:pPr>
      <w:bookmarkStart w:id="1499" w:name="_Toc28956250"/>
      <w:r w:rsidRPr="00C70E71">
        <w:rPr>
          <w:color w:val="FF0000"/>
          <w:szCs w:val="20"/>
        </w:rPr>
        <w:lastRenderedPageBreak/>
        <w:t xml:space="preserve">Loan </w:t>
      </w:r>
      <w:r w:rsidR="00FA4F60" w:rsidRPr="00C70E71">
        <w:rPr>
          <w:color w:val="FF0000"/>
          <w:szCs w:val="20"/>
        </w:rPr>
        <w:t xml:space="preserve">Balances and </w:t>
      </w:r>
      <w:commentRangeStart w:id="1500"/>
      <w:r w:rsidRPr="00C70E71">
        <w:rPr>
          <w:color w:val="FF0000"/>
          <w:szCs w:val="20"/>
        </w:rPr>
        <w:t>Transactions</w:t>
      </w:r>
      <w:r w:rsidR="005409E5" w:rsidRPr="00C70E71">
        <w:rPr>
          <w:color w:val="FF0000"/>
          <w:szCs w:val="20"/>
        </w:rPr>
        <w:t xml:space="preserve"> </w:t>
      </w:r>
      <w:commentRangeEnd w:id="1500"/>
      <w:r w:rsidR="008C6DA9">
        <w:rPr>
          <w:rStyle w:val="CommentReference"/>
          <w:rFonts w:ascii="Arial" w:hAnsi="Arial" w:cs="Times New Roman"/>
          <w:b w:val="0"/>
          <w:bCs w:val="0"/>
          <w:color w:val="auto"/>
          <w:lang w:val="en-GB"/>
        </w:rPr>
        <w:commentReference w:id="1500"/>
      </w:r>
      <w:r w:rsidR="00036BAC" w:rsidRPr="00C70E71">
        <w:rPr>
          <w:color w:val="FF0000"/>
          <w:szCs w:val="20"/>
        </w:rPr>
        <w:t>(P3)</w:t>
      </w:r>
      <w:bookmarkEnd w:id="1499"/>
    </w:p>
    <w:p w14:paraId="236CD5C2" w14:textId="77777777" w:rsidR="00980C8A" w:rsidRDefault="00980C8A">
      <w:pPr>
        <w:rPr>
          <w:color w:val="BFBFBF" w:themeColor="background1" w:themeShade="BF"/>
          <w:szCs w:val="20"/>
        </w:rPr>
      </w:pPr>
    </w:p>
    <w:p w14:paraId="21514AB2" w14:textId="77777777" w:rsidR="00FA4F60" w:rsidRDefault="00FA4F60">
      <w:pPr>
        <w:rPr>
          <w:szCs w:val="20"/>
        </w:rPr>
      </w:pPr>
      <w:r>
        <w:rPr>
          <w:szCs w:val="20"/>
        </w:rPr>
        <w:t xml:space="preserve">Current balance and summary information is provided in BAI format in an unsolicited manner.  </w:t>
      </w:r>
    </w:p>
    <w:p w14:paraId="46AB52A0" w14:textId="77777777" w:rsidR="00FA4F60" w:rsidRDefault="00FA4F60">
      <w:pPr>
        <w:rPr>
          <w:szCs w:val="20"/>
        </w:rPr>
      </w:pPr>
    </w:p>
    <w:p w14:paraId="358D944D" w14:textId="77777777" w:rsidR="00FA4F60" w:rsidRDefault="00980C8A">
      <w:pPr>
        <w:rPr>
          <w:szCs w:val="20"/>
        </w:rPr>
      </w:pPr>
      <w:r>
        <w:rPr>
          <w:szCs w:val="20"/>
        </w:rPr>
        <w:t xml:space="preserve">The </w:t>
      </w:r>
      <w:r w:rsidR="00FA4F60">
        <w:rPr>
          <w:szCs w:val="20"/>
        </w:rPr>
        <w:t xml:space="preserve">prior-day </w:t>
      </w:r>
      <w:r>
        <w:rPr>
          <w:szCs w:val="20"/>
        </w:rPr>
        <w:t>transactions for loan accounts will be prepared by CMS and sent with the other prior day account information sent for the bank DDA.</w:t>
      </w:r>
    </w:p>
    <w:p w14:paraId="137F0F17" w14:textId="77777777" w:rsidR="00FA4F60" w:rsidRDefault="00FA4F60">
      <w:pPr>
        <w:rPr>
          <w:szCs w:val="20"/>
        </w:rPr>
      </w:pPr>
    </w:p>
    <w:p w14:paraId="0C7292EA" w14:textId="77777777" w:rsidR="00583888" w:rsidRDefault="00FA4F60">
      <w:pPr>
        <w:rPr>
          <w:color w:val="BFBFBF" w:themeColor="background1" w:themeShade="BF"/>
          <w:szCs w:val="20"/>
        </w:rPr>
      </w:pPr>
      <w:r>
        <w:rPr>
          <w:noProof/>
          <w:color w:val="BFBFBF" w:themeColor="background1" w:themeShade="BF"/>
          <w:szCs w:val="20"/>
          <w:lang w:val="en-US"/>
        </w:rPr>
        <w:drawing>
          <wp:inline distT="0" distB="0" distL="0" distR="0" wp14:anchorId="3EF74855" wp14:editId="2F9EB49B">
            <wp:extent cx="6109970" cy="632650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09970" cy="6326505"/>
                    </a:xfrm>
                    <a:prstGeom prst="rect">
                      <a:avLst/>
                    </a:prstGeom>
                    <a:noFill/>
                    <a:ln>
                      <a:noFill/>
                    </a:ln>
                  </pic:spPr>
                </pic:pic>
              </a:graphicData>
            </a:graphic>
          </wp:inline>
        </w:drawing>
      </w:r>
    </w:p>
    <w:p w14:paraId="227ADF45" w14:textId="77777777" w:rsidR="00583888" w:rsidRDefault="00583888">
      <w:pPr>
        <w:rPr>
          <w:color w:val="BFBFBF" w:themeColor="background1" w:themeShade="BF"/>
          <w:szCs w:val="20"/>
        </w:rPr>
      </w:pPr>
    </w:p>
    <w:p w14:paraId="5ED41FC0" w14:textId="77777777" w:rsidR="00583888" w:rsidRDefault="00583888" w:rsidP="00583888">
      <w:pPr>
        <w:pStyle w:val="Heading2"/>
        <w:numPr>
          <w:ilvl w:val="3"/>
          <w:numId w:val="2"/>
        </w:numPr>
        <w:rPr>
          <w:szCs w:val="20"/>
        </w:rPr>
      </w:pPr>
      <w:bookmarkStart w:id="1501" w:name="_Toc28956251"/>
      <w:r>
        <w:rPr>
          <w:szCs w:val="20"/>
        </w:rPr>
        <w:t>LIBOR Rates Feed</w:t>
      </w:r>
      <w:bookmarkEnd w:id="1501"/>
    </w:p>
    <w:p w14:paraId="0AD2DFBF" w14:textId="77777777" w:rsidR="00583888" w:rsidRDefault="00583888" w:rsidP="00583888">
      <w:pPr>
        <w:pStyle w:val="NormalIndent"/>
      </w:pPr>
    </w:p>
    <w:p w14:paraId="56DE5171" w14:textId="77777777" w:rsidR="00583888" w:rsidRDefault="00583888" w:rsidP="00583888">
      <w:pPr>
        <w:pStyle w:val="NormalIndent"/>
      </w:pPr>
      <w:r>
        <w:t>This feed is required to provide interest rate information to supplement the loan information being reported on.</w:t>
      </w:r>
    </w:p>
    <w:p w14:paraId="29E73897" w14:textId="77777777" w:rsidR="00F23EB0" w:rsidRPr="00F23EB0" w:rsidRDefault="00F23EB0" w:rsidP="00F23EB0">
      <w:pPr>
        <w:pStyle w:val="NormalIndent"/>
      </w:pPr>
    </w:p>
    <w:p w14:paraId="2672B8D9" w14:textId="77777777" w:rsidR="00583888" w:rsidRDefault="00A927BE" w:rsidP="00583888">
      <w:pPr>
        <w:pStyle w:val="Heading2"/>
        <w:numPr>
          <w:ilvl w:val="3"/>
          <w:numId w:val="2"/>
        </w:numPr>
        <w:rPr>
          <w:szCs w:val="20"/>
        </w:rPr>
      </w:pPr>
      <w:bookmarkStart w:id="1502" w:name="_Toc28956252"/>
      <w:r>
        <w:rPr>
          <w:szCs w:val="20"/>
        </w:rPr>
        <w:lastRenderedPageBreak/>
        <w:t>Loan 1098 Tax Form Reporting</w:t>
      </w:r>
      <w:bookmarkEnd w:id="1502"/>
    </w:p>
    <w:p w14:paraId="1A2A14F5" w14:textId="77777777" w:rsidR="00A927BE" w:rsidRDefault="00A927BE" w:rsidP="00A927BE">
      <w:pPr>
        <w:pStyle w:val="NormalIndent"/>
      </w:pPr>
    </w:p>
    <w:p w14:paraId="5B72B05A" w14:textId="77777777" w:rsidR="00A927BE" w:rsidRPr="00A927BE" w:rsidRDefault="00A927BE" w:rsidP="00A927BE">
      <w:pPr>
        <w:pStyle w:val="NormalIndent"/>
      </w:pPr>
      <w:r>
        <w:t>This information will be retrieved through Legacy Reporting</w:t>
      </w:r>
      <w:r w:rsidR="00F23EB0">
        <w:t>.  Although logically linked to Loan Reporting, it should be simply considered another legacy report.</w:t>
      </w:r>
    </w:p>
    <w:p w14:paraId="59E4531F" w14:textId="77777777" w:rsidR="00583888" w:rsidRPr="00583888" w:rsidRDefault="00583888" w:rsidP="00583888">
      <w:pPr>
        <w:pStyle w:val="NormalIndent"/>
      </w:pPr>
    </w:p>
    <w:p w14:paraId="2755B1B7" w14:textId="77777777" w:rsidR="00300D25" w:rsidRDefault="00300D25">
      <w:pPr>
        <w:rPr>
          <w:rFonts w:ascii="Arial Narrow" w:hAnsi="Arial Narrow" w:cs="Arial"/>
          <w:b/>
          <w:bCs/>
          <w:color w:val="BFBFBF" w:themeColor="background1" w:themeShade="BF"/>
          <w:sz w:val="28"/>
          <w:szCs w:val="20"/>
        </w:rPr>
      </w:pPr>
      <w:r>
        <w:rPr>
          <w:color w:val="BFBFBF" w:themeColor="background1" w:themeShade="BF"/>
          <w:szCs w:val="20"/>
        </w:rPr>
        <w:br w:type="page"/>
      </w:r>
    </w:p>
    <w:p w14:paraId="1D8F9113" w14:textId="77777777" w:rsidR="002A457B" w:rsidRDefault="002A457B" w:rsidP="00583888">
      <w:pPr>
        <w:pStyle w:val="Heading2"/>
        <w:numPr>
          <w:ilvl w:val="2"/>
          <w:numId w:val="2"/>
        </w:numPr>
        <w:rPr>
          <w:szCs w:val="20"/>
        </w:rPr>
      </w:pPr>
      <w:bookmarkStart w:id="1503" w:name="_Toc28956253"/>
      <w:r w:rsidRPr="00515BD6">
        <w:rPr>
          <w:szCs w:val="20"/>
        </w:rPr>
        <w:lastRenderedPageBreak/>
        <w:t xml:space="preserve">Lockbox </w:t>
      </w:r>
      <w:commentRangeStart w:id="1504"/>
      <w:r w:rsidRPr="00515BD6">
        <w:rPr>
          <w:szCs w:val="20"/>
        </w:rPr>
        <w:t>Reporting</w:t>
      </w:r>
      <w:bookmarkEnd w:id="1503"/>
      <w:r w:rsidR="00253064" w:rsidRPr="00515BD6">
        <w:rPr>
          <w:szCs w:val="20"/>
        </w:rPr>
        <w:t xml:space="preserve"> </w:t>
      </w:r>
      <w:commentRangeEnd w:id="1504"/>
      <w:r w:rsidR="008C6DA9">
        <w:rPr>
          <w:rStyle w:val="CommentReference"/>
          <w:rFonts w:ascii="Arial" w:hAnsi="Arial" w:cs="Times New Roman"/>
          <w:b w:val="0"/>
          <w:bCs w:val="0"/>
          <w:color w:val="auto"/>
          <w:lang w:val="en-GB"/>
        </w:rPr>
        <w:commentReference w:id="1504"/>
      </w:r>
    </w:p>
    <w:p w14:paraId="27BD4658" w14:textId="77777777" w:rsidR="00980C8A" w:rsidRDefault="00980C8A" w:rsidP="00980C8A">
      <w:pPr>
        <w:pStyle w:val="NormalIndent"/>
      </w:pPr>
    </w:p>
    <w:p w14:paraId="2340598A" w14:textId="77777777" w:rsidR="00980C8A" w:rsidRDefault="00980C8A" w:rsidP="00980C8A">
      <w:pPr>
        <w:pStyle w:val="NormalIndent"/>
        <w:ind w:left="270"/>
        <w:rPr>
          <w:sz w:val="20"/>
        </w:rPr>
      </w:pPr>
      <w:r w:rsidRPr="00980C8A">
        <w:rPr>
          <w:sz w:val="20"/>
        </w:rPr>
        <w:t xml:space="preserve">Lockbox reporting will be handled through </w:t>
      </w:r>
      <w:r>
        <w:rPr>
          <w:sz w:val="20"/>
        </w:rPr>
        <w:t>CMS current day BAI files</w:t>
      </w:r>
      <w:r w:rsidR="00344BF8">
        <w:rPr>
          <w:sz w:val="20"/>
        </w:rPr>
        <w:t xml:space="preserve"> and BONY BAI files</w:t>
      </w:r>
      <w:r>
        <w:rPr>
          <w:sz w:val="20"/>
        </w:rPr>
        <w:t>.</w:t>
      </w:r>
      <w:r w:rsidR="00D05E87">
        <w:rPr>
          <w:sz w:val="20"/>
        </w:rPr>
        <w:t xml:space="preserve">  The lockbox </w:t>
      </w:r>
      <w:commentRangeStart w:id="1505"/>
      <w:commentRangeStart w:id="1506"/>
      <w:r w:rsidR="00D05E87">
        <w:rPr>
          <w:sz w:val="20"/>
        </w:rPr>
        <w:t>transactional</w:t>
      </w:r>
      <w:commentRangeEnd w:id="1505"/>
      <w:r w:rsidR="00201148">
        <w:rPr>
          <w:rStyle w:val="CommentReference"/>
          <w:lang w:val="en-GB"/>
        </w:rPr>
        <w:commentReference w:id="1505"/>
      </w:r>
      <w:commentRangeEnd w:id="1506"/>
      <w:r w:rsidR="00BC3C3D">
        <w:rPr>
          <w:rStyle w:val="CommentReference"/>
          <w:lang w:val="en-GB"/>
        </w:rPr>
        <w:commentReference w:id="1506"/>
      </w:r>
      <w:r w:rsidR="00D05E87">
        <w:rPr>
          <w:sz w:val="20"/>
        </w:rPr>
        <w:t xml:space="preserve"> data will be included in the normal account transaction reporting as deposit transactions.</w:t>
      </w:r>
    </w:p>
    <w:p w14:paraId="76B7C61E" w14:textId="77777777" w:rsidR="00D05E87" w:rsidRDefault="00D05E87" w:rsidP="00980C8A">
      <w:pPr>
        <w:pStyle w:val="NormalIndent"/>
        <w:ind w:left="270"/>
        <w:rPr>
          <w:sz w:val="20"/>
        </w:rPr>
      </w:pPr>
    </w:p>
    <w:p w14:paraId="084B4934" w14:textId="6B693A4A" w:rsidR="00947569" w:rsidRDefault="009D39CB" w:rsidP="00947569">
      <w:pPr>
        <w:pStyle w:val="CommentText"/>
        <w:rPr>
          <w:ins w:id="1507" w:author="D'souza, Nigel" w:date="2021-11-10T15:23:00Z"/>
        </w:rPr>
      </w:pPr>
      <w:ins w:id="1508" w:author="D'souza, Nigel [2]" w:date="2020-01-03T14:00:00Z">
        <w:r>
          <w:rPr>
            <w:rStyle w:val="CommentReference"/>
          </w:rPr>
          <w:annotationRef/>
        </w:r>
        <w:r w:rsidRPr="009D39CB">
          <w:rPr>
            <w:sz w:val="20"/>
            <w:lang w:val="en-IE"/>
            <w:rPrChange w:id="1509" w:author="D'souza, Nigel [2]" w:date="2020-01-03T14:00:00Z">
              <w:rPr/>
            </w:rPrChange>
          </w:rPr>
          <w:t>Bank will send lock BAI file transactions and Lockbox legacy report. Bank is not using the propriety CSV lockbox formatting.</w:t>
        </w:r>
      </w:ins>
      <w:ins w:id="1510" w:author="D'souza, Nigel" w:date="2021-11-10T15:23:00Z">
        <w:r w:rsidR="00947569" w:rsidRPr="00947569">
          <w:t xml:space="preserve"> </w:t>
        </w:r>
        <w:r w:rsidR="00947569">
          <w:t xml:space="preserve">Information is displayed via lockbox avail reporting – event id </w:t>
        </w:r>
        <w:r w:rsidR="00947569" w:rsidRPr="008C6DA9">
          <w:t>10036    Lockbox Availability Loader</w:t>
        </w:r>
      </w:ins>
    </w:p>
    <w:p w14:paraId="40F3E2ED" w14:textId="4B43F3A2" w:rsidR="009D39CB" w:rsidRPr="009D39CB" w:rsidRDefault="009D39CB">
      <w:pPr>
        <w:pStyle w:val="CommentText"/>
        <w:ind w:left="270"/>
        <w:rPr>
          <w:ins w:id="1511" w:author="D'souza, Nigel [2]" w:date="2020-01-03T14:00:00Z"/>
          <w:sz w:val="20"/>
          <w:lang w:val="en-IE"/>
          <w:rPrChange w:id="1512" w:author="D'souza, Nigel [2]" w:date="2020-01-03T14:00:00Z">
            <w:rPr>
              <w:ins w:id="1513" w:author="D'souza, Nigel [2]" w:date="2020-01-03T14:00:00Z"/>
            </w:rPr>
          </w:rPrChange>
        </w:rPr>
        <w:pPrChange w:id="1514" w:author="D'souza, Nigel [2]" w:date="2020-01-03T14:00:00Z">
          <w:pPr>
            <w:pStyle w:val="CommentText"/>
          </w:pPr>
        </w:pPrChange>
      </w:pPr>
    </w:p>
    <w:p w14:paraId="03385594" w14:textId="4D6F4697" w:rsidR="00D05E87" w:rsidDel="009D39CB" w:rsidRDefault="00D05E87" w:rsidP="00D05E87">
      <w:pPr>
        <w:pStyle w:val="NormalIndent"/>
        <w:ind w:left="270"/>
        <w:rPr>
          <w:del w:id="1515" w:author="D'souza, Nigel [2]" w:date="2020-01-03T14:00:00Z"/>
          <w:sz w:val="20"/>
        </w:rPr>
      </w:pPr>
      <w:del w:id="1516" w:author="D'souza, Nigel [2]" w:date="2020-01-03T14:00:00Z">
        <w:r w:rsidDel="009D39CB">
          <w:rPr>
            <w:sz w:val="20"/>
          </w:rPr>
          <w:delText>There is currently an open question as to whether the bank will use Digital Banking’s lockbox module, or if a legacy report will be used instead.</w:delText>
        </w:r>
      </w:del>
    </w:p>
    <w:p w14:paraId="2337B8CD" w14:textId="77777777" w:rsidR="00D05E87" w:rsidRDefault="00D05E87" w:rsidP="00D05E87">
      <w:pPr>
        <w:pStyle w:val="NormalIndent"/>
        <w:ind w:left="270"/>
        <w:rPr>
          <w:sz w:val="20"/>
        </w:rPr>
      </w:pPr>
    </w:p>
    <w:p w14:paraId="2BB9667F" w14:textId="77777777" w:rsidR="00D05E87" w:rsidRPr="00D05E87" w:rsidRDefault="007C6DEC" w:rsidP="00D05E87">
      <w:pPr>
        <w:pStyle w:val="NormalIndent"/>
        <w:ind w:left="270"/>
        <w:rPr>
          <w:sz w:val="20"/>
        </w:rPr>
      </w:pPr>
      <w:r>
        <w:rPr>
          <w:sz w:val="20"/>
        </w:rPr>
        <w:t xml:space="preserve">The lockbox reporting file formats are a proprietary CSV format that can be combined with BAI data.  If this interface/module is going to be utilized, it will require an HLD to define both the format MUFG can provide in conjunction with the report capabilities the bank would want to </w:t>
      </w:r>
      <w:commentRangeStart w:id="1517"/>
      <w:commentRangeStart w:id="1518"/>
      <w:commentRangeStart w:id="1519"/>
      <w:r>
        <w:rPr>
          <w:sz w:val="20"/>
        </w:rPr>
        <w:t>provide</w:t>
      </w:r>
      <w:commentRangeEnd w:id="1517"/>
      <w:r w:rsidR="000E6564">
        <w:rPr>
          <w:rStyle w:val="CommentReference"/>
          <w:lang w:val="en-GB"/>
        </w:rPr>
        <w:commentReference w:id="1517"/>
      </w:r>
      <w:commentRangeEnd w:id="1518"/>
      <w:r w:rsidR="00BC3C3D">
        <w:rPr>
          <w:rStyle w:val="CommentReference"/>
          <w:lang w:val="en-GB"/>
        </w:rPr>
        <w:commentReference w:id="1518"/>
      </w:r>
      <w:commentRangeEnd w:id="1519"/>
      <w:r w:rsidR="009D39CB">
        <w:rPr>
          <w:rStyle w:val="CommentReference"/>
          <w:lang w:val="en-GB"/>
        </w:rPr>
        <w:commentReference w:id="1519"/>
      </w:r>
      <w:r>
        <w:rPr>
          <w:sz w:val="20"/>
        </w:rPr>
        <w:t>.</w:t>
      </w:r>
    </w:p>
    <w:p w14:paraId="029DCE56" w14:textId="77777777" w:rsidR="00D05E87" w:rsidRPr="00980C8A" w:rsidRDefault="00D05E87" w:rsidP="00D05E87">
      <w:pPr>
        <w:pStyle w:val="NormalIndent"/>
        <w:ind w:left="270"/>
        <w:rPr>
          <w:sz w:val="20"/>
        </w:rPr>
      </w:pPr>
    </w:p>
    <w:p w14:paraId="7B01758E" w14:textId="77777777" w:rsidR="002A457B" w:rsidRDefault="002A457B" w:rsidP="00583888">
      <w:pPr>
        <w:pStyle w:val="Heading2"/>
        <w:numPr>
          <w:ilvl w:val="2"/>
          <w:numId w:val="2"/>
        </w:numPr>
        <w:rPr>
          <w:szCs w:val="20"/>
        </w:rPr>
      </w:pPr>
      <w:bookmarkStart w:id="1520" w:name="_Toc28956254"/>
      <w:r w:rsidRPr="002F326A">
        <w:rPr>
          <w:szCs w:val="20"/>
        </w:rPr>
        <w:t>Legacy Reporting</w:t>
      </w:r>
      <w:bookmarkEnd w:id="1520"/>
      <w:r w:rsidR="00253064" w:rsidRPr="002F326A">
        <w:rPr>
          <w:szCs w:val="20"/>
        </w:rPr>
        <w:t xml:space="preserve"> </w:t>
      </w:r>
    </w:p>
    <w:p w14:paraId="0207D143" w14:textId="77777777" w:rsidR="00D50709" w:rsidRPr="00D50709" w:rsidRDefault="00D50709" w:rsidP="00D50709">
      <w:pPr>
        <w:pStyle w:val="NormalIndent"/>
      </w:pPr>
    </w:p>
    <w:tbl>
      <w:tblPr>
        <w:tblStyle w:val="TableGrid"/>
        <w:tblW w:w="0" w:type="auto"/>
        <w:tblInd w:w="108" w:type="dxa"/>
        <w:tblLook w:val="04A0" w:firstRow="1" w:lastRow="0" w:firstColumn="1" w:lastColumn="0" w:noHBand="0" w:noVBand="1"/>
      </w:tblPr>
      <w:tblGrid>
        <w:gridCol w:w="2160"/>
        <w:gridCol w:w="1080"/>
        <w:gridCol w:w="1067"/>
        <w:gridCol w:w="1080"/>
        <w:gridCol w:w="1297"/>
        <w:gridCol w:w="1403"/>
        <w:gridCol w:w="997"/>
      </w:tblGrid>
      <w:tr w:rsidR="002A457B" w14:paraId="4501B874" w14:textId="77777777" w:rsidTr="002A457B">
        <w:tc>
          <w:tcPr>
            <w:tcW w:w="2160" w:type="dxa"/>
            <w:shd w:val="clear" w:color="auto" w:fill="8DB3E2" w:themeFill="text2" w:themeFillTint="66"/>
          </w:tcPr>
          <w:p w14:paraId="00F3A786" w14:textId="77777777" w:rsidR="002A457B" w:rsidRPr="00962297" w:rsidRDefault="002A457B" w:rsidP="001F6923">
            <w:pPr>
              <w:pStyle w:val="NormalIndent"/>
              <w:ind w:left="0"/>
              <w:rPr>
                <w:b/>
              </w:rPr>
            </w:pPr>
            <w:r w:rsidRPr="00962297">
              <w:rPr>
                <w:b/>
              </w:rPr>
              <w:t>Business Purpose</w:t>
            </w:r>
          </w:p>
        </w:tc>
        <w:tc>
          <w:tcPr>
            <w:tcW w:w="1080" w:type="dxa"/>
            <w:shd w:val="clear" w:color="auto" w:fill="8DB3E2" w:themeFill="text2" w:themeFillTint="66"/>
          </w:tcPr>
          <w:p w14:paraId="1E6E6B4B" w14:textId="77777777" w:rsidR="002A457B" w:rsidRPr="00962297" w:rsidRDefault="002A457B" w:rsidP="001F6923">
            <w:pPr>
              <w:pStyle w:val="NormalIndent"/>
              <w:ind w:left="0"/>
              <w:rPr>
                <w:b/>
              </w:rPr>
            </w:pPr>
            <w:r w:rsidRPr="00962297">
              <w:rPr>
                <w:b/>
              </w:rPr>
              <w:t>Interface System</w:t>
            </w:r>
          </w:p>
        </w:tc>
        <w:tc>
          <w:tcPr>
            <w:tcW w:w="1067" w:type="dxa"/>
            <w:shd w:val="clear" w:color="auto" w:fill="8DB3E2" w:themeFill="text2" w:themeFillTint="66"/>
          </w:tcPr>
          <w:p w14:paraId="0D16DBC8" w14:textId="77777777" w:rsidR="002A457B" w:rsidRPr="00962297" w:rsidRDefault="002A457B" w:rsidP="001F6923">
            <w:pPr>
              <w:pStyle w:val="NormalIndent"/>
              <w:ind w:left="0"/>
              <w:rPr>
                <w:b/>
              </w:rPr>
            </w:pPr>
            <w:r w:rsidRPr="00962297">
              <w:rPr>
                <w:b/>
              </w:rPr>
              <w:t>Message Format</w:t>
            </w:r>
          </w:p>
        </w:tc>
        <w:tc>
          <w:tcPr>
            <w:tcW w:w="1080" w:type="dxa"/>
            <w:shd w:val="clear" w:color="auto" w:fill="8DB3E2" w:themeFill="text2" w:themeFillTint="66"/>
          </w:tcPr>
          <w:p w14:paraId="40FA4F8D" w14:textId="77777777" w:rsidR="002A457B" w:rsidRPr="00962297" w:rsidRDefault="002A457B" w:rsidP="001F6923">
            <w:pPr>
              <w:pStyle w:val="NormalIndent"/>
              <w:ind w:left="0"/>
              <w:rPr>
                <w:b/>
              </w:rPr>
            </w:pPr>
            <w:r w:rsidRPr="00962297">
              <w:rPr>
                <w:b/>
              </w:rPr>
              <w:t>Transport</w:t>
            </w:r>
          </w:p>
        </w:tc>
        <w:tc>
          <w:tcPr>
            <w:tcW w:w="1297" w:type="dxa"/>
            <w:shd w:val="clear" w:color="auto" w:fill="8DB3E2" w:themeFill="text2" w:themeFillTint="66"/>
          </w:tcPr>
          <w:p w14:paraId="5DCAA5C8" w14:textId="77777777" w:rsidR="002A457B" w:rsidRPr="00962297" w:rsidRDefault="002A457B" w:rsidP="001F6923">
            <w:pPr>
              <w:pStyle w:val="NormalIndent"/>
              <w:ind w:left="0"/>
              <w:rPr>
                <w:b/>
              </w:rPr>
            </w:pPr>
            <w:r w:rsidRPr="00962297">
              <w:rPr>
                <w:b/>
              </w:rPr>
              <w:t xml:space="preserve">Intermediary </w:t>
            </w:r>
          </w:p>
        </w:tc>
        <w:tc>
          <w:tcPr>
            <w:tcW w:w="1403" w:type="dxa"/>
            <w:shd w:val="clear" w:color="auto" w:fill="8DB3E2" w:themeFill="text2" w:themeFillTint="66"/>
          </w:tcPr>
          <w:p w14:paraId="4246CBD0" w14:textId="77777777" w:rsidR="002A457B" w:rsidRPr="00962297" w:rsidRDefault="002A457B" w:rsidP="001F6923">
            <w:pPr>
              <w:pStyle w:val="NormalIndent"/>
              <w:ind w:left="0"/>
              <w:rPr>
                <w:b/>
              </w:rPr>
            </w:pPr>
            <w:r w:rsidRPr="00962297">
              <w:rPr>
                <w:b/>
              </w:rPr>
              <w:t>IDT Configuration Required</w:t>
            </w:r>
          </w:p>
        </w:tc>
        <w:tc>
          <w:tcPr>
            <w:tcW w:w="997" w:type="dxa"/>
            <w:shd w:val="clear" w:color="auto" w:fill="8DB3E2" w:themeFill="text2" w:themeFillTint="66"/>
          </w:tcPr>
          <w:p w14:paraId="3105C274" w14:textId="77777777" w:rsidR="002A457B" w:rsidRPr="00962297" w:rsidRDefault="002A457B" w:rsidP="001F6923">
            <w:pPr>
              <w:pStyle w:val="NormalIndent"/>
              <w:ind w:left="0"/>
              <w:rPr>
                <w:b/>
              </w:rPr>
            </w:pPr>
            <w:r w:rsidRPr="00962297">
              <w:rPr>
                <w:b/>
              </w:rPr>
              <w:t>HLD Required</w:t>
            </w:r>
          </w:p>
        </w:tc>
      </w:tr>
      <w:tr w:rsidR="002A457B" w14:paraId="23B3246C" w14:textId="77777777" w:rsidTr="002A457B">
        <w:tc>
          <w:tcPr>
            <w:tcW w:w="2160" w:type="dxa"/>
          </w:tcPr>
          <w:p w14:paraId="6E0E0B96" w14:textId="77777777" w:rsidR="002A457B" w:rsidRDefault="002A457B" w:rsidP="001F6923">
            <w:pPr>
              <w:pStyle w:val="NormalIndent"/>
              <w:ind w:left="0"/>
            </w:pPr>
            <w:r>
              <w:t>Provide mechanism for delivering back-office reports to customers</w:t>
            </w:r>
          </w:p>
        </w:tc>
        <w:tc>
          <w:tcPr>
            <w:tcW w:w="1080" w:type="dxa"/>
          </w:tcPr>
          <w:p w14:paraId="2BDF6457" w14:textId="77777777" w:rsidR="002A457B" w:rsidRDefault="00D50709" w:rsidP="001F6923">
            <w:pPr>
              <w:pStyle w:val="NormalIndent"/>
              <w:ind w:left="0"/>
            </w:pPr>
            <w:r>
              <w:t>TBD</w:t>
            </w:r>
          </w:p>
        </w:tc>
        <w:tc>
          <w:tcPr>
            <w:tcW w:w="1067" w:type="dxa"/>
          </w:tcPr>
          <w:p w14:paraId="34193858" w14:textId="77777777" w:rsidR="002A457B" w:rsidRDefault="00E511A1" w:rsidP="001F6923">
            <w:pPr>
              <w:pStyle w:val="NormalIndent"/>
              <w:ind w:left="0"/>
            </w:pPr>
            <w:r>
              <w:t>Report</w:t>
            </w:r>
            <w:r w:rsidR="00D50709">
              <w:t xml:space="preserve"> and Files</w:t>
            </w:r>
          </w:p>
        </w:tc>
        <w:tc>
          <w:tcPr>
            <w:tcW w:w="1080" w:type="dxa"/>
          </w:tcPr>
          <w:p w14:paraId="46936089" w14:textId="77777777" w:rsidR="002A457B" w:rsidRDefault="00D50709" w:rsidP="001F6923">
            <w:pPr>
              <w:pStyle w:val="NormalIndent"/>
              <w:ind w:left="0"/>
            </w:pPr>
            <w:r>
              <w:t>SFTP</w:t>
            </w:r>
          </w:p>
        </w:tc>
        <w:tc>
          <w:tcPr>
            <w:tcW w:w="1297" w:type="dxa"/>
          </w:tcPr>
          <w:p w14:paraId="1EEB3612" w14:textId="77777777" w:rsidR="002A457B" w:rsidRDefault="00D50709" w:rsidP="001F6923">
            <w:pPr>
              <w:pStyle w:val="NormalIndent"/>
              <w:ind w:left="0"/>
            </w:pPr>
            <w:r>
              <w:t>TBD</w:t>
            </w:r>
          </w:p>
        </w:tc>
        <w:tc>
          <w:tcPr>
            <w:tcW w:w="1403" w:type="dxa"/>
          </w:tcPr>
          <w:p w14:paraId="40862343" w14:textId="77777777" w:rsidR="002A457B" w:rsidRDefault="00D50709" w:rsidP="001F6923">
            <w:pPr>
              <w:pStyle w:val="NormalIndent"/>
              <w:ind w:left="0"/>
            </w:pPr>
            <w:r>
              <w:t>TBD</w:t>
            </w:r>
          </w:p>
        </w:tc>
        <w:tc>
          <w:tcPr>
            <w:tcW w:w="997" w:type="dxa"/>
          </w:tcPr>
          <w:p w14:paraId="75038931" w14:textId="77777777" w:rsidR="002A457B" w:rsidRDefault="00D50709" w:rsidP="001F6923">
            <w:pPr>
              <w:pStyle w:val="NormalIndent"/>
              <w:ind w:left="0"/>
            </w:pPr>
            <w:r>
              <w:t>TBD</w:t>
            </w:r>
          </w:p>
        </w:tc>
      </w:tr>
    </w:tbl>
    <w:p w14:paraId="2A891462" w14:textId="77777777" w:rsidR="002A457B" w:rsidRDefault="002A457B">
      <w:pPr>
        <w:rPr>
          <w:szCs w:val="20"/>
        </w:rPr>
      </w:pPr>
    </w:p>
    <w:p w14:paraId="67DFC293" w14:textId="0F8883A0" w:rsidR="00766C89" w:rsidDel="00AC3B3B" w:rsidRDefault="00766C89" w:rsidP="00766C89">
      <w:pPr>
        <w:rPr>
          <w:del w:id="1521" w:author="D'souza, Nigel" w:date="2021-11-10T15:26:00Z"/>
          <w:szCs w:val="20"/>
        </w:rPr>
      </w:pPr>
      <w:del w:id="1522" w:author="D'souza, Nigel" w:date="2021-11-10T15:26:00Z">
        <w:r w:rsidDel="00AC3B3B">
          <w:rPr>
            <w:szCs w:val="20"/>
          </w:rPr>
          <w:delText>Current list of Legacy reports are as follows:</w:delText>
        </w:r>
      </w:del>
    </w:p>
    <w:p w14:paraId="0E386C7A" w14:textId="032E5C48" w:rsidR="00766C89" w:rsidRPr="009D39CB" w:rsidDel="00AC3B3B" w:rsidRDefault="00766C89">
      <w:pPr>
        <w:rPr>
          <w:del w:id="1523" w:author="D'souza, Nigel" w:date="2021-11-10T15:26:00Z"/>
          <w:strike/>
          <w:szCs w:val="20"/>
          <w:rPrChange w:id="1524" w:author="D'souza, Nigel [2]" w:date="2020-01-03T14:02:00Z">
            <w:rPr>
              <w:del w:id="1525" w:author="D'souza, Nigel" w:date="2021-11-10T15:26:00Z"/>
              <w:szCs w:val="20"/>
            </w:rPr>
          </w:rPrChange>
        </w:rPr>
      </w:pPr>
    </w:p>
    <w:p w14:paraId="25A64D74" w14:textId="20EA2272" w:rsidR="00766C89" w:rsidRPr="009D39CB" w:rsidDel="00AC3B3B" w:rsidRDefault="00766C89" w:rsidP="000B216F">
      <w:pPr>
        <w:pStyle w:val="ListParagraph"/>
        <w:numPr>
          <w:ilvl w:val="0"/>
          <w:numId w:val="8"/>
        </w:numPr>
        <w:rPr>
          <w:del w:id="1526" w:author="D'souza, Nigel" w:date="2021-11-10T15:26:00Z"/>
          <w:rFonts w:ascii="Arial" w:hAnsi="Arial" w:cs="Arial"/>
          <w:strike/>
          <w:sz w:val="20"/>
          <w:rPrChange w:id="1527" w:author="D'souza, Nigel [2]" w:date="2020-01-03T14:02:00Z">
            <w:rPr>
              <w:del w:id="1528" w:author="D'souza, Nigel" w:date="2021-11-10T15:26:00Z"/>
              <w:rFonts w:ascii="Arial" w:hAnsi="Arial" w:cs="Arial"/>
              <w:sz w:val="20"/>
            </w:rPr>
          </w:rPrChange>
        </w:rPr>
      </w:pPr>
      <w:commentRangeStart w:id="1529"/>
      <w:commentRangeStart w:id="1530"/>
      <w:commentRangeStart w:id="1531"/>
      <w:del w:id="1532" w:author="D'souza, Nigel" w:date="2021-11-10T15:26:00Z">
        <w:r w:rsidRPr="009D39CB" w:rsidDel="00AC3B3B">
          <w:rPr>
            <w:rFonts w:cs="Arial"/>
            <w:strike/>
            <w:rPrChange w:id="1533" w:author="D'souza, Nigel [2]" w:date="2020-01-03T14:02:00Z">
              <w:rPr>
                <w:rFonts w:cs="Arial"/>
              </w:rPr>
            </w:rPrChange>
          </w:rPr>
          <w:delText>EDI</w:delText>
        </w:r>
        <w:commentRangeEnd w:id="1529"/>
        <w:r w:rsidR="000E6564" w:rsidRPr="009D39CB" w:rsidDel="00AC3B3B">
          <w:rPr>
            <w:rStyle w:val="CommentReference"/>
            <w:strike/>
            <w:lang w:val="en-GB"/>
            <w:rPrChange w:id="1534" w:author="D'souza, Nigel [2]" w:date="2020-01-03T14:02:00Z">
              <w:rPr>
                <w:rStyle w:val="CommentReference"/>
                <w:lang w:val="en-GB"/>
              </w:rPr>
            </w:rPrChange>
          </w:rPr>
          <w:commentReference w:id="1529"/>
        </w:r>
        <w:commentRangeEnd w:id="1530"/>
        <w:r w:rsidR="00BC3C3D" w:rsidRPr="009D39CB" w:rsidDel="00AC3B3B">
          <w:rPr>
            <w:rStyle w:val="CommentReference"/>
            <w:strike/>
            <w:lang w:val="en-GB"/>
            <w:rPrChange w:id="1535" w:author="D'souza, Nigel [2]" w:date="2020-01-03T14:02:00Z">
              <w:rPr>
                <w:rStyle w:val="CommentReference"/>
                <w:lang w:val="en-GB"/>
              </w:rPr>
            </w:rPrChange>
          </w:rPr>
          <w:commentReference w:id="1530"/>
        </w:r>
        <w:commentRangeEnd w:id="1531"/>
        <w:r w:rsidR="009D39CB" w:rsidDel="00AC3B3B">
          <w:rPr>
            <w:rStyle w:val="CommentReference"/>
            <w:rFonts w:ascii="Arial" w:hAnsi="Arial"/>
            <w:lang w:val="en-GB"/>
          </w:rPr>
          <w:commentReference w:id="1531"/>
        </w:r>
      </w:del>
    </w:p>
    <w:p w14:paraId="77F61967" w14:textId="75230E05" w:rsidR="00766C89" w:rsidRPr="009D39CB" w:rsidDel="00AC3B3B" w:rsidRDefault="00766C89" w:rsidP="000B216F">
      <w:pPr>
        <w:pStyle w:val="ListParagraph"/>
        <w:numPr>
          <w:ilvl w:val="0"/>
          <w:numId w:val="8"/>
        </w:numPr>
        <w:rPr>
          <w:del w:id="1536" w:author="D'souza, Nigel" w:date="2021-11-10T15:26:00Z"/>
          <w:rFonts w:ascii="Arial" w:hAnsi="Arial" w:cs="Arial"/>
          <w:strike/>
          <w:sz w:val="20"/>
          <w:rPrChange w:id="1537" w:author="D'souza, Nigel [2]" w:date="2020-01-03T14:02:00Z">
            <w:rPr>
              <w:del w:id="1538" w:author="D'souza, Nigel" w:date="2021-11-10T15:26:00Z"/>
              <w:rFonts w:ascii="Arial" w:hAnsi="Arial" w:cs="Arial"/>
              <w:sz w:val="20"/>
            </w:rPr>
          </w:rPrChange>
        </w:rPr>
      </w:pPr>
      <w:del w:id="1539" w:author="D'souza, Nigel" w:date="2021-11-10T15:26:00Z">
        <w:r w:rsidRPr="009D39CB" w:rsidDel="00AC3B3B">
          <w:rPr>
            <w:rFonts w:cs="Arial"/>
            <w:strike/>
            <w:rPrChange w:id="1540" w:author="D'souza, Nigel [2]" w:date="2020-01-03T14:02:00Z">
              <w:rPr>
                <w:rFonts w:cs="Arial"/>
              </w:rPr>
            </w:rPrChange>
          </w:rPr>
          <w:delText>NOC/Returns</w:delText>
        </w:r>
      </w:del>
    </w:p>
    <w:p w14:paraId="37398273" w14:textId="41C219AB" w:rsidR="00766C89" w:rsidRPr="009D39CB" w:rsidDel="00AC3B3B" w:rsidRDefault="00766C89" w:rsidP="000B216F">
      <w:pPr>
        <w:pStyle w:val="ListParagraph"/>
        <w:numPr>
          <w:ilvl w:val="0"/>
          <w:numId w:val="8"/>
        </w:numPr>
        <w:rPr>
          <w:del w:id="1541" w:author="D'souza, Nigel" w:date="2021-11-10T15:26:00Z"/>
          <w:rFonts w:ascii="Arial" w:hAnsi="Arial" w:cs="Arial"/>
          <w:strike/>
          <w:sz w:val="20"/>
          <w:rPrChange w:id="1542" w:author="D'souza, Nigel [2]" w:date="2020-01-03T14:02:00Z">
            <w:rPr>
              <w:del w:id="1543" w:author="D'souza, Nigel" w:date="2021-11-10T15:26:00Z"/>
              <w:rFonts w:ascii="Arial" w:hAnsi="Arial" w:cs="Arial"/>
              <w:sz w:val="20"/>
            </w:rPr>
          </w:rPrChange>
        </w:rPr>
      </w:pPr>
      <w:del w:id="1544" w:author="D'souza, Nigel" w:date="2021-11-10T15:26:00Z">
        <w:r w:rsidRPr="009D39CB" w:rsidDel="00AC3B3B">
          <w:rPr>
            <w:rFonts w:cs="Arial"/>
            <w:strike/>
            <w:rPrChange w:id="1545" w:author="D'souza, Nigel [2]" w:date="2020-01-03T14:02:00Z">
              <w:rPr>
                <w:rFonts w:cs="Arial"/>
              </w:rPr>
            </w:rPrChange>
          </w:rPr>
          <w:delText>Loans</w:delText>
        </w:r>
      </w:del>
    </w:p>
    <w:p w14:paraId="344E3D56" w14:textId="0A134144" w:rsidR="00766C89" w:rsidRPr="009D39CB" w:rsidDel="00AC3B3B" w:rsidRDefault="00766C89" w:rsidP="000B216F">
      <w:pPr>
        <w:pStyle w:val="ListParagraph"/>
        <w:numPr>
          <w:ilvl w:val="0"/>
          <w:numId w:val="8"/>
        </w:numPr>
        <w:rPr>
          <w:del w:id="1546" w:author="D'souza, Nigel" w:date="2021-11-10T15:26:00Z"/>
          <w:rFonts w:ascii="Arial" w:hAnsi="Arial" w:cs="Arial"/>
          <w:strike/>
          <w:sz w:val="20"/>
          <w:rPrChange w:id="1547" w:author="D'souza, Nigel [2]" w:date="2020-01-03T14:02:00Z">
            <w:rPr>
              <w:del w:id="1548" w:author="D'souza, Nigel" w:date="2021-11-10T15:26:00Z"/>
              <w:rFonts w:ascii="Arial" w:hAnsi="Arial" w:cs="Arial"/>
              <w:sz w:val="20"/>
            </w:rPr>
          </w:rPrChange>
        </w:rPr>
      </w:pPr>
      <w:del w:id="1549" w:author="D'souza, Nigel" w:date="2021-11-10T15:26:00Z">
        <w:r w:rsidRPr="009D39CB" w:rsidDel="00AC3B3B">
          <w:rPr>
            <w:rFonts w:cs="Arial"/>
            <w:strike/>
            <w:rPrChange w:id="1550" w:author="D'souza, Nigel [2]" w:date="2020-01-03T14:02:00Z">
              <w:rPr>
                <w:rFonts w:cs="Arial"/>
              </w:rPr>
            </w:rPrChange>
          </w:rPr>
          <w:delText>Account Reconciliation</w:delText>
        </w:r>
      </w:del>
    </w:p>
    <w:p w14:paraId="3893D1A0" w14:textId="776E9258" w:rsidR="00D05E87" w:rsidRPr="009D39CB" w:rsidDel="00AC3B3B" w:rsidRDefault="00D05E87" w:rsidP="000B216F">
      <w:pPr>
        <w:pStyle w:val="ListParagraph"/>
        <w:numPr>
          <w:ilvl w:val="0"/>
          <w:numId w:val="8"/>
        </w:numPr>
        <w:rPr>
          <w:del w:id="1551" w:author="D'souza, Nigel" w:date="2021-11-10T15:26:00Z"/>
          <w:rFonts w:ascii="Arial" w:hAnsi="Arial" w:cs="Arial"/>
          <w:strike/>
          <w:sz w:val="20"/>
          <w:rPrChange w:id="1552" w:author="D'souza, Nigel [2]" w:date="2020-01-03T14:02:00Z">
            <w:rPr>
              <w:del w:id="1553" w:author="D'souza, Nigel" w:date="2021-11-10T15:26:00Z"/>
              <w:rFonts w:ascii="Arial" w:hAnsi="Arial" w:cs="Arial"/>
              <w:sz w:val="20"/>
            </w:rPr>
          </w:rPrChange>
        </w:rPr>
      </w:pPr>
      <w:del w:id="1554" w:author="D'souza, Nigel" w:date="2021-11-10T15:26:00Z">
        <w:r w:rsidRPr="009D39CB" w:rsidDel="00AC3B3B">
          <w:rPr>
            <w:rFonts w:cs="Arial"/>
            <w:strike/>
            <w:rPrChange w:id="1555" w:author="D'souza, Nigel [2]" w:date="2020-01-03T14:02:00Z">
              <w:rPr>
                <w:rFonts w:cs="Arial"/>
              </w:rPr>
            </w:rPrChange>
          </w:rPr>
          <w:delText>Potentially Lockbox Reporting</w:delText>
        </w:r>
      </w:del>
    </w:p>
    <w:p w14:paraId="19DDC89C" w14:textId="2D0F3332" w:rsidR="00F23EB0" w:rsidRPr="009D39CB" w:rsidDel="00AC3B3B" w:rsidRDefault="00F23EB0" w:rsidP="000B216F">
      <w:pPr>
        <w:pStyle w:val="ListParagraph"/>
        <w:numPr>
          <w:ilvl w:val="0"/>
          <w:numId w:val="8"/>
        </w:numPr>
        <w:rPr>
          <w:del w:id="1556" w:author="D'souza, Nigel" w:date="2021-11-10T15:26:00Z"/>
          <w:rFonts w:ascii="Arial" w:hAnsi="Arial" w:cs="Arial"/>
          <w:strike/>
          <w:sz w:val="20"/>
          <w:rPrChange w:id="1557" w:author="D'souza, Nigel [2]" w:date="2020-01-03T14:02:00Z">
            <w:rPr>
              <w:del w:id="1558" w:author="D'souza, Nigel" w:date="2021-11-10T15:26:00Z"/>
              <w:rFonts w:ascii="Arial" w:hAnsi="Arial" w:cs="Arial"/>
              <w:sz w:val="20"/>
            </w:rPr>
          </w:rPrChange>
        </w:rPr>
      </w:pPr>
      <w:del w:id="1559" w:author="D'souza, Nigel" w:date="2021-11-10T15:26:00Z">
        <w:r w:rsidRPr="009D39CB" w:rsidDel="00AC3B3B">
          <w:rPr>
            <w:rFonts w:cs="Arial"/>
            <w:strike/>
            <w:rPrChange w:id="1560" w:author="D'souza, Nigel [2]" w:date="2020-01-03T14:02:00Z">
              <w:rPr>
                <w:rFonts w:cs="Arial"/>
              </w:rPr>
            </w:rPrChange>
          </w:rPr>
          <w:delText>Loan 1098 Tax Reporting</w:delText>
        </w:r>
      </w:del>
    </w:p>
    <w:p w14:paraId="6C65C835" w14:textId="3B2BE213" w:rsidR="00766C89" w:rsidDel="00AC3B3B" w:rsidRDefault="00766C89">
      <w:pPr>
        <w:rPr>
          <w:ins w:id="1561" w:author="D'souza, Nigel [2]" w:date="2020-01-03T14:02:00Z"/>
          <w:del w:id="1562" w:author="D'souza, Nigel" w:date="2021-11-10T15:26:00Z"/>
          <w:szCs w:val="20"/>
        </w:rPr>
      </w:pPr>
    </w:p>
    <w:p w14:paraId="57453304" w14:textId="47A5D6A8" w:rsidR="009D39CB" w:rsidRDefault="009D39CB" w:rsidP="009D39CB">
      <w:pPr>
        <w:pStyle w:val="CommentText"/>
        <w:rPr>
          <w:ins w:id="1563" w:author="D'souza, Nigel [2]" w:date="2020-01-03T14:02:00Z"/>
        </w:rPr>
      </w:pPr>
      <w:ins w:id="1564" w:author="D'souza, Nigel [2]" w:date="2020-01-03T14:02:00Z">
        <w:r>
          <w:rPr>
            <w:rStyle w:val="CommentReference"/>
          </w:rPr>
          <w:annotationRef/>
        </w:r>
        <w:del w:id="1565" w:author="D'souza, Nigel" w:date="2021-11-10T15:26:00Z">
          <w:r w:rsidDel="00AC3B3B">
            <w:delText xml:space="preserve">Bank has the below legacy </w:delText>
          </w:r>
          <w:commentRangeStart w:id="1566"/>
          <w:r w:rsidDel="00AC3B3B">
            <w:delText>reports</w:delText>
          </w:r>
        </w:del>
      </w:ins>
      <w:commentRangeEnd w:id="1566"/>
      <w:del w:id="1567" w:author="D'souza, Nigel" w:date="2021-11-10T15:26:00Z">
        <w:r w:rsidR="008C6DA9" w:rsidDel="00AC3B3B">
          <w:rPr>
            <w:rStyle w:val="CommentReference"/>
          </w:rPr>
          <w:commentReference w:id="1566"/>
        </w:r>
      </w:del>
      <w:ins w:id="1568" w:author="D'souza, Nigel [2]" w:date="2020-01-03T14:02:00Z">
        <w:del w:id="1569" w:author="D'souza, Nigel" w:date="2021-11-10T15:26:00Z">
          <w:r w:rsidDel="00AC3B3B">
            <w:delText>.</w:delText>
          </w:r>
        </w:del>
      </w:ins>
    </w:p>
    <w:p w14:paraId="14C30D54" w14:textId="26217D60" w:rsidR="009D39CB" w:rsidDel="00947569" w:rsidRDefault="009D39CB" w:rsidP="00947569">
      <w:pPr>
        <w:pStyle w:val="CommentText"/>
        <w:numPr>
          <w:ilvl w:val="0"/>
          <w:numId w:val="19"/>
        </w:numPr>
        <w:rPr>
          <w:ins w:id="1570" w:author="D'souza, Nigel [2]" w:date="2020-01-03T14:02:00Z"/>
          <w:del w:id="1571" w:author="D'souza, Nigel" w:date="2021-11-10T15:24:00Z"/>
        </w:rPr>
      </w:pPr>
      <w:ins w:id="1572" w:author="D'souza, Nigel [2]" w:date="2020-01-03T14:02:00Z">
        <w:r>
          <w:t xml:space="preserve"> </w:t>
        </w:r>
        <w:del w:id="1573" w:author="D'souza, Nigel" w:date="2021-11-10T15:24:00Z">
          <w:r w:rsidDel="00947569">
            <w:delText>Automatic report of Payment Transactions report (AROD)</w:delText>
          </w:r>
        </w:del>
      </w:ins>
    </w:p>
    <w:p w14:paraId="19E30012" w14:textId="69756713" w:rsidR="009D39CB" w:rsidDel="00947569" w:rsidRDefault="009D39CB" w:rsidP="00947569">
      <w:pPr>
        <w:pStyle w:val="CommentText"/>
        <w:numPr>
          <w:ilvl w:val="0"/>
          <w:numId w:val="19"/>
        </w:numPr>
        <w:rPr>
          <w:ins w:id="1574" w:author="D'souza, Nigel [2]" w:date="2020-01-03T14:02:00Z"/>
          <w:del w:id="1575" w:author="D'souza, Nigel" w:date="2021-11-10T15:24:00Z"/>
        </w:rPr>
      </w:pPr>
      <w:ins w:id="1576" w:author="D'souza, Nigel [2]" w:date="2020-01-03T14:02:00Z">
        <w:del w:id="1577" w:author="D'souza, Nigel" w:date="2021-11-10T15:24:00Z">
          <w:r w:rsidDel="00947569">
            <w:delText xml:space="preserve"> Money Market Account Report</w:delText>
          </w:r>
        </w:del>
      </w:ins>
    </w:p>
    <w:p w14:paraId="348680FD" w14:textId="1C785A89" w:rsidR="009D39CB" w:rsidDel="00947569" w:rsidRDefault="009D39CB" w:rsidP="00947569">
      <w:pPr>
        <w:pStyle w:val="CommentText"/>
        <w:numPr>
          <w:ilvl w:val="0"/>
          <w:numId w:val="19"/>
        </w:numPr>
        <w:rPr>
          <w:ins w:id="1578" w:author="D'souza, Nigel [2]" w:date="2020-01-03T14:02:00Z"/>
          <w:del w:id="1579" w:author="D'souza, Nigel" w:date="2021-11-10T15:24:00Z"/>
        </w:rPr>
      </w:pPr>
      <w:ins w:id="1580" w:author="D'souza, Nigel [2]" w:date="2020-01-03T14:02:00Z">
        <w:del w:id="1581" w:author="D'souza, Nigel" w:date="2021-11-10T15:24:00Z">
          <w:r w:rsidDel="00947569">
            <w:delText xml:space="preserve"> Money Market Escrow Report</w:delText>
          </w:r>
        </w:del>
      </w:ins>
    </w:p>
    <w:p w14:paraId="270F4A92" w14:textId="42C6B9EF" w:rsidR="009D39CB" w:rsidDel="00947569" w:rsidRDefault="009D39CB" w:rsidP="00947569">
      <w:pPr>
        <w:pStyle w:val="CommentText"/>
        <w:numPr>
          <w:ilvl w:val="0"/>
          <w:numId w:val="19"/>
        </w:numPr>
        <w:rPr>
          <w:ins w:id="1582" w:author="D'souza, Nigel [2]" w:date="2020-01-03T14:02:00Z"/>
          <w:del w:id="1583" w:author="D'souza, Nigel" w:date="2021-11-10T15:24:00Z"/>
        </w:rPr>
      </w:pPr>
      <w:ins w:id="1584" w:author="D'souza, Nigel [2]" w:date="2020-01-03T14:02:00Z">
        <w:del w:id="1585" w:author="D'souza, Nigel" w:date="2021-11-10T15:24:00Z">
          <w:r w:rsidDel="00947569">
            <w:delText xml:space="preserve"> EDI Special Report</w:delText>
          </w:r>
        </w:del>
      </w:ins>
    </w:p>
    <w:p w14:paraId="10AC82A8" w14:textId="61028A8C" w:rsidR="009D39CB" w:rsidDel="00947569" w:rsidRDefault="009D39CB" w:rsidP="00947569">
      <w:pPr>
        <w:pStyle w:val="CommentText"/>
        <w:numPr>
          <w:ilvl w:val="0"/>
          <w:numId w:val="19"/>
        </w:numPr>
        <w:rPr>
          <w:ins w:id="1586" w:author="D'souza, Nigel [2]" w:date="2020-01-03T14:02:00Z"/>
          <w:del w:id="1587" w:author="D'souza, Nigel" w:date="2021-11-10T15:24:00Z"/>
        </w:rPr>
      </w:pPr>
      <w:ins w:id="1588" w:author="D'souza, Nigel [2]" w:date="2020-01-03T14:02:00Z">
        <w:del w:id="1589" w:author="D'souza, Nigel" w:date="2021-11-10T15:24:00Z">
          <w:r w:rsidDel="00947569">
            <w:delText xml:space="preserve"> Lockbox Report</w:delText>
          </w:r>
        </w:del>
      </w:ins>
    </w:p>
    <w:p w14:paraId="451D22AD" w14:textId="0130D002" w:rsidR="009D39CB" w:rsidDel="00947569" w:rsidRDefault="009D39CB" w:rsidP="00947569">
      <w:pPr>
        <w:pStyle w:val="CommentText"/>
        <w:numPr>
          <w:ilvl w:val="0"/>
          <w:numId w:val="19"/>
        </w:numPr>
        <w:rPr>
          <w:ins w:id="1590" w:author="D'souza, Nigel [2]" w:date="2020-01-03T14:02:00Z"/>
          <w:del w:id="1591" w:author="D'souza, Nigel" w:date="2021-11-10T15:24:00Z"/>
        </w:rPr>
      </w:pPr>
      <w:ins w:id="1592" w:author="D'souza, Nigel [2]" w:date="2020-01-03T14:02:00Z">
        <w:del w:id="1593" w:author="D'souza, Nigel" w:date="2021-11-10T15:24:00Z">
          <w:r w:rsidDel="00947569">
            <w:delText xml:space="preserve"> ERNS Large Dollar Report</w:delText>
          </w:r>
        </w:del>
      </w:ins>
    </w:p>
    <w:p w14:paraId="09C810CE" w14:textId="04FEB496" w:rsidR="009D39CB" w:rsidDel="00947569" w:rsidRDefault="009D39CB" w:rsidP="00947569">
      <w:pPr>
        <w:pStyle w:val="CommentText"/>
        <w:numPr>
          <w:ilvl w:val="0"/>
          <w:numId w:val="19"/>
        </w:numPr>
        <w:rPr>
          <w:ins w:id="1594" w:author="D'souza, Nigel [2]" w:date="2020-01-03T14:02:00Z"/>
          <w:del w:id="1595" w:author="D'souza, Nigel" w:date="2021-11-10T15:24:00Z"/>
        </w:rPr>
      </w:pPr>
      <w:ins w:id="1596" w:author="D'souza, Nigel [2]" w:date="2020-01-03T14:02:00Z">
        <w:del w:id="1597" w:author="D'souza, Nigel" w:date="2021-11-10T15:24:00Z">
          <w:r w:rsidDel="00947569">
            <w:delText xml:space="preserve"> Sweeps Report</w:delText>
          </w:r>
        </w:del>
      </w:ins>
    </w:p>
    <w:p w14:paraId="5B396D06" w14:textId="72390C41" w:rsidR="009D39CB" w:rsidDel="00947569" w:rsidRDefault="009D39CB" w:rsidP="00947569">
      <w:pPr>
        <w:pStyle w:val="CommentText"/>
        <w:numPr>
          <w:ilvl w:val="0"/>
          <w:numId w:val="19"/>
        </w:numPr>
        <w:rPr>
          <w:ins w:id="1598" w:author="D'souza, Nigel [2]" w:date="2020-01-03T14:02:00Z"/>
          <w:del w:id="1599" w:author="D'souza, Nigel" w:date="2021-11-10T15:24:00Z"/>
        </w:rPr>
      </w:pPr>
      <w:ins w:id="1600" w:author="D'souza, Nigel [2]" w:date="2020-01-03T14:02:00Z">
        <w:del w:id="1601" w:author="D'souza, Nigel" w:date="2021-11-10T15:24:00Z">
          <w:r w:rsidDel="00947569">
            <w:delText xml:space="preserve"> ACH/NOC Report</w:delText>
          </w:r>
        </w:del>
      </w:ins>
    </w:p>
    <w:p w14:paraId="4518763E" w14:textId="127F601F" w:rsidR="009D39CB" w:rsidDel="00947569" w:rsidRDefault="009D39CB" w:rsidP="00947569">
      <w:pPr>
        <w:pStyle w:val="CommentText"/>
        <w:numPr>
          <w:ilvl w:val="0"/>
          <w:numId w:val="19"/>
        </w:numPr>
        <w:rPr>
          <w:ins w:id="1602" w:author="D'souza, Nigel [2]" w:date="2020-01-03T14:02:00Z"/>
          <w:del w:id="1603" w:author="D'souza, Nigel" w:date="2021-11-10T15:24:00Z"/>
        </w:rPr>
      </w:pPr>
      <w:ins w:id="1604" w:author="D'souza, Nigel [2]" w:date="2020-01-03T14:02:00Z">
        <w:del w:id="1605" w:author="D'souza, Nigel" w:date="2021-11-10T15:24:00Z">
          <w:r w:rsidDel="00947569">
            <w:delText xml:space="preserve"> ACH collection detail entry report</w:delText>
          </w:r>
        </w:del>
      </w:ins>
    </w:p>
    <w:p w14:paraId="567CF40D" w14:textId="774D25B2" w:rsidR="009D39CB" w:rsidDel="00947569" w:rsidRDefault="009D39CB" w:rsidP="00947569">
      <w:pPr>
        <w:pStyle w:val="CommentText"/>
        <w:numPr>
          <w:ilvl w:val="0"/>
          <w:numId w:val="19"/>
        </w:numPr>
        <w:rPr>
          <w:ins w:id="1606" w:author="D'souza, Nigel [2]" w:date="2020-01-03T14:02:00Z"/>
          <w:del w:id="1607" w:author="D'souza, Nigel" w:date="2021-11-10T15:24:00Z"/>
        </w:rPr>
      </w:pPr>
      <w:ins w:id="1608" w:author="D'souza, Nigel [2]" w:date="2020-01-03T14:02:00Z">
        <w:del w:id="1609" w:author="D'souza, Nigel" w:date="2021-11-10T15:24:00Z">
          <w:r w:rsidDel="00947569">
            <w:delText xml:space="preserve"> Cash Pooling Summary</w:delText>
          </w:r>
        </w:del>
      </w:ins>
    </w:p>
    <w:p w14:paraId="12AB7429" w14:textId="176A1ABE" w:rsidR="009D39CB" w:rsidDel="00947569" w:rsidRDefault="009D39CB" w:rsidP="00947569">
      <w:pPr>
        <w:pStyle w:val="CommentText"/>
        <w:numPr>
          <w:ilvl w:val="0"/>
          <w:numId w:val="19"/>
        </w:numPr>
        <w:rPr>
          <w:ins w:id="1610" w:author="D'souza, Nigel [2]" w:date="2020-01-03T14:02:00Z"/>
          <w:del w:id="1611" w:author="D'souza, Nigel" w:date="2021-11-10T15:24:00Z"/>
        </w:rPr>
      </w:pPr>
      <w:ins w:id="1612" w:author="D'souza, Nigel [2]" w:date="2020-01-03T14:02:00Z">
        <w:del w:id="1613" w:author="D'souza, Nigel" w:date="2021-11-10T15:24:00Z">
          <w:r w:rsidDel="00947569">
            <w:delText xml:space="preserve"> Cash Pooling Detail</w:delText>
          </w:r>
        </w:del>
      </w:ins>
    </w:p>
    <w:p w14:paraId="56940FC7" w14:textId="77777777" w:rsidR="009D39CB" w:rsidRDefault="009D39CB" w:rsidP="009D39CB">
      <w:pPr>
        <w:pStyle w:val="CommentText"/>
        <w:rPr>
          <w:ins w:id="1614" w:author="D'souza, Nigel [2]" w:date="2020-01-03T14:02:00Z"/>
        </w:rPr>
      </w:pPr>
    </w:p>
    <w:p w14:paraId="77C4E2FE" w14:textId="00ECEF1A" w:rsidR="009D39CB" w:rsidRDefault="00947569">
      <w:pPr>
        <w:rPr>
          <w:ins w:id="1615" w:author="D'souza, Nigel" w:date="2021-11-10T15:24:00Z"/>
          <w:szCs w:val="20"/>
        </w:rPr>
      </w:pPr>
      <w:ins w:id="1616" w:author="D'souza, Nigel" w:date="2021-11-10T15:25:00Z">
        <w:r>
          <w:t xml:space="preserve">MUFG has the following legacy </w:t>
        </w:r>
        <w:commentRangeStart w:id="1617"/>
        <w:r>
          <w:t>reports</w:t>
        </w:r>
        <w:commentRangeEnd w:id="1617"/>
        <w:r>
          <w:rPr>
            <w:rStyle w:val="CommentReference"/>
          </w:rPr>
          <w:commentReference w:id="1617"/>
        </w:r>
      </w:ins>
    </w:p>
    <w:p w14:paraId="5BDCB0BB" w14:textId="77777777" w:rsidR="00947569" w:rsidRDefault="00947569">
      <w:pPr>
        <w:pStyle w:val="CommentText"/>
        <w:numPr>
          <w:ilvl w:val="0"/>
          <w:numId w:val="20"/>
        </w:numPr>
        <w:rPr>
          <w:ins w:id="1618" w:author="D'souza, Nigel" w:date="2021-11-10T15:24:00Z"/>
        </w:rPr>
        <w:pPrChange w:id="1619" w:author="D'souza, Nigel" w:date="2021-11-10T15:24:00Z">
          <w:pPr>
            <w:pStyle w:val="CommentText"/>
          </w:pPr>
        </w:pPrChange>
      </w:pPr>
      <w:ins w:id="1620" w:author="D'souza, Nigel" w:date="2021-11-10T15:24:00Z">
        <w:r>
          <w:t>ACH.NOCR    ACH Returns/NOC Report</w:t>
        </w:r>
      </w:ins>
    </w:p>
    <w:p w14:paraId="3C74DF95" w14:textId="77777777" w:rsidR="00947569" w:rsidRDefault="00947569">
      <w:pPr>
        <w:pStyle w:val="CommentText"/>
        <w:numPr>
          <w:ilvl w:val="0"/>
          <w:numId w:val="20"/>
        </w:numPr>
        <w:rPr>
          <w:ins w:id="1621" w:author="D'souza, Nigel" w:date="2021-11-10T15:24:00Z"/>
        </w:rPr>
        <w:pPrChange w:id="1622" w:author="D'souza, Nigel" w:date="2021-11-10T15:24:00Z">
          <w:pPr>
            <w:pStyle w:val="CommentText"/>
          </w:pPr>
        </w:pPrChange>
      </w:pPr>
      <w:ins w:id="1623" w:author="D'souza, Nigel" w:date="2021-11-10T15:24:00Z">
        <w:r>
          <w:t>ACH.CDER    ACH Collection Detail Entry Report</w:t>
        </w:r>
      </w:ins>
    </w:p>
    <w:p w14:paraId="6AB23550" w14:textId="77777777" w:rsidR="00947569" w:rsidRDefault="00947569">
      <w:pPr>
        <w:pStyle w:val="CommentText"/>
        <w:numPr>
          <w:ilvl w:val="0"/>
          <w:numId w:val="20"/>
        </w:numPr>
        <w:rPr>
          <w:ins w:id="1624" w:author="D'souza, Nigel" w:date="2021-11-10T15:24:00Z"/>
        </w:rPr>
        <w:pPrChange w:id="1625" w:author="D'souza, Nigel" w:date="2021-11-10T15:24:00Z">
          <w:pPr>
            <w:pStyle w:val="CommentText"/>
          </w:pPr>
        </w:pPrChange>
      </w:pPr>
      <w:ins w:id="1626" w:author="D'souza, Nigel" w:date="2021-11-10T15:24:00Z">
        <w:r>
          <w:t>LB.DPR    Deposits Processed Report</w:t>
        </w:r>
      </w:ins>
    </w:p>
    <w:p w14:paraId="51B42444" w14:textId="77777777" w:rsidR="00947569" w:rsidRDefault="00947569">
      <w:pPr>
        <w:pStyle w:val="CommentText"/>
        <w:numPr>
          <w:ilvl w:val="0"/>
          <w:numId w:val="20"/>
        </w:numPr>
        <w:rPr>
          <w:ins w:id="1627" w:author="D'souza, Nigel" w:date="2021-11-10T15:24:00Z"/>
        </w:rPr>
        <w:pPrChange w:id="1628" w:author="D'souza, Nigel" w:date="2021-11-10T15:24:00Z">
          <w:pPr>
            <w:pStyle w:val="CommentText"/>
          </w:pPr>
        </w:pPrChange>
      </w:pPr>
      <w:ins w:id="1629" w:author="D'souza, Nigel" w:date="2021-11-10T15:24:00Z">
        <w:r>
          <w:t>LB.DR    Lockbox Detail Report</w:t>
        </w:r>
      </w:ins>
    </w:p>
    <w:p w14:paraId="06E01541" w14:textId="77777777" w:rsidR="00947569" w:rsidRDefault="00947569">
      <w:pPr>
        <w:pStyle w:val="CommentText"/>
        <w:numPr>
          <w:ilvl w:val="0"/>
          <w:numId w:val="20"/>
        </w:numPr>
        <w:rPr>
          <w:ins w:id="1630" w:author="D'souza, Nigel" w:date="2021-11-10T15:24:00Z"/>
        </w:rPr>
        <w:pPrChange w:id="1631" w:author="D'souza, Nigel" w:date="2021-11-10T15:24:00Z">
          <w:pPr>
            <w:pStyle w:val="CommentText"/>
          </w:pPr>
        </w:pPrChange>
      </w:pPr>
      <w:ins w:id="1632" w:author="D'souza, Nigel" w:date="2021-11-10T15:24:00Z">
        <w:r>
          <w:t>LB.EDR    Lockbox Extended Detail Report</w:t>
        </w:r>
      </w:ins>
    </w:p>
    <w:p w14:paraId="5D9C1C34" w14:textId="77777777" w:rsidR="00947569" w:rsidRDefault="00947569">
      <w:pPr>
        <w:pStyle w:val="CommentText"/>
        <w:numPr>
          <w:ilvl w:val="0"/>
          <w:numId w:val="20"/>
        </w:numPr>
        <w:rPr>
          <w:ins w:id="1633" w:author="D'souza, Nigel" w:date="2021-11-10T15:24:00Z"/>
        </w:rPr>
        <w:pPrChange w:id="1634" w:author="D'souza, Nigel" w:date="2021-11-10T15:24:00Z">
          <w:pPr>
            <w:pStyle w:val="CommentText"/>
          </w:pPr>
        </w:pPrChange>
      </w:pPr>
      <w:ins w:id="1635" w:author="D'souza, Nigel" w:date="2021-11-10T15:24:00Z">
        <w:r>
          <w:t>EDI.RDR    Receivables Detail Report</w:t>
        </w:r>
      </w:ins>
    </w:p>
    <w:p w14:paraId="48F2DC91" w14:textId="77777777" w:rsidR="00947569" w:rsidRDefault="00947569">
      <w:pPr>
        <w:pStyle w:val="CommentText"/>
        <w:numPr>
          <w:ilvl w:val="0"/>
          <w:numId w:val="20"/>
        </w:numPr>
        <w:rPr>
          <w:ins w:id="1636" w:author="D'souza, Nigel" w:date="2021-11-10T15:24:00Z"/>
        </w:rPr>
        <w:pPrChange w:id="1637" w:author="D'souza, Nigel" w:date="2021-11-10T15:24:00Z">
          <w:pPr>
            <w:pStyle w:val="CommentText"/>
          </w:pPr>
        </w:pPrChange>
      </w:pPr>
      <w:ins w:id="1638" w:author="D'souza, Nigel" w:date="2021-11-10T15:24:00Z">
        <w:r>
          <w:t>LQ.MMAR    Money Market Account Report</w:t>
        </w:r>
      </w:ins>
    </w:p>
    <w:p w14:paraId="2804932C" w14:textId="77777777" w:rsidR="00947569" w:rsidRDefault="00947569">
      <w:pPr>
        <w:pStyle w:val="CommentText"/>
        <w:numPr>
          <w:ilvl w:val="0"/>
          <w:numId w:val="20"/>
        </w:numPr>
        <w:rPr>
          <w:ins w:id="1639" w:author="D'souza, Nigel" w:date="2021-11-10T15:24:00Z"/>
        </w:rPr>
        <w:pPrChange w:id="1640" w:author="D'souza, Nigel" w:date="2021-11-10T15:24:00Z">
          <w:pPr>
            <w:pStyle w:val="CommentText"/>
          </w:pPr>
        </w:pPrChange>
      </w:pPr>
      <w:ins w:id="1641" w:author="D'souza, Nigel" w:date="2021-11-10T15:24:00Z">
        <w:r>
          <w:t>LQ.MMER    Money Market Escrow Report</w:t>
        </w:r>
      </w:ins>
    </w:p>
    <w:p w14:paraId="528ED96C" w14:textId="77777777" w:rsidR="00947569" w:rsidRDefault="00947569">
      <w:pPr>
        <w:pStyle w:val="CommentText"/>
        <w:numPr>
          <w:ilvl w:val="0"/>
          <w:numId w:val="20"/>
        </w:numPr>
        <w:rPr>
          <w:ins w:id="1642" w:author="D'souza, Nigel" w:date="2021-11-10T15:24:00Z"/>
        </w:rPr>
        <w:pPrChange w:id="1643" w:author="D'souza, Nigel" w:date="2021-11-10T15:24:00Z">
          <w:pPr>
            <w:pStyle w:val="CommentText"/>
          </w:pPr>
        </w:pPrChange>
      </w:pPr>
      <w:ins w:id="1644" w:author="D'souza, Nigel" w:date="2021-11-10T15:24:00Z">
        <w:r>
          <w:t>LQC.SS    Sweep Statements</w:t>
        </w:r>
      </w:ins>
    </w:p>
    <w:p w14:paraId="4D37E74A" w14:textId="77777777" w:rsidR="00947569" w:rsidRDefault="00947569">
      <w:pPr>
        <w:pStyle w:val="CommentText"/>
        <w:numPr>
          <w:ilvl w:val="0"/>
          <w:numId w:val="20"/>
        </w:numPr>
        <w:rPr>
          <w:ins w:id="1645" w:author="D'souza, Nigel" w:date="2021-11-10T15:24:00Z"/>
        </w:rPr>
        <w:pPrChange w:id="1646" w:author="D'souza, Nigel" w:date="2021-11-10T15:24:00Z">
          <w:pPr>
            <w:pStyle w:val="CommentText"/>
          </w:pPr>
        </w:pPrChange>
      </w:pPr>
      <w:ins w:id="1647" w:author="D'souza, Nigel" w:date="2021-11-10T15:24:00Z">
        <w:r>
          <w:t>RI.LDEW    Return Item &amp; Large Dollar Early Warning</w:t>
        </w:r>
      </w:ins>
    </w:p>
    <w:p w14:paraId="74B0E0AA" w14:textId="77777777" w:rsidR="00947569" w:rsidRDefault="00947569">
      <w:pPr>
        <w:pStyle w:val="CommentText"/>
        <w:numPr>
          <w:ilvl w:val="0"/>
          <w:numId w:val="20"/>
        </w:numPr>
        <w:rPr>
          <w:ins w:id="1648" w:author="D'souza, Nigel" w:date="2021-11-10T15:24:00Z"/>
        </w:rPr>
        <w:pPrChange w:id="1649" w:author="D'souza, Nigel" w:date="2021-11-10T15:24:00Z">
          <w:pPr>
            <w:pStyle w:val="CommentText"/>
          </w:pPr>
        </w:pPrChange>
      </w:pPr>
      <w:ins w:id="1650" w:author="D'souza, Nigel" w:date="2021-11-10T15:24:00Z">
        <w:r>
          <w:t>LQ.CPSR    Cash Pooling Summary</w:t>
        </w:r>
      </w:ins>
    </w:p>
    <w:p w14:paraId="40A7D158" w14:textId="77777777" w:rsidR="00947569" w:rsidRDefault="00947569">
      <w:pPr>
        <w:pStyle w:val="CommentText"/>
        <w:numPr>
          <w:ilvl w:val="0"/>
          <w:numId w:val="20"/>
        </w:numPr>
        <w:rPr>
          <w:ins w:id="1651" w:author="D'souza, Nigel" w:date="2021-11-10T15:24:00Z"/>
        </w:rPr>
        <w:pPrChange w:id="1652" w:author="D'souza, Nigel" w:date="2021-11-10T15:24:00Z">
          <w:pPr>
            <w:pStyle w:val="CommentText"/>
          </w:pPr>
        </w:pPrChange>
      </w:pPr>
      <w:ins w:id="1653" w:author="D'souza, Nigel" w:date="2021-11-10T15:24:00Z">
        <w:r>
          <w:t>LQ.CPDR    Cash Pooling Detailed</w:t>
        </w:r>
      </w:ins>
    </w:p>
    <w:p w14:paraId="0116F2EA" w14:textId="77777777" w:rsidR="00947569" w:rsidRDefault="00947569">
      <w:pPr>
        <w:pStyle w:val="CommentText"/>
        <w:numPr>
          <w:ilvl w:val="0"/>
          <w:numId w:val="20"/>
        </w:numPr>
        <w:rPr>
          <w:ins w:id="1654" w:author="D'souza, Nigel" w:date="2021-11-10T15:24:00Z"/>
        </w:rPr>
        <w:pPrChange w:id="1655" w:author="D'souza, Nigel" w:date="2021-11-10T15:24:00Z">
          <w:pPr>
            <w:pStyle w:val="CommentText"/>
          </w:pPr>
        </w:pPrChange>
      </w:pPr>
      <w:ins w:id="1656" w:author="D'souza, Nigel" w:date="2021-11-10T15:24:00Z">
        <w:r>
          <w:t>ACH.OR    ACH Origination Report</w:t>
        </w:r>
      </w:ins>
    </w:p>
    <w:p w14:paraId="323CA6ED" w14:textId="77777777" w:rsidR="00947569" w:rsidRDefault="00947569">
      <w:pPr>
        <w:rPr>
          <w:szCs w:val="20"/>
        </w:rPr>
      </w:pPr>
    </w:p>
    <w:p w14:paraId="17BE9AA8" w14:textId="77777777" w:rsidR="00AF0471" w:rsidRDefault="00515BD6">
      <w:pPr>
        <w:rPr>
          <w:szCs w:val="20"/>
        </w:rPr>
      </w:pPr>
      <w:r>
        <w:rPr>
          <w:noProof/>
          <w:szCs w:val="20"/>
          <w:lang w:val="en-US"/>
        </w:rPr>
        <w:lastRenderedPageBreak/>
        <w:drawing>
          <wp:inline distT="0" distB="0" distL="0" distR="0" wp14:anchorId="76835BF9" wp14:editId="286C4C1B">
            <wp:extent cx="6116320" cy="25533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6320" cy="2553335"/>
                    </a:xfrm>
                    <a:prstGeom prst="rect">
                      <a:avLst/>
                    </a:prstGeom>
                    <a:noFill/>
                    <a:ln>
                      <a:noFill/>
                    </a:ln>
                  </pic:spPr>
                </pic:pic>
              </a:graphicData>
            </a:graphic>
          </wp:inline>
        </w:drawing>
      </w:r>
    </w:p>
    <w:p w14:paraId="063FED2F" w14:textId="77777777" w:rsidR="00C96977" w:rsidRDefault="00C96977">
      <w:pPr>
        <w:rPr>
          <w:szCs w:val="20"/>
        </w:rPr>
      </w:pPr>
    </w:p>
    <w:p w14:paraId="5D7AE8DB" w14:textId="77777777" w:rsidR="00C96977" w:rsidRDefault="00C96977">
      <w:pPr>
        <w:rPr>
          <w:szCs w:val="20"/>
        </w:rPr>
      </w:pPr>
    </w:p>
    <w:p w14:paraId="4F441005" w14:textId="77777777" w:rsidR="00C96977" w:rsidRDefault="00C96977">
      <w:pPr>
        <w:rPr>
          <w:rFonts w:ascii="Arial Narrow" w:hAnsi="Arial Narrow" w:cs="Arial"/>
          <w:b/>
          <w:bCs/>
          <w:color w:val="336999"/>
          <w:sz w:val="28"/>
          <w:szCs w:val="20"/>
        </w:rPr>
      </w:pPr>
      <w:bookmarkStart w:id="1657" w:name="_Toc437961055"/>
      <w:bookmarkStart w:id="1658" w:name="_Toc437961161"/>
      <w:bookmarkStart w:id="1659" w:name="_Toc437961267"/>
      <w:bookmarkStart w:id="1660" w:name="_Toc437962306"/>
      <w:bookmarkStart w:id="1661" w:name="_Toc437962414"/>
      <w:bookmarkStart w:id="1662" w:name="_Toc438038205"/>
      <w:bookmarkStart w:id="1663" w:name="_Toc438038383"/>
      <w:bookmarkStart w:id="1664" w:name="_Toc437961056"/>
      <w:bookmarkStart w:id="1665" w:name="_Toc437961162"/>
      <w:bookmarkStart w:id="1666" w:name="_Toc437961268"/>
      <w:bookmarkStart w:id="1667" w:name="_Toc437962307"/>
      <w:bookmarkStart w:id="1668" w:name="_Toc437962415"/>
      <w:bookmarkStart w:id="1669" w:name="_Toc438038206"/>
      <w:bookmarkStart w:id="1670" w:name="_Toc438038384"/>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r>
        <w:rPr>
          <w:szCs w:val="20"/>
        </w:rPr>
        <w:br w:type="page"/>
      </w:r>
    </w:p>
    <w:p w14:paraId="01277054" w14:textId="77777777" w:rsidR="002A457B" w:rsidRPr="008F53A8" w:rsidRDefault="002A457B" w:rsidP="00583888">
      <w:pPr>
        <w:pStyle w:val="Heading2"/>
        <w:numPr>
          <w:ilvl w:val="2"/>
          <w:numId w:val="2"/>
        </w:numPr>
        <w:rPr>
          <w:color w:val="FF0000"/>
          <w:szCs w:val="20"/>
        </w:rPr>
      </w:pPr>
      <w:bookmarkStart w:id="1671" w:name="_Toc28956255"/>
      <w:r w:rsidRPr="008F53A8">
        <w:rPr>
          <w:color w:val="FF0000"/>
          <w:szCs w:val="20"/>
        </w:rPr>
        <w:lastRenderedPageBreak/>
        <w:t xml:space="preserve">Check Issuance </w:t>
      </w:r>
      <w:commentRangeStart w:id="1672"/>
      <w:r w:rsidRPr="008F53A8">
        <w:rPr>
          <w:color w:val="FF0000"/>
          <w:szCs w:val="20"/>
        </w:rPr>
        <w:t xml:space="preserve">Extract </w:t>
      </w:r>
      <w:commentRangeEnd w:id="1672"/>
      <w:r w:rsidR="008C6DA9">
        <w:rPr>
          <w:rStyle w:val="CommentReference"/>
          <w:rFonts w:ascii="Arial" w:hAnsi="Arial" w:cs="Times New Roman"/>
          <w:b w:val="0"/>
          <w:bCs w:val="0"/>
          <w:color w:val="auto"/>
          <w:lang w:val="en-GB"/>
        </w:rPr>
        <w:commentReference w:id="1672"/>
      </w:r>
      <w:r w:rsidR="00036BAC" w:rsidRPr="008F53A8">
        <w:rPr>
          <w:color w:val="FF0000"/>
          <w:szCs w:val="20"/>
        </w:rPr>
        <w:t>(P3)</w:t>
      </w:r>
      <w:bookmarkEnd w:id="1671"/>
    </w:p>
    <w:p w14:paraId="610CF831" w14:textId="77777777" w:rsidR="0055131E" w:rsidRPr="0055131E" w:rsidRDefault="0055131E" w:rsidP="0055131E">
      <w:pPr>
        <w:pStyle w:val="NormalIndent"/>
      </w:pPr>
    </w:p>
    <w:tbl>
      <w:tblPr>
        <w:tblStyle w:val="TableGrid"/>
        <w:tblW w:w="0" w:type="auto"/>
        <w:tblInd w:w="108" w:type="dxa"/>
        <w:tblLook w:val="04A0" w:firstRow="1" w:lastRow="0" w:firstColumn="1" w:lastColumn="0" w:noHBand="0" w:noVBand="1"/>
      </w:tblPr>
      <w:tblGrid>
        <w:gridCol w:w="2160"/>
        <w:gridCol w:w="1080"/>
        <w:gridCol w:w="1557"/>
        <w:gridCol w:w="1080"/>
        <w:gridCol w:w="1297"/>
        <w:gridCol w:w="1403"/>
        <w:gridCol w:w="997"/>
      </w:tblGrid>
      <w:tr w:rsidR="002A457B" w14:paraId="4A68038A" w14:textId="77777777" w:rsidTr="002A457B">
        <w:tc>
          <w:tcPr>
            <w:tcW w:w="2160" w:type="dxa"/>
            <w:shd w:val="clear" w:color="auto" w:fill="8DB3E2" w:themeFill="text2" w:themeFillTint="66"/>
          </w:tcPr>
          <w:p w14:paraId="499A5A0D" w14:textId="77777777" w:rsidR="002A457B" w:rsidRPr="00962297" w:rsidRDefault="002A457B" w:rsidP="001F6923">
            <w:pPr>
              <w:pStyle w:val="NormalIndent"/>
              <w:ind w:left="0"/>
              <w:rPr>
                <w:b/>
              </w:rPr>
            </w:pPr>
            <w:r w:rsidRPr="00962297">
              <w:rPr>
                <w:b/>
              </w:rPr>
              <w:t>Business Purpose</w:t>
            </w:r>
          </w:p>
        </w:tc>
        <w:tc>
          <w:tcPr>
            <w:tcW w:w="1080" w:type="dxa"/>
            <w:shd w:val="clear" w:color="auto" w:fill="8DB3E2" w:themeFill="text2" w:themeFillTint="66"/>
          </w:tcPr>
          <w:p w14:paraId="417D7964" w14:textId="77777777" w:rsidR="002A457B" w:rsidRPr="00962297" w:rsidRDefault="002A457B" w:rsidP="001F6923">
            <w:pPr>
              <w:pStyle w:val="NormalIndent"/>
              <w:ind w:left="0"/>
              <w:rPr>
                <w:b/>
              </w:rPr>
            </w:pPr>
            <w:r w:rsidRPr="00962297">
              <w:rPr>
                <w:b/>
              </w:rPr>
              <w:t>Interface System</w:t>
            </w:r>
          </w:p>
        </w:tc>
        <w:tc>
          <w:tcPr>
            <w:tcW w:w="1067" w:type="dxa"/>
            <w:shd w:val="clear" w:color="auto" w:fill="8DB3E2" w:themeFill="text2" w:themeFillTint="66"/>
          </w:tcPr>
          <w:p w14:paraId="05A6D4E9" w14:textId="77777777" w:rsidR="002A457B" w:rsidRPr="00962297" w:rsidRDefault="002A457B" w:rsidP="001F6923">
            <w:pPr>
              <w:pStyle w:val="NormalIndent"/>
              <w:ind w:left="0"/>
              <w:rPr>
                <w:b/>
              </w:rPr>
            </w:pPr>
            <w:r w:rsidRPr="00962297">
              <w:rPr>
                <w:b/>
              </w:rPr>
              <w:t>Message Format</w:t>
            </w:r>
          </w:p>
        </w:tc>
        <w:tc>
          <w:tcPr>
            <w:tcW w:w="1080" w:type="dxa"/>
            <w:shd w:val="clear" w:color="auto" w:fill="8DB3E2" w:themeFill="text2" w:themeFillTint="66"/>
          </w:tcPr>
          <w:p w14:paraId="6C42B17A" w14:textId="77777777" w:rsidR="002A457B" w:rsidRPr="00962297" w:rsidRDefault="002A457B" w:rsidP="001F6923">
            <w:pPr>
              <w:pStyle w:val="NormalIndent"/>
              <w:ind w:left="0"/>
              <w:rPr>
                <w:b/>
              </w:rPr>
            </w:pPr>
            <w:r w:rsidRPr="00962297">
              <w:rPr>
                <w:b/>
              </w:rPr>
              <w:t>Transport</w:t>
            </w:r>
          </w:p>
        </w:tc>
        <w:tc>
          <w:tcPr>
            <w:tcW w:w="1297" w:type="dxa"/>
            <w:shd w:val="clear" w:color="auto" w:fill="8DB3E2" w:themeFill="text2" w:themeFillTint="66"/>
          </w:tcPr>
          <w:p w14:paraId="559F966C" w14:textId="77777777" w:rsidR="002A457B" w:rsidRPr="00962297" w:rsidRDefault="002A457B" w:rsidP="001F6923">
            <w:pPr>
              <w:pStyle w:val="NormalIndent"/>
              <w:ind w:left="0"/>
              <w:rPr>
                <w:b/>
              </w:rPr>
            </w:pPr>
            <w:r w:rsidRPr="00962297">
              <w:rPr>
                <w:b/>
              </w:rPr>
              <w:t xml:space="preserve">Intermediary </w:t>
            </w:r>
          </w:p>
        </w:tc>
        <w:tc>
          <w:tcPr>
            <w:tcW w:w="1403" w:type="dxa"/>
            <w:shd w:val="clear" w:color="auto" w:fill="8DB3E2" w:themeFill="text2" w:themeFillTint="66"/>
          </w:tcPr>
          <w:p w14:paraId="665A85DF" w14:textId="77777777" w:rsidR="002A457B" w:rsidRPr="00962297" w:rsidRDefault="002A457B" w:rsidP="001F6923">
            <w:pPr>
              <w:pStyle w:val="NormalIndent"/>
              <w:ind w:left="0"/>
              <w:rPr>
                <w:b/>
              </w:rPr>
            </w:pPr>
            <w:r w:rsidRPr="00962297">
              <w:rPr>
                <w:b/>
              </w:rPr>
              <w:t>IDT Configuration Required</w:t>
            </w:r>
          </w:p>
        </w:tc>
        <w:tc>
          <w:tcPr>
            <w:tcW w:w="997" w:type="dxa"/>
            <w:shd w:val="clear" w:color="auto" w:fill="8DB3E2" w:themeFill="text2" w:themeFillTint="66"/>
          </w:tcPr>
          <w:p w14:paraId="39CEB7A5" w14:textId="77777777" w:rsidR="002A457B" w:rsidRPr="00962297" w:rsidRDefault="002A457B" w:rsidP="001F6923">
            <w:pPr>
              <w:pStyle w:val="NormalIndent"/>
              <w:ind w:left="0"/>
              <w:rPr>
                <w:b/>
              </w:rPr>
            </w:pPr>
            <w:r w:rsidRPr="00962297">
              <w:rPr>
                <w:b/>
              </w:rPr>
              <w:t>HLD Required</w:t>
            </w:r>
          </w:p>
        </w:tc>
      </w:tr>
      <w:tr w:rsidR="002A457B" w14:paraId="1B0E2AAF" w14:textId="77777777" w:rsidTr="002A457B">
        <w:tc>
          <w:tcPr>
            <w:tcW w:w="2160" w:type="dxa"/>
          </w:tcPr>
          <w:p w14:paraId="135CB3BB" w14:textId="77777777" w:rsidR="002A457B" w:rsidRDefault="002A457B" w:rsidP="001F6923">
            <w:pPr>
              <w:pStyle w:val="NormalIndent"/>
              <w:ind w:left="0"/>
            </w:pPr>
            <w:r>
              <w:t>Extract Customer Check issuances to the back-office for positive pay</w:t>
            </w:r>
          </w:p>
        </w:tc>
        <w:tc>
          <w:tcPr>
            <w:tcW w:w="1080" w:type="dxa"/>
          </w:tcPr>
          <w:p w14:paraId="6667C44E" w14:textId="77777777" w:rsidR="00E511A1" w:rsidRDefault="00D50709" w:rsidP="001F6923">
            <w:pPr>
              <w:pStyle w:val="NormalIndent"/>
              <w:ind w:left="0"/>
            </w:pPr>
            <w:r>
              <w:t>ART</w:t>
            </w:r>
          </w:p>
        </w:tc>
        <w:tc>
          <w:tcPr>
            <w:tcW w:w="1067" w:type="dxa"/>
          </w:tcPr>
          <w:p w14:paraId="35E2C718" w14:textId="687FCE76" w:rsidR="00AC3B3B" w:rsidRDefault="00D50709" w:rsidP="001F6923">
            <w:pPr>
              <w:pStyle w:val="NormalIndent"/>
              <w:ind w:left="0"/>
            </w:pPr>
            <w:del w:id="1673" w:author="D'souza, Nigel" w:date="2021-11-10T15:25:00Z">
              <w:r w:rsidDel="00AC3B3B">
                <w:delText>TBD</w:delText>
              </w:r>
            </w:del>
            <w:ins w:id="1674" w:author="D'souza, Nigel" w:date="2019-08-28T15:06:00Z">
              <w:del w:id="1675" w:author="D'souza, Nigel" w:date="2021-11-10T15:25:00Z">
                <w:r w:rsidR="00D33381" w:rsidDel="00AC3B3B">
                  <w:delText>TBD</w:delText>
                </w:r>
              </w:del>
            </w:ins>
            <w:ins w:id="1676" w:author="D'souza, Nigel" w:date="2021-11-10T15:25:00Z">
              <w:r w:rsidR="00AC3B3B">
                <w:t>Product Format</w:t>
              </w:r>
            </w:ins>
          </w:p>
        </w:tc>
        <w:tc>
          <w:tcPr>
            <w:tcW w:w="1080" w:type="dxa"/>
          </w:tcPr>
          <w:p w14:paraId="57FCA6A1" w14:textId="77777777" w:rsidR="002A457B" w:rsidRDefault="00D50709" w:rsidP="001F6923">
            <w:pPr>
              <w:pStyle w:val="NormalIndent"/>
              <w:ind w:left="0"/>
            </w:pPr>
            <w:r>
              <w:t>SFTP</w:t>
            </w:r>
          </w:p>
        </w:tc>
        <w:tc>
          <w:tcPr>
            <w:tcW w:w="1297" w:type="dxa"/>
          </w:tcPr>
          <w:p w14:paraId="12915033" w14:textId="77777777" w:rsidR="002A457B" w:rsidRDefault="00D50709" w:rsidP="001F6923">
            <w:pPr>
              <w:pStyle w:val="NormalIndent"/>
              <w:ind w:left="0"/>
            </w:pPr>
            <w:r>
              <w:t>None</w:t>
            </w:r>
          </w:p>
        </w:tc>
        <w:tc>
          <w:tcPr>
            <w:tcW w:w="1403" w:type="dxa"/>
          </w:tcPr>
          <w:p w14:paraId="6BBE629B" w14:textId="77777777" w:rsidR="002A457B" w:rsidRDefault="00D50709" w:rsidP="001F6923">
            <w:pPr>
              <w:pStyle w:val="NormalIndent"/>
              <w:ind w:left="0"/>
            </w:pPr>
            <w:r>
              <w:t>TBD</w:t>
            </w:r>
          </w:p>
        </w:tc>
        <w:tc>
          <w:tcPr>
            <w:tcW w:w="997" w:type="dxa"/>
          </w:tcPr>
          <w:p w14:paraId="01D9C95A" w14:textId="77777777" w:rsidR="002A457B" w:rsidRDefault="00D50709" w:rsidP="001F6923">
            <w:pPr>
              <w:pStyle w:val="NormalIndent"/>
              <w:ind w:left="0"/>
            </w:pPr>
            <w:r>
              <w:t>TBD</w:t>
            </w:r>
          </w:p>
        </w:tc>
      </w:tr>
    </w:tbl>
    <w:p w14:paraId="09883CC5" w14:textId="77777777" w:rsidR="0055131E" w:rsidRDefault="0055131E" w:rsidP="0055131E"/>
    <w:p w14:paraId="4A8FF6BB" w14:textId="77777777" w:rsidR="0055131E" w:rsidRDefault="00D50709">
      <w:pPr>
        <w:rPr>
          <w:rFonts w:ascii="Arial Narrow" w:hAnsi="Arial Narrow" w:cs="Arial"/>
          <w:b/>
          <w:bCs/>
          <w:color w:val="BFBFBF" w:themeColor="background1" w:themeShade="BF"/>
          <w:sz w:val="28"/>
          <w:szCs w:val="20"/>
        </w:rPr>
      </w:pPr>
      <w:r>
        <w:rPr>
          <w:noProof/>
          <w:color w:val="BFBFBF" w:themeColor="background1" w:themeShade="BF"/>
          <w:szCs w:val="20"/>
          <w:lang w:val="en-US"/>
        </w:rPr>
        <w:drawing>
          <wp:inline distT="0" distB="0" distL="0" distR="0" wp14:anchorId="5DB069F8" wp14:editId="53DE37D8">
            <wp:extent cx="5830784" cy="3655118"/>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39643" cy="3660672"/>
                    </a:xfrm>
                    <a:prstGeom prst="rect">
                      <a:avLst/>
                    </a:prstGeom>
                    <a:noFill/>
                    <a:ln>
                      <a:noFill/>
                    </a:ln>
                  </pic:spPr>
                </pic:pic>
              </a:graphicData>
            </a:graphic>
          </wp:inline>
        </w:drawing>
      </w:r>
      <w:r w:rsidR="0055131E">
        <w:rPr>
          <w:color w:val="BFBFBF" w:themeColor="background1" w:themeShade="BF"/>
          <w:szCs w:val="20"/>
        </w:rPr>
        <w:br w:type="page"/>
      </w:r>
    </w:p>
    <w:p w14:paraId="0FF9415F" w14:textId="77777777" w:rsidR="0055131E" w:rsidRDefault="0055131E" w:rsidP="0055131E">
      <w:pPr>
        <w:pStyle w:val="Heading2"/>
        <w:numPr>
          <w:ilvl w:val="0"/>
          <w:numId w:val="0"/>
        </w:numPr>
        <w:ind w:left="720"/>
        <w:rPr>
          <w:color w:val="auto"/>
          <w:szCs w:val="20"/>
        </w:rPr>
      </w:pPr>
    </w:p>
    <w:p w14:paraId="684DA064" w14:textId="77777777" w:rsidR="002A457B" w:rsidRPr="008F53A8" w:rsidRDefault="00670E91" w:rsidP="00583888">
      <w:pPr>
        <w:pStyle w:val="Heading2"/>
        <w:numPr>
          <w:ilvl w:val="2"/>
          <w:numId w:val="2"/>
        </w:numPr>
        <w:rPr>
          <w:color w:val="FF0000"/>
          <w:szCs w:val="20"/>
        </w:rPr>
      </w:pPr>
      <w:bookmarkStart w:id="1677" w:name="_Toc28956256"/>
      <w:r w:rsidRPr="008F53A8">
        <w:rPr>
          <w:color w:val="FF0000"/>
          <w:szCs w:val="20"/>
        </w:rPr>
        <w:t xml:space="preserve">Positive Pay </w:t>
      </w:r>
      <w:r w:rsidR="00321C9D" w:rsidRPr="008F53A8">
        <w:rPr>
          <w:color w:val="FF0000"/>
          <w:szCs w:val="20"/>
        </w:rPr>
        <w:t xml:space="preserve">Exception </w:t>
      </w:r>
      <w:commentRangeStart w:id="1678"/>
      <w:r w:rsidR="00321C9D" w:rsidRPr="008F53A8">
        <w:rPr>
          <w:color w:val="FF0000"/>
          <w:szCs w:val="20"/>
        </w:rPr>
        <w:t xml:space="preserve">Loader </w:t>
      </w:r>
      <w:commentRangeEnd w:id="1678"/>
      <w:r w:rsidR="00094258">
        <w:rPr>
          <w:rStyle w:val="CommentReference"/>
          <w:rFonts w:ascii="Arial" w:hAnsi="Arial" w:cs="Times New Roman"/>
          <w:b w:val="0"/>
          <w:bCs w:val="0"/>
          <w:color w:val="auto"/>
          <w:lang w:val="en-GB"/>
        </w:rPr>
        <w:commentReference w:id="1678"/>
      </w:r>
      <w:r w:rsidR="00036BAC" w:rsidRPr="008F53A8">
        <w:rPr>
          <w:color w:val="FF0000"/>
          <w:szCs w:val="20"/>
        </w:rPr>
        <w:t>(P3)</w:t>
      </w:r>
      <w:bookmarkEnd w:id="1677"/>
    </w:p>
    <w:p w14:paraId="050F1617" w14:textId="77777777" w:rsidR="0055131E" w:rsidRPr="0055131E" w:rsidRDefault="0055131E" w:rsidP="0055131E">
      <w:pPr>
        <w:pStyle w:val="NormalIndent"/>
      </w:pPr>
    </w:p>
    <w:tbl>
      <w:tblPr>
        <w:tblStyle w:val="TableGrid"/>
        <w:tblW w:w="0" w:type="auto"/>
        <w:tblInd w:w="108" w:type="dxa"/>
        <w:tblLook w:val="04A0" w:firstRow="1" w:lastRow="0" w:firstColumn="1" w:lastColumn="0" w:noHBand="0" w:noVBand="1"/>
      </w:tblPr>
      <w:tblGrid>
        <w:gridCol w:w="2160"/>
        <w:gridCol w:w="1080"/>
        <w:gridCol w:w="1067"/>
        <w:gridCol w:w="1080"/>
        <w:gridCol w:w="1297"/>
        <w:gridCol w:w="1403"/>
        <w:gridCol w:w="997"/>
      </w:tblGrid>
      <w:tr w:rsidR="002A457B" w14:paraId="10B14358" w14:textId="77777777" w:rsidTr="002A457B">
        <w:tc>
          <w:tcPr>
            <w:tcW w:w="2160" w:type="dxa"/>
            <w:shd w:val="clear" w:color="auto" w:fill="8DB3E2" w:themeFill="text2" w:themeFillTint="66"/>
          </w:tcPr>
          <w:p w14:paraId="2ECF2A34" w14:textId="77777777" w:rsidR="002A457B" w:rsidRPr="00962297" w:rsidRDefault="002A457B" w:rsidP="001F6923">
            <w:pPr>
              <w:pStyle w:val="NormalIndent"/>
              <w:ind w:left="0"/>
              <w:rPr>
                <w:b/>
              </w:rPr>
            </w:pPr>
            <w:r w:rsidRPr="00962297">
              <w:rPr>
                <w:b/>
              </w:rPr>
              <w:t>Business Purpose</w:t>
            </w:r>
          </w:p>
        </w:tc>
        <w:tc>
          <w:tcPr>
            <w:tcW w:w="1080" w:type="dxa"/>
            <w:shd w:val="clear" w:color="auto" w:fill="8DB3E2" w:themeFill="text2" w:themeFillTint="66"/>
          </w:tcPr>
          <w:p w14:paraId="5C92C90E" w14:textId="77777777" w:rsidR="002A457B" w:rsidRPr="00962297" w:rsidRDefault="002A457B" w:rsidP="001F6923">
            <w:pPr>
              <w:pStyle w:val="NormalIndent"/>
              <w:ind w:left="0"/>
              <w:rPr>
                <w:b/>
              </w:rPr>
            </w:pPr>
            <w:r w:rsidRPr="00962297">
              <w:rPr>
                <w:b/>
              </w:rPr>
              <w:t>Interface System</w:t>
            </w:r>
          </w:p>
        </w:tc>
        <w:tc>
          <w:tcPr>
            <w:tcW w:w="1067" w:type="dxa"/>
            <w:shd w:val="clear" w:color="auto" w:fill="8DB3E2" w:themeFill="text2" w:themeFillTint="66"/>
          </w:tcPr>
          <w:p w14:paraId="063818D3" w14:textId="77777777" w:rsidR="002A457B" w:rsidRPr="00962297" w:rsidRDefault="002A457B" w:rsidP="001F6923">
            <w:pPr>
              <w:pStyle w:val="NormalIndent"/>
              <w:ind w:left="0"/>
              <w:rPr>
                <w:b/>
              </w:rPr>
            </w:pPr>
            <w:r w:rsidRPr="00962297">
              <w:rPr>
                <w:b/>
              </w:rPr>
              <w:t>Message Format</w:t>
            </w:r>
          </w:p>
        </w:tc>
        <w:tc>
          <w:tcPr>
            <w:tcW w:w="1080" w:type="dxa"/>
            <w:shd w:val="clear" w:color="auto" w:fill="8DB3E2" w:themeFill="text2" w:themeFillTint="66"/>
          </w:tcPr>
          <w:p w14:paraId="311CF7FF" w14:textId="77777777" w:rsidR="002A457B" w:rsidRPr="00962297" w:rsidRDefault="002A457B" w:rsidP="001F6923">
            <w:pPr>
              <w:pStyle w:val="NormalIndent"/>
              <w:ind w:left="0"/>
              <w:rPr>
                <w:b/>
              </w:rPr>
            </w:pPr>
            <w:r w:rsidRPr="00962297">
              <w:rPr>
                <w:b/>
              </w:rPr>
              <w:t>Transport</w:t>
            </w:r>
          </w:p>
        </w:tc>
        <w:tc>
          <w:tcPr>
            <w:tcW w:w="1297" w:type="dxa"/>
            <w:shd w:val="clear" w:color="auto" w:fill="8DB3E2" w:themeFill="text2" w:themeFillTint="66"/>
          </w:tcPr>
          <w:p w14:paraId="3F62C4F5" w14:textId="77777777" w:rsidR="002A457B" w:rsidRPr="00962297" w:rsidRDefault="002A457B" w:rsidP="001F6923">
            <w:pPr>
              <w:pStyle w:val="NormalIndent"/>
              <w:ind w:left="0"/>
              <w:rPr>
                <w:b/>
              </w:rPr>
            </w:pPr>
            <w:r w:rsidRPr="00962297">
              <w:rPr>
                <w:b/>
              </w:rPr>
              <w:t xml:space="preserve">Intermediary </w:t>
            </w:r>
          </w:p>
        </w:tc>
        <w:tc>
          <w:tcPr>
            <w:tcW w:w="1403" w:type="dxa"/>
            <w:shd w:val="clear" w:color="auto" w:fill="8DB3E2" w:themeFill="text2" w:themeFillTint="66"/>
          </w:tcPr>
          <w:p w14:paraId="4B2AC43E" w14:textId="77777777" w:rsidR="002A457B" w:rsidRPr="00962297" w:rsidRDefault="002A457B" w:rsidP="001F6923">
            <w:pPr>
              <w:pStyle w:val="NormalIndent"/>
              <w:ind w:left="0"/>
              <w:rPr>
                <w:b/>
              </w:rPr>
            </w:pPr>
            <w:r w:rsidRPr="00962297">
              <w:rPr>
                <w:b/>
              </w:rPr>
              <w:t>IDT Configuration Required</w:t>
            </w:r>
          </w:p>
        </w:tc>
        <w:tc>
          <w:tcPr>
            <w:tcW w:w="997" w:type="dxa"/>
            <w:shd w:val="clear" w:color="auto" w:fill="8DB3E2" w:themeFill="text2" w:themeFillTint="66"/>
          </w:tcPr>
          <w:p w14:paraId="42B7652D" w14:textId="77777777" w:rsidR="002A457B" w:rsidRPr="00962297" w:rsidRDefault="002A457B" w:rsidP="001F6923">
            <w:pPr>
              <w:pStyle w:val="NormalIndent"/>
              <w:ind w:left="0"/>
              <w:rPr>
                <w:b/>
              </w:rPr>
            </w:pPr>
            <w:r w:rsidRPr="00962297">
              <w:rPr>
                <w:b/>
              </w:rPr>
              <w:t>HLD Required</w:t>
            </w:r>
          </w:p>
        </w:tc>
      </w:tr>
      <w:tr w:rsidR="002A457B" w14:paraId="21128A4A" w14:textId="77777777" w:rsidTr="002A457B">
        <w:tc>
          <w:tcPr>
            <w:tcW w:w="2160" w:type="dxa"/>
          </w:tcPr>
          <w:p w14:paraId="7B715232" w14:textId="77777777" w:rsidR="002A457B" w:rsidRDefault="00321C9D" w:rsidP="00321C9D">
            <w:r>
              <w:rPr>
                <w:rFonts w:ascii="Calibri" w:hAnsi="Calibri"/>
                <w:color w:val="000000"/>
                <w:sz w:val="22"/>
                <w:szCs w:val="22"/>
              </w:rPr>
              <w:t>Load exceptions for client decisions</w:t>
            </w:r>
          </w:p>
        </w:tc>
        <w:tc>
          <w:tcPr>
            <w:tcW w:w="1080" w:type="dxa"/>
          </w:tcPr>
          <w:p w14:paraId="456B3017" w14:textId="77777777" w:rsidR="002A457B" w:rsidRDefault="00D50709" w:rsidP="00E511A1">
            <w:pPr>
              <w:pStyle w:val="NormalIndent"/>
              <w:ind w:left="0"/>
            </w:pPr>
            <w:r>
              <w:t>ART</w:t>
            </w:r>
          </w:p>
        </w:tc>
        <w:tc>
          <w:tcPr>
            <w:tcW w:w="1067" w:type="dxa"/>
          </w:tcPr>
          <w:p w14:paraId="3C20B9CC" w14:textId="77777777" w:rsidR="002A457B" w:rsidRDefault="00D50709" w:rsidP="001F6923">
            <w:pPr>
              <w:pStyle w:val="NormalIndent"/>
              <w:ind w:left="0"/>
            </w:pPr>
            <w:r>
              <w:t>TBD</w:t>
            </w:r>
          </w:p>
        </w:tc>
        <w:tc>
          <w:tcPr>
            <w:tcW w:w="1080" w:type="dxa"/>
          </w:tcPr>
          <w:p w14:paraId="4E849FF9" w14:textId="77777777" w:rsidR="002A457B" w:rsidRDefault="00D50709" w:rsidP="001F6923">
            <w:pPr>
              <w:pStyle w:val="NormalIndent"/>
              <w:ind w:left="0"/>
            </w:pPr>
            <w:r>
              <w:t>SFTP</w:t>
            </w:r>
          </w:p>
        </w:tc>
        <w:tc>
          <w:tcPr>
            <w:tcW w:w="1297" w:type="dxa"/>
          </w:tcPr>
          <w:p w14:paraId="50F9FDA1" w14:textId="77777777" w:rsidR="002A457B" w:rsidRDefault="00D50709" w:rsidP="001F6923">
            <w:pPr>
              <w:pStyle w:val="NormalIndent"/>
              <w:ind w:left="0"/>
            </w:pPr>
            <w:r>
              <w:t>None</w:t>
            </w:r>
          </w:p>
        </w:tc>
        <w:tc>
          <w:tcPr>
            <w:tcW w:w="1403" w:type="dxa"/>
          </w:tcPr>
          <w:p w14:paraId="2183F217" w14:textId="77777777" w:rsidR="002A457B" w:rsidRDefault="00D50709" w:rsidP="001F6923">
            <w:pPr>
              <w:pStyle w:val="NormalIndent"/>
              <w:ind w:left="0"/>
            </w:pPr>
            <w:r>
              <w:t>TBD</w:t>
            </w:r>
          </w:p>
        </w:tc>
        <w:tc>
          <w:tcPr>
            <w:tcW w:w="997" w:type="dxa"/>
          </w:tcPr>
          <w:p w14:paraId="5DEB25B5" w14:textId="77777777" w:rsidR="002A457B" w:rsidRDefault="00D50709" w:rsidP="001F6923">
            <w:pPr>
              <w:pStyle w:val="NormalIndent"/>
              <w:ind w:left="0"/>
            </w:pPr>
            <w:r>
              <w:t>TBD</w:t>
            </w:r>
          </w:p>
        </w:tc>
      </w:tr>
    </w:tbl>
    <w:p w14:paraId="5F50042F" w14:textId="77777777" w:rsidR="0055131E" w:rsidRDefault="0055131E" w:rsidP="0055131E"/>
    <w:p w14:paraId="1BBD6DF8" w14:textId="77777777" w:rsidR="0055131E" w:rsidRDefault="00D50709" w:rsidP="0055131E">
      <w:r>
        <w:rPr>
          <w:noProof/>
          <w:lang w:val="en-US"/>
        </w:rPr>
        <w:drawing>
          <wp:inline distT="0" distB="0" distL="0" distR="0" wp14:anchorId="0F1130C3" wp14:editId="218873C5">
            <wp:extent cx="5866336" cy="3717216"/>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73074" cy="3721486"/>
                    </a:xfrm>
                    <a:prstGeom prst="rect">
                      <a:avLst/>
                    </a:prstGeom>
                    <a:noFill/>
                    <a:ln>
                      <a:noFill/>
                    </a:ln>
                  </pic:spPr>
                </pic:pic>
              </a:graphicData>
            </a:graphic>
          </wp:inline>
        </w:drawing>
      </w:r>
    </w:p>
    <w:p w14:paraId="4D309657" w14:textId="77777777" w:rsidR="00BE272B" w:rsidRDefault="00BE272B">
      <w:pPr>
        <w:rPr>
          <w:szCs w:val="20"/>
        </w:rPr>
      </w:pPr>
    </w:p>
    <w:p w14:paraId="5C0459E0" w14:textId="77777777" w:rsidR="00BE272B" w:rsidRDefault="00BE272B">
      <w:pPr>
        <w:rPr>
          <w:rFonts w:ascii="Arial Narrow" w:hAnsi="Arial Narrow" w:cs="Arial"/>
          <w:b/>
          <w:bCs/>
          <w:sz w:val="28"/>
          <w:szCs w:val="20"/>
        </w:rPr>
      </w:pPr>
      <w:r>
        <w:rPr>
          <w:szCs w:val="20"/>
        </w:rPr>
        <w:t>We will need to know from DGB which accounts are set up for positive pay.  We will need to communicate which accounts are set up for Positive Pay Decisions within DGB either through exposing a service or sending a file.</w:t>
      </w:r>
    </w:p>
    <w:p w14:paraId="2DF8D126" w14:textId="77777777" w:rsidR="00BE272B" w:rsidRDefault="00BE272B">
      <w:pPr>
        <w:rPr>
          <w:rFonts w:ascii="Arial Narrow" w:hAnsi="Arial Narrow" w:cs="Arial"/>
          <w:b/>
          <w:bCs/>
          <w:color w:val="336999"/>
          <w:sz w:val="28"/>
          <w:szCs w:val="20"/>
        </w:rPr>
      </w:pPr>
      <w:r>
        <w:rPr>
          <w:szCs w:val="20"/>
        </w:rPr>
        <w:br w:type="page"/>
      </w:r>
    </w:p>
    <w:p w14:paraId="3D7C726D" w14:textId="77777777" w:rsidR="002A457B" w:rsidRDefault="00321C9D" w:rsidP="00583888">
      <w:pPr>
        <w:pStyle w:val="Heading2"/>
        <w:numPr>
          <w:ilvl w:val="2"/>
          <w:numId w:val="2"/>
        </w:numPr>
        <w:rPr>
          <w:szCs w:val="20"/>
        </w:rPr>
      </w:pPr>
      <w:bookmarkStart w:id="1679" w:name="_Toc28956257"/>
      <w:r w:rsidRPr="008F53A8">
        <w:rPr>
          <w:color w:val="FF0000"/>
          <w:szCs w:val="20"/>
        </w:rPr>
        <w:lastRenderedPageBreak/>
        <w:t xml:space="preserve">Positive Pay Decision </w:t>
      </w:r>
      <w:commentRangeStart w:id="1680"/>
      <w:r w:rsidRPr="008F53A8">
        <w:rPr>
          <w:color w:val="FF0000"/>
          <w:szCs w:val="20"/>
        </w:rPr>
        <w:t xml:space="preserve">Extractor </w:t>
      </w:r>
      <w:commentRangeEnd w:id="1680"/>
      <w:r w:rsidR="00094258">
        <w:rPr>
          <w:rStyle w:val="CommentReference"/>
          <w:rFonts w:ascii="Arial" w:hAnsi="Arial" w:cs="Times New Roman"/>
          <w:b w:val="0"/>
          <w:bCs w:val="0"/>
          <w:color w:val="auto"/>
          <w:lang w:val="en-GB"/>
        </w:rPr>
        <w:commentReference w:id="1680"/>
      </w:r>
      <w:r w:rsidR="00036BAC" w:rsidRPr="008F53A8">
        <w:rPr>
          <w:color w:val="FF0000"/>
          <w:szCs w:val="20"/>
        </w:rPr>
        <w:t>(P3)</w:t>
      </w:r>
      <w:bookmarkEnd w:id="1679"/>
    </w:p>
    <w:p w14:paraId="6A3E8E58" w14:textId="77777777" w:rsidR="00D50709" w:rsidRPr="00D50709" w:rsidRDefault="00D50709" w:rsidP="00D50709">
      <w:pPr>
        <w:pStyle w:val="NormalIndent"/>
      </w:pPr>
    </w:p>
    <w:tbl>
      <w:tblPr>
        <w:tblStyle w:val="TableGrid"/>
        <w:tblW w:w="0" w:type="auto"/>
        <w:tblInd w:w="108" w:type="dxa"/>
        <w:tblLook w:val="04A0" w:firstRow="1" w:lastRow="0" w:firstColumn="1" w:lastColumn="0" w:noHBand="0" w:noVBand="1"/>
      </w:tblPr>
      <w:tblGrid>
        <w:gridCol w:w="2160"/>
        <w:gridCol w:w="1080"/>
        <w:gridCol w:w="1067"/>
        <w:gridCol w:w="1080"/>
        <w:gridCol w:w="1297"/>
        <w:gridCol w:w="1403"/>
        <w:gridCol w:w="997"/>
      </w:tblGrid>
      <w:tr w:rsidR="002A457B" w14:paraId="2B86EC6F" w14:textId="77777777" w:rsidTr="002A457B">
        <w:tc>
          <w:tcPr>
            <w:tcW w:w="2160" w:type="dxa"/>
            <w:shd w:val="clear" w:color="auto" w:fill="8DB3E2" w:themeFill="text2" w:themeFillTint="66"/>
          </w:tcPr>
          <w:p w14:paraId="7CE7C27F" w14:textId="77777777" w:rsidR="002A457B" w:rsidRPr="00962297" w:rsidRDefault="002A457B" w:rsidP="001F6923">
            <w:pPr>
              <w:pStyle w:val="NormalIndent"/>
              <w:ind w:left="0"/>
              <w:rPr>
                <w:b/>
              </w:rPr>
            </w:pPr>
            <w:r w:rsidRPr="00962297">
              <w:rPr>
                <w:b/>
              </w:rPr>
              <w:t>Business Purpose</w:t>
            </w:r>
          </w:p>
        </w:tc>
        <w:tc>
          <w:tcPr>
            <w:tcW w:w="1080" w:type="dxa"/>
            <w:shd w:val="clear" w:color="auto" w:fill="8DB3E2" w:themeFill="text2" w:themeFillTint="66"/>
          </w:tcPr>
          <w:p w14:paraId="621D7DFE" w14:textId="77777777" w:rsidR="002A457B" w:rsidRPr="00962297" w:rsidRDefault="002A457B" w:rsidP="001F6923">
            <w:pPr>
              <w:pStyle w:val="NormalIndent"/>
              <w:ind w:left="0"/>
              <w:rPr>
                <w:b/>
              </w:rPr>
            </w:pPr>
            <w:r w:rsidRPr="00962297">
              <w:rPr>
                <w:b/>
              </w:rPr>
              <w:t>Interface System</w:t>
            </w:r>
          </w:p>
        </w:tc>
        <w:tc>
          <w:tcPr>
            <w:tcW w:w="1067" w:type="dxa"/>
            <w:shd w:val="clear" w:color="auto" w:fill="8DB3E2" w:themeFill="text2" w:themeFillTint="66"/>
          </w:tcPr>
          <w:p w14:paraId="20775CDB" w14:textId="77777777" w:rsidR="002A457B" w:rsidRPr="00962297" w:rsidRDefault="002A457B" w:rsidP="001F6923">
            <w:pPr>
              <w:pStyle w:val="NormalIndent"/>
              <w:ind w:left="0"/>
              <w:rPr>
                <w:b/>
              </w:rPr>
            </w:pPr>
            <w:r w:rsidRPr="00962297">
              <w:rPr>
                <w:b/>
              </w:rPr>
              <w:t>Message Format</w:t>
            </w:r>
          </w:p>
        </w:tc>
        <w:tc>
          <w:tcPr>
            <w:tcW w:w="1080" w:type="dxa"/>
            <w:shd w:val="clear" w:color="auto" w:fill="8DB3E2" w:themeFill="text2" w:themeFillTint="66"/>
          </w:tcPr>
          <w:p w14:paraId="1E320066" w14:textId="77777777" w:rsidR="002A457B" w:rsidRPr="00962297" w:rsidRDefault="002A457B" w:rsidP="001F6923">
            <w:pPr>
              <w:pStyle w:val="NormalIndent"/>
              <w:ind w:left="0"/>
              <w:rPr>
                <w:b/>
              </w:rPr>
            </w:pPr>
            <w:r w:rsidRPr="00962297">
              <w:rPr>
                <w:b/>
              </w:rPr>
              <w:t>Transport</w:t>
            </w:r>
          </w:p>
        </w:tc>
        <w:tc>
          <w:tcPr>
            <w:tcW w:w="1297" w:type="dxa"/>
            <w:shd w:val="clear" w:color="auto" w:fill="8DB3E2" w:themeFill="text2" w:themeFillTint="66"/>
          </w:tcPr>
          <w:p w14:paraId="7F45FD6D" w14:textId="77777777" w:rsidR="002A457B" w:rsidRPr="00962297" w:rsidRDefault="002A457B" w:rsidP="001F6923">
            <w:pPr>
              <w:pStyle w:val="NormalIndent"/>
              <w:ind w:left="0"/>
              <w:rPr>
                <w:b/>
              </w:rPr>
            </w:pPr>
            <w:r w:rsidRPr="00962297">
              <w:rPr>
                <w:b/>
              </w:rPr>
              <w:t xml:space="preserve">Intermediary </w:t>
            </w:r>
          </w:p>
        </w:tc>
        <w:tc>
          <w:tcPr>
            <w:tcW w:w="1403" w:type="dxa"/>
            <w:shd w:val="clear" w:color="auto" w:fill="8DB3E2" w:themeFill="text2" w:themeFillTint="66"/>
          </w:tcPr>
          <w:p w14:paraId="3B183D87" w14:textId="77777777" w:rsidR="002A457B" w:rsidRPr="00962297" w:rsidRDefault="002A457B" w:rsidP="001F6923">
            <w:pPr>
              <w:pStyle w:val="NormalIndent"/>
              <w:ind w:left="0"/>
              <w:rPr>
                <w:b/>
              </w:rPr>
            </w:pPr>
            <w:r w:rsidRPr="00962297">
              <w:rPr>
                <w:b/>
              </w:rPr>
              <w:t>IDT Configuration Required</w:t>
            </w:r>
          </w:p>
        </w:tc>
        <w:tc>
          <w:tcPr>
            <w:tcW w:w="997" w:type="dxa"/>
            <w:shd w:val="clear" w:color="auto" w:fill="8DB3E2" w:themeFill="text2" w:themeFillTint="66"/>
          </w:tcPr>
          <w:p w14:paraId="2BFD327F" w14:textId="77777777" w:rsidR="002A457B" w:rsidRPr="00962297" w:rsidRDefault="002A457B" w:rsidP="001F6923">
            <w:pPr>
              <w:pStyle w:val="NormalIndent"/>
              <w:ind w:left="0"/>
              <w:rPr>
                <w:b/>
              </w:rPr>
            </w:pPr>
            <w:r w:rsidRPr="00962297">
              <w:rPr>
                <w:b/>
              </w:rPr>
              <w:t>HLD Required</w:t>
            </w:r>
          </w:p>
        </w:tc>
      </w:tr>
      <w:tr w:rsidR="002A457B" w14:paraId="1F3853C4" w14:textId="77777777" w:rsidTr="002A457B">
        <w:tc>
          <w:tcPr>
            <w:tcW w:w="2160" w:type="dxa"/>
          </w:tcPr>
          <w:p w14:paraId="72291DF0" w14:textId="77777777" w:rsidR="002A457B" w:rsidRDefault="00321C9D" w:rsidP="00321C9D">
            <w:r>
              <w:rPr>
                <w:rFonts w:ascii="Calibri" w:hAnsi="Calibri"/>
                <w:color w:val="000000"/>
                <w:sz w:val="22"/>
                <w:szCs w:val="22"/>
              </w:rPr>
              <w:t>Extract Client decisions</w:t>
            </w:r>
          </w:p>
        </w:tc>
        <w:tc>
          <w:tcPr>
            <w:tcW w:w="1080" w:type="dxa"/>
          </w:tcPr>
          <w:p w14:paraId="2E6E6232" w14:textId="77777777" w:rsidR="002A457B" w:rsidRDefault="00D50709" w:rsidP="00A47558">
            <w:pPr>
              <w:pStyle w:val="NormalIndent"/>
              <w:ind w:left="0"/>
            </w:pPr>
            <w:r>
              <w:t>ART</w:t>
            </w:r>
          </w:p>
        </w:tc>
        <w:tc>
          <w:tcPr>
            <w:tcW w:w="1067" w:type="dxa"/>
          </w:tcPr>
          <w:p w14:paraId="5BB9E21E" w14:textId="77777777" w:rsidR="002A457B" w:rsidRDefault="00D50709" w:rsidP="001F6923">
            <w:pPr>
              <w:pStyle w:val="NormalIndent"/>
              <w:ind w:left="0"/>
            </w:pPr>
            <w:r>
              <w:t>TBD</w:t>
            </w:r>
          </w:p>
        </w:tc>
        <w:tc>
          <w:tcPr>
            <w:tcW w:w="1080" w:type="dxa"/>
          </w:tcPr>
          <w:p w14:paraId="05247D75" w14:textId="77777777" w:rsidR="002A457B" w:rsidRDefault="00D50709" w:rsidP="001F6923">
            <w:pPr>
              <w:pStyle w:val="NormalIndent"/>
              <w:ind w:left="0"/>
            </w:pPr>
            <w:r>
              <w:t>SFTP</w:t>
            </w:r>
          </w:p>
        </w:tc>
        <w:tc>
          <w:tcPr>
            <w:tcW w:w="1297" w:type="dxa"/>
          </w:tcPr>
          <w:p w14:paraId="63ED9BD6" w14:textId="77777777" w:rsidR="002A457B" w:rsidRDefault="00D50709" w:rsidP="001F6923">
            <w:pPr>
              <w:pStyle w:val="NormalIndent"/>
              <w:ind w:left="0"/>
            </w:pPr>
            <w:r>
              <w:t>None</w:t>
            </w:r>
          </w:p>
        </w:tc>
        <w:tc>
          <w:tcPr>
            <w:tcW w:w="1403" w:type="dxa"/>
          </w:tcPr>
          <w:p w14:paraId="2D8052A2" w14:textId="77777777" w:rsidR="002A457B" w:rsidRDefault="00D50709" w:rsidP="001F6923">
            <w:pPr>
              <w:pStyle w:val="NormalIndent"/>
              <w:ind w:left="0"/>
            </w:pPr>
            <w:r>
              <w:t>TBD</w:t>
            </w:r>
          </w:p>
        </w:tc>
        <w:tc>
          <w:tcPr>
            <w:tcW w:w="997" w:type="dxa"/>
          </w:tcPr>
          <w:p w14:paraId="2EEEEE4A" w14:textId="77777777" w:rsidR="002A457B" w:rsidRDefault="00D50709" w:rsidP="001F6923">
            <w:pPr>
              <w:pStyle w:val="NormalIndent"/>
              <w:ind w:left="0"/>
            </w:pPr>
            <w:r>
              <w:t>TBD</w:t>
            </w:r>
          </w:p>
        </w:tc>
      </w:tr>
    </w:tbl>
    <w:p w14:paraId="4EF25999" w14:textId="77777777" w:rsidR="0055131E" w:rsidRDefault="0055131E" w:rsidP="0055131E"/>
    <w:p w14:paraId="426422CA" w14:textId="77777777" w:rsidR="00CA2787" w:rsidRDefault="00D50709" w:rsidP="0055131E">
      <w:r>
        <w:rPr>
          <w:noProof/>
          <w:lang w:val="en-US"/>
        </w:rPr>
        <w:drawing>
          <wp:inline distT="0" distB="0" distL="0" distR="0" wp14:anchorId="0ACE189F" wp14:editId="1F934D40">
            <wp:extent cx="6109970" cy="387159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09970" cy="3871595"/>
                    </a:xfrm>
                    <a:prstGeom prst="rect">
                      <a:avLst/>
                    </a:prstGeom>
                    <a:noFill/>
                    <a:ln>
                      <a:noFill/>
                    </a:ln>
                  </pic:spPr>
                </pic:pic>
              </a:graphicData>
            </a:graphic>
          </wp:inline>
        </w:drawing>
      </w:r>
    </w:p>
    <w:p w14:paraId="169781EB" w14:textId="77777777" w:rsidR="00CA2787" w:rsidRDefault="00CA2787" w:rsidP="0055131E"/>
    <w:p w14:paraId="4D5FC260" w14:textId="77777777" w:rsidR="00C96977" w:rsidRDefault="00C96977">
      <w:pPr>
        <w:rPr>
          <w:rFonts w:ascii="Arial Narrow" w:hAnsi="Arial Narrow" w:cs="Arial"/>
          <w:b/>
          <w:bCs/>
          <w:color w:val="336999"/>
          <w:sz w:val="28"/>
          <w:szCs w:val="20"/>
        </w:rPr>
      </w:pPr>
      <w:bookmarkStart w:id="1681" w:name="_Toc436906259"/>
      <w:r>
        <w:rPr>
          <w:szCs w:val="20"/>
        </w:rPr>
        <w:br w:type="page"/>
      </w:r>
    </w:p>
    <w:p w14:paraId="6DB0CAF1" w14:textId="77777777" w:rsidR="00CA2787" w:rsidRPr="008F53A8" w:rsidRDefault="00CA2787" w:rsidP="00583888">
      <w:pPr>
        <w:pStyle w:val="Heading2"/>
        <w:numPr>
          <w:ilvl w:val="2"/>
          <w:numId w:val="2"/>
        </w:numPr>
        <w:rPr>
          <w:color w:val="FF0000"/>
          <w:szCs w:val="20"/>
        </w:rPr>
      </w:pPr>
      <w:bookmarkStart w:id="1682" w:name="_Toc28956258"/>
      <w:r w:rsidRPr="008F53A8">
        <w:rPr>
          <w:color w:val="FF0000"/>
          <w:szCs w:val="20"/>
        </w:rPr>
        <w:lastRenderedPageBreak/>
        <w:t>Reverse Positive Pay Exception Loader</w:t>
      </w:r>
      <w:bookmarkEnd w:id="1681"/>
      <w:r w:rsidR="00036BAC" w:rsidRPr="008F53A8">
        <w:rPr>
          <w:color w:val="FF0000"/>
          <w:szCs w:val="20"/>
        </w:rPr>
        <w:t xml:space="preserve"> (P3)</w:t>
      </w:r>
      <w:bookmarkEnd w:id="1682"/>
    </w:p>
    <w:p w14:paraId="3266793C" w14:textId="77777777" w:rsidR="00D50709" w:rsidRPr="00D50709" w:rsidRDefault="00D50709" w:rsidP="00D50709">
      <w:pPr>
        <w:pStyle w:val="NormalIndent"/>
      </w:pPr>
    </w:p>
    <w:tbl>
      <w:tblPr>
        <w:tblStyle w:val="TableGrid"/>
        <w:tblW w:w="0" w:type="auto"/>
        <w:tblInd w:w="108" w:type="dxa"/>
        <w:tblLook w:val="04A0" w:firstRow="1" w:lastRow="0" w:firstColumn="1" w:lastColumn="0" w:noHBand="0" w:noVBand="1"/>
      </w:tblPr>
      <w:tblGrid>
        <w:gridCol w:w="2160"/>
        <w:gridCol w:w="1080"/>
        <w:gridCol w:w="1067"/>
        <w:gridCol w:w="1080"/>
        <w:gridCol w:w="1297"/>
        <w:gridCol w:w="1403"/>
        <w:gridCol w:w="997"/>
      </w:tblGrid>
      <w:tr w:rsidR="00CA2787" w14:paraId="1DD2DC65" w14:textId="77777777" w:rsidTr="00CA2787">
        <w:tc>
          <w:tcPr>
            <w:tcW w:w="2160" w:type="dxa"/>
            <w:shd w:val="clear" w:color="auto" w:fill="8DB3E2" w:themeFill="text2" w:themeFillTint="66"/>
          </w:tcPr>
          <w:p w14:paraId="2045CC0A" w14:textId="77777777" w:rsidR="00CA2787" w:rsidRPr="00962297" w:rsidRDefault="00CA2787" w:rsidP="00CA2787">
            <w:pPr>
              <w:pStyle w:val="NormalIndent"/>
              <w:ind w:left="0"/>
              <w:rPr>
                <w:b/>
              </w:rPr>
            </w:pPr>
            <w:r w:rsidRPr="00962297">
              <w:rPr>
                <w:b/>
              </w:rPr>
              <w:t>Business Purpose</w:t>
            </w:r>
          </w:p>
        </w:tc>
        <w:tc>
          <w:tcPr>
            <w:tcW w:w="1080" w:type="dxa"/>
            <w:shd w:val="clear" w:color="auto" w:fill="8DB3E2" w:themeFill="text2" w:themeFillTint="66"/>
          </w:tcPr>
          <w:p w14:paraId="30B15BEC" w14:textId="77777777" w:rsidR="00CA2787" w:rsidRPr="00962297" w:rsidRDefault="00CA2787" w:rsidP="00CA2787">
            <w:pPr>
              <w:pStyle w:val="NormalIndent"/>
              <w:ind w:left="0"/>
              <w:rPr>
                <w:b/>
              </w:rPr>
            </w:pPr>
            <w:r w:rsidRPr="00962297">
              <w:rPr>
                <w:b/>
              </w:rPr>
              <w:t>Interface System</w:t>
            </w:r>
          </w:p>
        </w:tc>
        <w:tc>
          <w:tcPr>
            <w:tcW w:w="1067" w:type="dxa"/>
            <w:shd w:val="clear" w:color="auto" w:fill="8DB3E2" w:themeFill="text2" w:themeFillTint="66"/>
          </w:tcPr>
          <w:p w14:paraId="1F2040BB" w14:textId="77777777" w:rsidR="00CA2787" w:rsidRPr="00962297" w:rsidRDefault="00CA2787" w:rsidP="00CA2787">
            <w:pPr>
              <w:pStyle w:val="NormalIndent"/>
              <w:ind w:left="0"/>
              <w:rPr>
                <w:b/>
              </w:rPr>
            </w:pPr>
            <w:r w:rsidRPr="00962297">
              <w:rPr>
                <w:b/>
              </w:rPr>
              <w:t>Message Format</w:t>
            </w:r>
          </w:p>
        </w:tc>
        <w:tc>
          <w:tcPr>
            <w:tcW w:w="1080" w:type="dxa"/>
            <w:shd w:val="clear" w:color="auto" w:fill="8DB3E2" w:themeFill="text2" w:themeFillTint="66"/>
          </w:tcPr>
          <w:p w14:paraId="3360112A" w14:textId="77777777" w:rsidR="00CA2787" w:rsidRPr="00962297" w:rsidRDefault="00CA2787" w:rsidP="00CA2787">
            <w:pPr>
              <w:pStyle w:val="NormalIndent"/>
              <w:ind w:left="0"/>
              <w:rPr>
                <w:b/>
              </w:rPr>
            </w:pPr>
            <w:r w:rsidRPr="00962297">
              <w:rPr>
                <w:b/>
              </w:rPr>
              <w:t>Transport</w:t>
            </w:r>
          </w:p>
        </w:tc>
        <w:tc>
          <w:tcPr>
            <w:tcW w:w="1297" w:type="dxa"/>
            <w:shd w:val="clear" w:color="auto" w:fill="8DB3E2" w:themeFill="text2" w:themeFillTint="66"/>
          </w:tcPr>
          <w:p w14:paraId="077F39D3" w14:textId="77777777" w:rsidR="00CA2787" w:rsidRPr="00962297" w:rsidRDefault="00CA2787" w:rsidP="00CA2787">
            <w:pPr>
              <w:pStyle w:val="NormalIndent"/>
              <w:ind w:left="0"/>
              <w:rPr>
                <w:b/>
              </w:rPr>
            </w:pPr>
            <w:r w:rsidRPr="00962297">
              <w:rPr>
                <w:b/>
              </w:rPr>
              <w:t xml:space="preserve">Intermediary </w:t>
            </w:r>
          </w:p>
        </w:tc>
        <w:tc>
          <w:tcPr>
            <w:tcW w:w="1403" w:type="dxa"/>
            <w:shd w:val="clear" w:color="auto" w:fill="8DB3E2" w:themeFill="text2" w:themeFillTint="66"/>
          </w:tcPr>
          <w:p w14:paraId="36DA04A8" w14:textId="77777777" w:rsidR="00CA2787" w:rsidRPr="00962297" w:rsidRDefault="00CA2787" w:rsidP="00CA2787">
            <w:pPr>
              <w:pStyle w:val="NormalIndent"/>
              <w:ind w:left="0"/>
              <w:rPr>
                <w:b/>
              </w:rPr>
            </w:pPr>
            <w:r w:rsidRPr="00962297">
              <w:rPr>
                <w:b/>
              </w:rPr>
              <w:t>IDT Configuration Required</w:t>
            </w:r>
          </w:p>
        </w:tc>
        <w:tc>
          <w:tcPr>
            <w:tcW w:w="997" w:type="dxa"/>
            <w:shd w:val="clear" w:color="auto" w:fill="8DB3E2" w:themeFill="text2" w:themeFillTint="66"/>
          </w:tcPr>
          <w:p w14:paraId="64F172ED" w14:textId="77777777" w:rsidR="00CA2787" w:rsidRPr="00962297" w:rsidRDefault="00CA2787" w:rsidP="00CA2787">
            <w:pPr>
              <w:pStyle w:val="NormalIndent"/>
              <w:ind w:left="0"/>
              <w:rPr>
                <w:b/>
              </w:rPr>
            </w:pPr>
            <w:r w:rsidRPr="00962297">
              <w:rPr>
                <w:b/>
              </w:rPr>
              <w:t>HLD Required</w:t>
            </w:r>
          </w:p>
        </w:tc>
      </w:tr>
      <w:tr w:rsidR="00CA2787" w14:paraId="15CE112C" w14:textId="77777777" w:rsidTr="00CA2787">
        <w:tc>
          <w:tcPr>
            <w:tcW w:w="2160" w:type="dxa"/>
          </w:tcPr>
          <w:p w14:paraId="3D5DD08E" w14:textId="77777777" w:rsidR="00CA2787" w:rsidRDefault="00CA2787" w:rsidP="00CA2787">
            <w:r>
              <w:rPr>
                <w:rFonts w:ascii="Calibri" w:hAnsi="Calibri"/>
                <w:color w:val="000000"/>
                <w:sz w:val="22"/>
                <w:szCs w:val="22"/>
              </w:rPr>
              <w:t>Load exceptions for client decisions</w:t>
            </w:r>
          </w:p>
        </w:tc>
        <w:tc>
          <w:tcPr>
            <w:tcW w:w="1080" w:type="dxa"/>
          </w:tcPr>
          <w:p w14:paraId="5316A476" w14:textId="77777777" w:rsidR="00CA2787" w:rsidRDefault="00D50709" w:rsidP="00CA2787">
            <w:pPr>
              <w:pStyle w:val="NormalIndent"/>
              <w:ind w:left="0"/>
            </w:pPr>
            <w:r>
              <w:t>ART</w:t>
            </w:r>
          </w:p>
        </w:tc>
        <w:tc>
          <w:tcPr>
            <w:tcW w:w="1067" w:type="dxa"/>
          </w:tcPr>
          <w:p w14:paraId="26B02AA5" w14:textId="77777777" w:rsidR="00CA2787" w:rsidRDefault="00D50709" w:rsidP="00CA2787">
            <w:pPr>
              <w:pStyle w:val="NormalIndent"/>
              <w:ind w:left="0"/>
            </w:pPr>
            <w:r>
              <w:t>TBD</w:t>
            </w:r>
          </w:p>
        </w:tc>
        <w:tc>
          <w:tcPr>
            <w:tcW w:w="1080" w:type="dxa"/>
          </w:tcPr>
          <w:p w14:paraId="4F60C55F" w14:textId="77777777" w:rsidR="00CA2787" w:rsidRDefault="00D50709" w:rsidP="00CA2787">
            <w:pPr>
              <w:pStyle w:val="NormalIndent"/>
              <w:ind w:left="0"/>
            </w:pPr>
            <w:r>
              <w:t>SFTP</w:t>
            </w:r>
          </w:p>
        </w:tc>
        <w:tc>
          <w:tcPr>
            <w:tcW w:w="1297" w:type="dxa"/>
          </w:tcPr>
          <w:p w14:paraId="4E80A7A6" w14:textId="77777777" w:rsidR="00CA2787" w:rsidRDefault="00FB10B7" w:rsidP="00FB10B7">
            <w:r>
              <w:t xml:space="preserve">None </w:t>
            </w:r>
          </w:p>
        </w:tc>
        <w:tc>
          <w:tcPr>
            <w:tcW w:w="1403" w:type="dxa"/>
          </w:tcPr>
          <w:p w14:paraId="38AC78DA" w14:textId="77777777" w:rsidR="00CA2787" w:rsidRDefault="00FB10B7" w:rsidP="00CA2787">
            <w:pPr>
              <w:pStyle w:val="NormalIndent"/>
              <w:ind w:left="0"/>
            </w:pPr>
            <w:r>
              <w:t>TBD</w:t>
            </w:r>
          </w:p>
        </w:tc>
        <w:tc>
          <w:tcPr>
            <w:tcW w:w="997" w:type="dxa"/>
          </w:tcPr>
          <w:p w14:paraId="4BA50C1A" w14:textId="77777777" w:rsidR="00CA2787" w:rsidRDefault="00FB10B7" w:rsidP="00CA2787">
            <w:pPr>
              <w:pStyle w:val="NormalIndent"/>
              <w:ind w:left="0"/>
            </w:pPr>
            <w:r>
              <w:t>TBD</w:t>
            </w:r>
          </w:p>
        </w:tc>
      </w:tr>
    </w:tbl>
    <w:p w14:paraId="1D7582A7" w14:textId="77777777" w:rsidR="004D457D" w:rsidRDefault="004D457D" w:rsidP="004D457D">
      <w:bookmarkStart w:id="1683" w:name="_Toc436906260"/>
    </w:p>
    <w:p w14:paraId="402206F3" w14:textId="77777777" w:rsidR="004D457D" w:rsidRDefault="00FB10B7" w:rsidP="004D457D">
      <w:r>
        <w:rPr>
          <w:noProof/>
          <w:lang w:val="en-US"/>
        </w:rPr>
        <w:drawing>
          <wp:inline distT="0" distB="0" distL="0" distR="0" wp14:anchorId="710760A5" wp14:editId="43139653">
            <wp:extent cx="6109970" cy="387159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09970" cy="3871595"/>
                    </a:xfrm>
                    <a:prstGeom prst="rect">
                      <a:avLst/>
                    </a:prstGeom>
                    <a:noFill/>
                    <a:ln>
                      <a:noFill/>
                    </a:ln>
                  </pic:spPr>
                </pic:pic>
              </a:graphicData>
            </a:graphic>
          </wp:inline>
        </w:drawing>
      </w:r>
    </w:p>
    <w:p w14:paraId="747180A6" w14:textId="77777777" w:rsidR="00515BD6" w:rsidRDefault="00515BD6">
      <w:pPr>
        <w:rPr>
          <w:rFonts w:ascii="Arial Narrow" w:hAnsi="Arial Narrow" w:cs="Arial"/>
          <w:b/>
          <w:bCs/>
          <w:color w:val="336999"/>
          <w:sz w:val="28"/>
          <w:szCs w:val="20"/>
        </w:rPr>
      </w:pPr>
      <w:r>
        <w:rPr>
          <w:szCs w:val="20"/>
        </w:rPr>
        <w:br w:type="page"/>
      </w:r>
    </w:p>
    <w:p w14:paraId="4161617B" w14:textId="77777777" w:rsidR="00CA2787" w:rsidRPr="008F53A8" w:rsidRDefault="00CA2787" w:rsidP="00583888">
      <w:pPr>
        <w:pStyle w:val="Heading2"/>
        <w:numPr>
          <w:ilvl w:val="2"/>
          <w:numId w:val="2"/>
        </w:numPr>
        <w:rPr>
          <w:color w:val="FF0000"/>
          <w:szCs w:val="20"/>
        </w:rPr>
      </w:pPr>
      <w:bookmarkStart w:id="1684" w:name="_Toc28956259"/>
      <w:r w:rsidRPr="008F53A8">
        <w:rPr>
          <w:color w:val="FF0000"/>
          <w:szCs w:val="20"/>
        </w:rPr>
        <w:lastRenderedPageBreak/>
        <w:t xml:space="preserve">Reverse Positive Pay Decision Extractor </w:t>
      </w:r>
      <w:bookmarkEnd w:id="1683"/>
      <w:r w:rsidR="00036BAC" w:rsidRPr="008F53A8">
        <w:rPr>
          <w:color w:val="FF0000"/>
          <w:szCs w:val="20"/>
        </w:rPr>
        <w:t>(P3)</w:t>
      </w:r>
      <w:bookmarkEnd w:id="1684"/>
    </w:p>
    <w:p w14:paraId="4FE58B37" w14:textId="77777777" w:rsidR="00FB10B7" w:rsidRPr="00FB10B7" w:rsidRDefault="00FB10B7" w:rsidP="00FB10B7">
      <w:pPr>
        <w:pStyle w:val="NormalIndent"/>
      </w:pPr>
    </w:p>
    <w:tbl>
      <w:tblPr>
        <w:tblStyle w:val="TableGrid"/>
        <w:tblW w:w="0" w:type="auto"/>
        <w:tblInd w:w="108" w:type="dxa"/>
        <w:tblLook w:val="04A0" w:firstRow="1" w:lastRow="0" w:firstColumn="1" w:lastColumn="0" w:noHBand="0" w:noVBand="1"/>
      </w:tblPr>
      <w:tblGrid>
        <w:gridCol w:w="2160"/>
        <w:gridCol w:w="1080"/>
        <w:gridCol w:w="1067"/>
        <w:gridCol w:w="1080"/>
        <w:gridCol w:w="1297"/>
        <w:gridCol w:w="1403"/>
        <w:gridCol w:w="997"/>
      </w:tblGrid>
      <w:tr w:rsidR="00CA2787" w14:paraId="37370655" w14:textId="77777777" w:rsidTr="00CA2787">
        <w:tc>
          <w:tcPr>
            <w:tcW w:w="2160" w:type="dxa"/>
            <w:shd w:val="clear" w:color="auto" w:fill="8DB3E2" w:themeFill="text2" w:themeFillTint="66"/>
          </w:tcPr>
          <w:p w14:paraId="341AAD86" w14:textId="77777777" w:rsidR="00CA2787" w:rsidRPr="00962297" w:rsidRDefault="00CA2787" w:rsidP="00CA2787">
            <w:pPr>
              <w:pStyle w:val="NormalIndent"/>
              <w:ind w:left="0"/>
              <w:rPr>
                <w:b/>
              </w:rPr>
            </w:pPr>
            <w:r w:rsidRPr="00962297">
              <w:rPr>
                <w:b/>
              </w:rPr>
              <w:t>Business Purpose</w:t>
            </w:r>
          </w:p>
        </w:tc>
        <w:tc>
          <w:tcPr>
            <w:tcW w:w="1080" w:type="dxa"/>
            <w:shd w:val="clear" w:color="auto" w:fill="8DB3E2" w:themeFill="text2" w:themeFillTint="66"/>
          </w:tcPr>
          <w:p w14:paraId="7E7FC0C6" w14:textId="77777777" w:rsidR="00CA2787" w:rsidRPr="00962297" w:rsidRDefault="00CA2787" w:rsidP="00CA2787">
            <w:pPr>
              <w:pStyle w:val="NormalIndent"/>
              <w:ind w:left="0"/>
              <w:rPr>
                <w:b/>
              </w:rPr>
            </w:pPr>
            <w:r w:rsidRPr="00962297">
              <w:rPr>
                <w:b/>
              </w:rPr>
              <w:t>Interface System</w:t>
            </w:r>
          </w:p>
        </w:tc>
        <w:tc>
          <w:tcPr>
            <w:tcW w:w="1067" w:type="dxa"/>
            <w:shd w:val="clear" w:color="auto" w:fill="8DB3E2" w:themeFill="text2" w:themeFillTint="66"/>
          </w:tcPr>
          <w:p w14:paraId="061356A2" w14:textId="77777777" w:rsidR="00CA2787" w:rsidRPr="00962297" w:rsidRDefault="00CA2787" w:rsidP="00CA2787">
            <w:pPr>
              <w:pStyle w:val="NormalIndent"/>
              <w:ind w:left="0"/>
              <w:rPr>
                <w:b/>
              </w:rPr>
            </w:pPr>
            <w:r w:rsidRPr="00962297">
              <w:rPr>
                <w:b/>
              </w:rPr>
              <w:t>Message Format</w:t>
            </w:r>
          </w:p>
        </w:tc>
        <w:tc>
          <w:tcPr>
            <w:tcW w:w="1080" w:type="dxa"/>
            <w:shd w:val="clear" w:color="auto" w:fill="8DB3E2" w:themeFill="text2" w:themeFillTint="66"/>
          </w:tcPr>
          <w:p w14:paraId="2EEF2B24" w14:textId="77777777" w:rsidR="00CA2787" w:rsidRPr="00962297" w:rsidRDefault="00CA2787" w:rsidP="00CA2787">
            <w:pPr>
              <w:pStyle w:val="NormalIndent"/>
              <w:ind w:left="0"/>
              <w:rPr>
                <w:b/>
              </w:rPr>
            </w:pPr>
            <w:r w:rsidRPr="00962297">
              <w:rPr>
                <w:b/>
              </w:rPr>
              <w:t>Transport</w:t>
            </w:r>
          </w:p>
        </w:tc>
        <w:tc>
          <w:tcPr>
            <w:tcW w:w="1297" w:type="dxa"/>
            <w:shd w:val="clear" w:color="auto" w:fill="8DB3E2" w:themeFill="text2" w:themeFillTint="66"/>
          </w:tcPr>
          <w:p w14:paraId="2856D6F3" w14:textId="77777777" w:rsidR="00CA2787" w:rsidRPr="00962297" w:rsidRDefault="00CA2787" w:rsidP="00CA2787">
            <w:pPr>
              <w:pStyle w:val="NormalIndent"/>
              <w:ind w:left="0"/>
              <w:rPr>
                <w:b/>
              </w:rPr>
            </w:pPr>
            <w:r w:rsidRPr="00962297">
              <w:rPr>
                <w:b/>
              </w:rPr>
              <w:t xml:space="preserve">Intermediary </w:t>
            </w:r>
          </w:p>
        </w:tc>
        <w:tc>
          <w:tcPr>
            <w:tcW w:w="1403" w:type="dxa"/>
            <w:shd w:val="clear" w:color="auto" w:fill="8DB3E2" w:themeFill="text2" w:themeFillTint="66"/>
          </w:tcPr>
          <w:p w14:paraId="2680FE12" w14:textId="77777777" w:rsidR="00CA2787" w:rsidRPr="00962297" w:rsidRDefault="00CA2787" w:rsidP="00CA2787">
            <w:pPr>
              <w:pStyle w:val="NormalIndent"/>
              <w:ind w:left="0"/>
              <w:rPr>
                <w:b/>
              </w:rPr>
            </w:pPr>
            <w:r w:rsidRPr="00962297">
              <w:rPr>
                <w:b/>
              </w:rPr>
              <w:t>IDT Configuration Required</w:t>
            </w:r>
          </w:p>
        </w:tc>
        <w:tc>
          <w:tcPr>
            <w:tcW w:w="997" w:type="dxa"/>
            <w:shd w:val="clear" w:color="auto" w:fill="8DB3E2" w:themeFill="text2" w:themeFillTint="66"/>
          </w:tcPr>
          <w:p w14:paraId="3D9FD18E" w14:textId="77777777" w:rsidR="00CA2787" w:rsidRPr="00962297" w:rsidRDefault="00CA2787" w:rsidP="00CA2787">
            <w:pPr>
              <w:pStyle w:val="NormalIndent"/>
              <w:ind w:left="0"/>
              <w:rPr>
                <w:b/>
              </w:rPr>
            </w:pPr>
            <w:r w:rsidRPr="00962297">
              <w:rPr>
                <w:b/>
              </w:rPr>
              <w:t>HLD Required</w:t>
            </w:r>
          </w:p>
        </w:tc>
      </w:tr>
      <w:tr w:rsidR="00CA2787" w14:paraId="0B8ADCD0" w14:textId="77777777" w:rsidTr="00CA2787">
        <w:tc>
          <w:tcPr>
            <w:tcW w:w="2160" w:type="dxa"/>
          </w:tcPr>
          <w:p w14:paraId="54FACB3C" w14:textId="77777777" w:rsidR="00CA2787" w:rsidRDefault="00CA2787" w:rsidP="00CA2787">
            <w:r>
              <w:rPr>
                <w:rFonts w:ascii="Calibri" w:hAnsi="Calibri"/>
                <w:color w:val="000000"/>
                <w:sz w:val="22"/>
                <w:szCs w:val="22"/>
              </w:rPr>
              <w:t>Extract Client decisions</w:t>
            </w:r>
          </w:p>
        </w:tc>
        <w:tc>
          <w:tcPr>
            <w:tcW w:w="1080" w:type="dxa"/>
          </w:tcPr>
          <w:p w14:paraId="3453AD44" w14:textId="77777777" w:rsidR="00CA2787" w:rsidRDefault="00FB10B7" w:rsidP="00CA2787">
            <w:pPr>
              <w:pStyle w:val="NormalIndent"/>
              <w:ind w:left="0"/>
            </w:pPr>
            <w:r>
              <w:t>ART</w:t>
            </w:r>
          </w:p>
        </w:tc>
        <w:tc>
          <w:tcPr>
            <w:tcW w:w="1067" w:type="dxa"/>
          </w:tcPr>
          <w:p w14:paraId="092AD5D5" w14:textId="77777777" w:rsidR="00CA2787" w:rsidRDefault="00FB10B7" w:rsidP="00CA2787">
            <w:pPr>
              <w:pStyle w:val="NormalIndent"/>
              <w:ind w:left="0"/>
            </w:pPr>
            <w:r>
              <w:t>TBD</w:t>
            </w:r>
          </w:p>
        </w:tc>
        <w:tc>
          <w:tcPr>
            <w:tcW w:w="1080" w:type="dxa"/>
          </w:tcPr>
          <w:p w14:paraId="4B5A14D6" w14:textId="77777777" w:rsidR="00CA2787" w:rsidRDefault="00FB10B7" w:rsidP="00CA2787">
            <w:pPr>
              <w:pStyle w:val="NormalIndent"/>
              <w:ind w:left="0"/>
            </w:pPr>
            <w:r>
              <w:t>SFTP</w:t>
            </w:r>
          </w:p>
        </w:tc>
        <w:tc>
          <w:tcPr>
            <w:tcW w:w="1297" w:type="dxa"/>
          </w:tcPr>
          <w:p w14:paraId="59DE2205" w14:textId="77777777" w:rsidR="00CA2787" w:rsidRDefault="00FB10B7" w:rsidP="00CA2787">
            <w:pPr>
              <w:pStyle w:val="NormalIndent"/>
              <w:ind w:left="0"/>
            </w:pPr>
            <w:r>
              <w:t>None</w:t>
            </w:r>
          </w:p>
        </w:tc>
        <w:tc>
          <w:tcPr>
            <w:tcW w:w="1403" w:type="dxa"/>
          </w:tcPr>
          <w:p w14:paraId="39CBF036" w14:textId="77777777" w:rsidR="00CA2787" w:rsidRDefault="00FB10B7" w:rsidP="00CA2787">
            <w:pPr>
              <w:pStyle w:val="NormalIndent"/>
              <w:ind w:left="0"/>
            </w:pPr>
            <w:r>
              <w:t>TBD</w:t>
            </w:r>
          </w:p>
        </w:tc>
        <w:tc>
          <w:tcPr>
            <w:tcW w:w="997" w:type="dxa"/>
          </w:tcPr>
          <w:p w14:paraId="5FCB0BA7" w14:textId="77777777" w:rsidR="00CA2787" w:rsidRDefault="00FB10B7" w:rsidP="00CA2787">
            <w:pPr>
              <w:pStyle w:val="NormalIndent"/>
              <w:ind w:left="0"/>
            </w:pPr>
            <w:r>
              <w:t>TBD</w:t>
            </w:r>
          </w:p>
        </w:tc>
      </w:tr>
    </w:tbl>
    <w:p w14:paraId="6945D48D" w14:textId="77777777" w:rsidR="00C96977" w:rsidRDefault="00C96977" w:rsidP="0055131E"/>
    <w:p w14:paraId="36F81FE2" w14:textId="77777777" w:rsidR="00515BD6" w:rsidRDefault="00515BD6" w:rsidP="0055131E"/>
    <w:p w14:paraId="67EBE1D6" w14:textId="77777777" w:rsidR="00515BD6" w:rsidRDefault="00515BD6" w:rsidP="0055131E"/>
    <w:p w14:paraId="5F43CC8C" w14:textId="77777777" w:rsidR="0055131E" w:rsidRDefault="00FB10B7" w:rsidP="0055131E">
      <w:r>
        <w:rPr>
          <w:noProof/>
          <w:lang w:val="en-US"/>
        </w:rPr>
        <w:drawing>
          <wp:inline distT="0" distB="0" distL="0" distR="0" wp14:anchorId="617AB5B5" wp14:editId="3B99CC80">
            <wp:extent cx="6109970" cy="3871595"/>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9970" cy="3871595"/>
                    </a:xfrm>
                    <a:prstGeom prst="rect">
                      <a:avLst/>
                    </a:prstGeom>
                    <a:noFill/>
                    <a:ln>
                      <a:noFill/>
                    </a:ln>
                  </pic:spPr>
                </pic:pic>
              </a:graphicData>
            </a:graphic>
          </wp:inline>
        </w:drawing>
      </w:r>
      <w:r w:rsidR="0055131E" w:rsidRPr="0055131E">
        <w:br w:type="page"/>
      </w:r>
    </w:p>
    <w:p w14:paraId="470AEFB9" w14:textId="77777777" w:rsidR="002A457B" w:rsidRPr="00395C8A" w:rsidRDefault="00321C9D" w:rsidP="00583888">
      <w:pPr>
        <w:pStyle w:val="Heading2"/>
        <w:numPr>
          <w:ilvl w:val="2"/>
          <w:numId w:val="2"/>
        </w:numPr>
        <w:rPr>
          <w:szCs w:val="20"/>
        </w:rPr>
      </w:pPr>
      <w:bookmarkStart w:id="1685" w:name="_Toc28956260"/>
      <w:r w:rsidRPr="00395C8A">
        <w:rPr>
          <w:szCs w:val="20"/>
        </w:rPr>
        <w:lastRenderedPageBreak/>
        <w:t>Billing Extract</w:t>
      </w:r>
      <w:bookmarkEnd w:id="1685"/>
      <w:r w:rsidRPr="00395C8A">
        <w:rPr>
          <w:szCs w:val="20"/>
        </w:rPr>
        <w:t xml:space="preserve"> </w:t>
      </w:r>
    </w:p>
    <w:p w14:paraId="099B7662" w14:textId="77777777" w:rsidR="007E1366" w:rsidRPr="007E1366" w:rsidRDefault="007E1366" w:rsidP="007E1366">
      <w:pPr>
        <w:pStyle w:val="NormalIndent"/>
      </w:pPr>
    </w:p>
    <w:tbl>
      <w:tblPr>
        <w:tblStyle w:val="TableGrid"/>
        <w:tblW w:w="0" w:type="auto"/>
        <w:tblInd w:w="108" w:type="dxa"/>
        <w:tblLook w:val="04A0" w:firstRow="1" w:lastRow="0" w:firstColumn="1" w:lastColumn="0" w:noHBand="0" w:noVBand="1"/>
      </w:tblPr>
      <w:tblGrid>
        <w:gridCol w:w="2160"/>
        <w:gridCol w:w="1080"/>
        <w:gridCol w:w="1097"/>
        <w:gridCol w:w="1080"/>
        <w:gridCol w:w="1297"/>
        <w:gridCol w:w="1403"/>
        <w:gridCol w:w="997"/>
      </w:tblGrid>
      <w:tr w:rsidR="002A457B" w14:paraId="442AA1C5" w14:textId="77777777" w:rsidTr="001F6923">
        <w:tc>
          <w:tcPr>
            <w:tcW w:w="2160" w:type="dxa"/>
            <w:shd w:val="clear" w:color="auto" w:fill="8DB3E2" w:themeFill="text2" w:themeFillTint="66"/>
          </w:tcPr>
          <w:p w14:paraId="2C194FD7" w14:textId="77777777" w:rsidR="002A457B" w:rsidRPr="00962297" w:rsidRDefault="002A457B" w:rsidP="001F6923">
            <w:pPr>
              <w:pStyle w:val="NormalIndent"/>
              <w:ind w:left="0"/>
              <w:rPr>
                <w:b/>
              </w:rPr>
            </w:pPr>
            <w:r w:rsidRPr="00962297">
              <w:rPr>
                <w:b/>
              </w:rPr>
              <w:t>Business Purpose</w:t>
            </w:r>
          </w:p>
        </w:tc>
        <w:tc>
          <w:tcPr>
            <w:tcW w:w="1080" w:type="dxa"/>
            <w:shd w:val="clear" w:color="auto" w:fill="8DB3E2" w:themeFill="text2" w:themeFillTint="66"/>
          </w:tcPr>
          <w:p w14:paraId="6218B475" w14:textId="77777777" w:rsidR="002A457B" w:rsidRPr="00962297" w:rsidRDefault="002A457B" w:rsidP="001F6923">
            <w:pPr>
              <w:pStyle w:val="NormalIndent"/>
              <w:ind w:left="0"/>
              <w:rPr>
                <w:b/>
              </w:rPr>
            </w:pPr>
            <w:r w:rsidRPr="00962297">
              <w:rPr>
                <w:b/>
              </w:rPr>
              <w:t>Interface System</w:t>
            </w:r>
          </w:p>
        </w:tc>
        <w:tc>
          <w:tcPr>
            <w:tcW w:w="990" w:type="dxa"/>
            <w:shd w:val="clear" w:color="auto" w:fill="8DB3E2" w:themeFill="text2" w:themeFillTint="66"/>
          </w:tcPr>
          <w:p w14:paraId="68CFE609" w14:textId="77777777" w:rsidR="002A457B" w:rsidRPr="00962297" w:rsidRDefault="002A457B" w:rsidP="001F6923">
            <w:pPr>
              <w:pStyle w:val="NormalIndent"/>
              <w:ind w:left="0"/>
              <w:rPr>
                <w:b/>
              </w:rPr>
            </w:pPr>
            <w:r w:rsidRPr="00962297">
              <w:rPr>
                <w:b/>
              </w:rPr>
              <w:t>Message Format</w:t>
            </w:r>
          </w:p>
        </w:tc>
        <w:tc>
          <w:tcPr>
            <w:tcW w:w="1080" w:type="dxa"/>
            <w:shd w:val="clear" w:color="auto" w:fill="8DB3E2" w:themeFill="text2" w:themeFillTint="66"/>
          </w:tcPr>
          <w:p w14:paraId="0AB8D8F0" w14:textId="77777777" w:rsidR="002A457B" w:rsidRPr="00962297" w:rsidRDefault="002A457B" w:rsidP="001F6923">
            <w:pPr>
              <w:pStyle w:val="NormalIndent"/>
              <w:ind w:left="0"/>
              <w:rPr>
                <w:b/>
              </w:rPr>
            </w:pPr>
            <w:r w:rsidRPr="00962297">
              <w:rPr>
                <w:b/>
              </w:rPr>
              <w:t>Transport</w:t>
            </w:r>
          </w:p>
        </w:tc>
        <w:tc>
          <w:tcPr>
            <w:tcW w:w="1297" w:type="dxa"/>
            <w:shd w:val="clear" w:color="auto" w:fill="8DB3E2" w:themeFill="text2" w:themeFillTint="66"/>
          </w:tcPr>
          <w:p w14:paraId="706737B7" w14:textId="77777777" w:rsidR="002A457B" w:rsidRPr="00962297" w:rsidRDefault="002A457B" w:rsidP="001F6923">
            <w:pPr>
              <w:pStyle w:val="NormalIndent"/>
              <w:ind w:left="0"/>
              <w:rPr>
                <w:b/>
              </w:rPr>
            </w:pPr>
            <w:r w:rsidRPr="00962297">
              <w:rPr>
                <w:b/>
              </w:rPr>
              <w:t xml:space="preserve">Intermediary </w:t>
            </w:r>
          </w:p>
        </w:tc>
        <w:tc>
          <w:tcPr>
            <w:tcW w:w="1403" w:type="dxa"/>
            <w:shd w:val="clear" w:color="auto" w:fill="8DB3E2" w:themeFill="text2" w:themeFillTint="66"/>
          </w:tcPr>
          <w:p w14:paraId="42D16117" w14:textId="77777777" w:rsidR="002A457B" w:rsidRPr="00962297" w:rsidRDefault="002A457B" w:rsidP="001F6923">
            <w:pPr>
              <w:pStyle w:val="NormalIndent"/>
              <w:ind w:left="0"/>
              <w:rPr>
                <w:b/>
              </w:rPr>
            </w:pPr>
            <w:r w:rsidRPr="00962297">
              <w:rPr>
                <w:b/>
              </w:rPr>
              <w:t>IDT Configuration Required</w:t>
            </w:r>
          </w:p>
        </w:tc>
        <w:tc>
          <w:tcPr>
            <w:tcW w:w="997" w:type="dxa"/>
            <w:shd w:val="clear" w:color="auto" w:fill="8DB3E2" w:themeFill="text2" w:themeFillTint="66"/>
          </w:tcPr>
          <w:p w14:paraId="758681B3" w14:textId="77777777" w:rsidR="002A457B" w:rsidRPr="00962297" w:rsidRDefault="002A457B" w:rsidP="001F6923">
            <w:pPr>
              <w:pStyle w:val="NormalIndent"/>
              <w:ind w:left="0"/>
              <w:rPr>
                <w:b/>
              </w:rPr>
            </w:pPr>
            <w:r w:rsidRPr="00962297">
              <w:rPr>
                <w:b/>
              </w:rPr>
              <w:t>HLD Required</w:t>
            </w:r>
          </w:p>
        </w:tc>
      </w:tr>
      <w:tr w:rsidR="002A457B" w14:paraId="59670D53" w14:textId="77777777" w:rsidTr="001F6923">
        <w:tc>
          <w:tcPr>
            <w:tcW w:w="2160" w:type="dxa"/>
          </w:tcPr>
          <w:p w14:paraId="328CD237" w14:textId="77777777" w:rsidR="002A457B" w:rsidRDefault="00321C9D" w:rsidP="00321C9D">
            <w:r>
              <w:rPr>
                <w:rFonts w:ascii="Calibri" w:hAnsi="Calibri"/>
                <w:color w:val="000000"/>
                <w:sz w:val="22"/>
                <w:szCs w:val="22"/>
              </w:rPr>
              <w:t>Extract information to be used for client billing</w:t>
            </w:r>
          </w:p>
        </w:tc>
        <w:tc>
          <w:tcPr>
            <w:tcW w:w="1080" w:type="dxa"/>
          </w:tcPr>
          <w:p w14:paraId="5F69650A" w14:textId="77777777" w:rsidR="002A457B" w:rsidRDefault="0087139D" w:rsidP="001F6923">
            <w:pPr>
              <w:pStyle w:val="NormalIndent"/>
              <w:ind w:left="0"/>
            </w:pPr>
            <w:r>
              <w:t>RDC (AAA)</w:t>
            </w:r>
          </w:p>
        </w:tc>
        <w:tc>
          <w:tcPr>
            <w:tcW w:w="990" w:type="dxa"/>
          </w:tcPr>
          <w:p w14:paraId="69562166" w14:textId="77777777" w:rsidR="002A457B" w:rsidRDefault="005375B9" w:rsidP="001F6923">
            <w:pPr>
              <w:pStyle w:val="NormalIndent"/>
              <w:ind w:left="0"/>
            </w:pPr>
            <w:r>
              <w:t>Bottomline</w:t>
            </w:r>
          </w:p>
          <w:p w14:paraId="284C2E0F" w14:textId="77777777" w:rsidR="005375B9" w:rsidRDefault="005375B9" w:rsidP="001F6923">
            <w:pPr>
              <w:pStyle w:val="NormalIndent"/>
              <w:ind w:left="0"/>
            </w:pPr>
            <w:r>
              <w:t>Configured</w:t>
            </w:r>
          </w:p>
        </w:tc>
        <w:tc>
          <w:tcPr>
            <w:tcW w:w="1080" w:type="dxa"/>
          </w:tcPr>
          <w:p w14:paraId="0D8FAD6D" w14:textId="77777777" w:rsidR="002A457B" w:rsidRDefault="00FB10B7" w:rsidP="001F6923">
            <w:pPr>
              <w:pStyle w:val="NormalIndent"/>
              <w:ind w:left="0"/>
            </w:pPr>
            <w:r>
              <w:t>SFTP</w:t>
            </w:r>
          </w:p>
        </w:tc>
        <w:tc>
          <w:tcPr>
            <w:tcW w:w="1297" w:type="dxa"/>
          </w:tcPr>
          <w:p w14:paraId="5BFCD602" w14:textId="77777777" w:rsidR="002A457B" w:rsidRDefault="00FB10B7" w:rsidP="001F6923">
            <w:pPr>
              <w:pStyle w:val="NormalIndent"/>
              <w:ind w:left="0"/>
            </w:pPr>
            <w:del w:id="1686" w:author="D'souza, Nigel" w:date="2019-09-30T16:07:00Z">
              <w:r w:rsidDel="00DC7A7F">
                <w:delText>EIP</w:delText>
              </w:r>
            </w:del>
            <w:ins w:id="1687" w:author="D'souza, Nigel" w:date="2019-09-30T16:07:00Z">
              <w:r w:rsidR="00DC7A7F">
                <w:t>GIS</w:t>
              </w:r>
            </w:ins>
          </w:p>
        </w:tc>
        <w:tc>
          <w:tcPr>
            <w:tcW w:w="1403" w:type="dxa"/>
          </w:tcPr>
          <w:p w14:paraId="0DAAF966" w14:textId="77777777" w:rsidR="002A457B" w:rsidRDefault="00FB10B7" w:rsidP="001F6923">
            <w:pPr>
              <w:pStyle w:val="NormalIndent"/>
              <w:ind w:left="0"/>
            </w:pPr>
            <w:r>
              <w:t>Yes</w:t>
            </w:r>
          </w:p>
        </w:tc>
        <w:tc>
          <w:tcPr>
            <w:tcW w:w="997" w:type="dxa"/>
          </w:tcPr>
          <w:p w14:paraId="732E7C64" w14:textId="77777777" w:rsidR="002A457B" w:rsidRDefault="00FB10B7" w:rsidP="001F6923">
            <w:pPr>
              <w:pStyle w:val="NormalIndent"/>
              <w:ind w:left="0"/>
            </w:pPr>
            <w:r>
              <w:t>Yes</w:t>
            </w:r>
          </w:p>
        </w:tc>
      </w:tr>
    </w:tbl>
    <w:p w14:paraId="617712E0" w14:textId="77777777" w:rsidR="00321C9D" w:rsidRDefault="00321C9D" w:rsidP="007E1366"/>
    <w:p w14:paraId="301C0088" w14:textId="77777777" w:rsidR="0087139D" w:rsidRDefault="0087139D" w:rsidP="0087139D">
      <w:r>
        <w:t xml:space="preserve">For the customer billing system interface, DTB (Bottomline) will transmit their standard billing extract file through MUB GIS to MUB Relationship Data Collector (RDC), a sub system of Automated Account Analysis AAA. Any enhancements for Bottomline billing extract file shall be delivered in the same billing extract file if required billing data not available in the current file.  </w:t>
      </w:r>
    </w:p>
    <w:p w14:paraId="3D4D1D20" w14:textId="77777777" w:rsidR="0087139D" w:rsidRDefault="0087139D" w:rsidP="0087139D"/>
    <w:p w14:paraId="5263258C" w14:textId="77777777" w:rsidR="0087139D" w:rsidRDefault="0087139D" w:rsidP="0087139D">
      <w:r>
        <w:t xml:space="preserve">For the purposes of this document, we treat RDV (subsystem of AAA) as an endpoint for receiving the monthly billing extract file from Digital </w:t>
      </w:r>
      <w:commentRangeStart w:id="1688"/>
      <w:commentRangeStart w:id="1689"/>
      <w:commentRangeStart w:id="1690"/>
      <w:r>
        <w:t>Banking</w:t>
      </w:r>
      <w:commentRangeEnd w:id="1688"/>
      <w:r>
        <w:rPr>
          <w:rStyle w:val="CommentReference"/>
          <w:lang w:val="en-GB"/>
        </w:rPr>
        <w:commentReference w:id="1688"/>
      </w:r>
      <w:commentRangeEnd w:id="1689"/>
      <w:r>
        <w:rPr>
          <w:rStyle w:val="CommentReference"/>
          <w:lang w:val="en-GB"/>
        </w:rPr>
        <w:commentReference w:id="1689"/>
      </w:r>
      <w:commentRangeEnd w:id="1690"/>
      <w:r w:rsidR="00927285">
        <w:rPr>
          <w:rStyle w:val="CommentReference"/>
          <w:lang w:val="en-GB"/>
        </w:rPr>
        <w:commentReference w:id="1690"/>
      </w:r>
      <w:r>
        <w:t>.</w:t>
      </w:r>
    </w:p>
    <w:p w14:paraId="40A44C4B" w14:textId="77777777" w:rsidR="00FB10B7" w:rsidRDefault="00FB10B7" w:rsidP="007E1366"/>
    <w:p w14:paraId="7A0FAA51" w14:textId="619A126B" w:rsidR="007E1366" w:rsidRDefault="00FB10B7" w:rsidP="007E1366">
      <w:del w:id="1691" w:author="D'souza, Nigel [2]" w:date="2020-01-03T14:06:00Z">
        <w:r w:rsidDel="00927285">
          <w:rPr>
            <w:noProof/>
            <w:lang w:val="en-US"/>
          </w:rPr>
          <w:drawing>
            <wp:inline distT="0" distB="0" distL="0" distR="0" wp14:anchorId="16472BFC" wp14:editId="2D9DE546">
              <wp:extent cx="5874950" cy="3116984"/>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88264" cy="3124048"/>
                      </a:xfrm>
                      <a:prstGeom prst="rect">
                        <a:avLst/>
                      </a:prstGeom>
                      <a:noFill/>
                      <a:ln>
                        <a:noFill/>
                      </a:ln>
                    </pic:spPr>
                  </pic:pic>
                </a:graphicData>
              </a:graphic>
            </wp:inline>
          </w:drawing>
        </w:r>
      </w:del>
      <w:ins w:id="1692" w:author="D'souza, Nigel [2]" w:date="2020-01-03T14:06:00Z">
        <w:r w:rsidR="00927285" w:rsidRPr="00927285">
          <w:rPr>
            <w:noProof/>
            <w:lang w:val="en-US"/>
          </w:rPr>
          <w:drawing>
            <wp:inline distT="0" distB="0" distL="0" distR="0" wp14:anchorId="6EC177DF" wp14:editId="0F20A086">
              <wp:extent cx="5810292" cy="32956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10292" cy="3295674"/>
                      </a:xfrm>
                      <a:prstGeom prst="rect">
                        <a:avLst/>
                      </a:prstGeom>
                    </pic:spPr>
                  </pic:pic>
                </a:graphicData>
              </a:graphic>
            </wp:inline>
          </w:drawing>
        </w:r>
      </w:ins>
    </w:p>
    <w:p w14:paraId="4605D3CC" w14:textId="77777777" w:rsidR="00321C9D" w:rsidRDefault="00321C9D">
      <w:pPr>
        <w:rPr>
          <w:rFonts w:ascii="Arial Narrow" w:hAnsi="Arial Narrow" w:cs="Arial"/>
          <w:b/>
          <w:bCs/>
          <w:color w:val="336999"/>
          <w:sz w:val="28"/>
          <w:szCs w:val="20"/>
        </w:rPr>
      </w:pPr>
    </w:p>
    <w:p w14:paraId="689B0203" w14:textId="77777777" w:rsidR="000029B7" w:rsidRDefault="004F64AA">
      <w:pPr>
        <w:rPr>
          <w:rFonts w:ascii="Arial Narrow" w:hAnsi="Arial Narrow" w:cs="Arial"/>
          <w:b/>
          <w:bCs/>
          <w:color w:val="336999"/>
          <w:sz w:val="28"/>
          <w:szCs w:val="20"/>
        </w:rPr>
      </w:pPr>
      <w:r>
        <w:rPr>
          <w:szCs w:val="20"/>
        </w:rPr>
        <w:t>There will be one implementation of the billing extract which the bank will derive what it needs from the bank code on the account, and the market segment ba</w:t>
      </w:r>
      <w:r w:rsidR="001100D2">
        <w:rPr>
          <w:szCs w:val="20"/>
        </w:rPr>
        <w:t>sed on the customer I</w:t>
      </w:r>
      <w:r>
        <w:rPr>
          <w:szCs w:val="20"/>
        </w:rPr>
        <w:t>D.</w:t>
      </w:r>
      <w:r w:rsidR="001100D2">
        <w:rPr>
          <w:szCs w:val="20"/>
        </w:rPr>
        <w:t xml:space="preserve">  </w:t>
      </w:r>
      <w:del w:id="1693" w:author="D'souza, Nigel" w:date="2019-09-30T16:08:00Z">
        <w:r w:rsidR="001100D2" w:rsidDel="00DC7A7F">
          <w:rPr>
            <w:szCs w:val="20"/>
          </w:rPr>
          <w:delText>HLD will be required.</w:delText>
        </w:r>
      </w:del>
      <w:ins w:id="1694" w:author="D'souza, Nigel" w:date="2019-09-30T16:08:00Z">
        <w:r w:rsidR="00DC7A7F">
          <w:rPr>
            <w:szCs w:val="20"/>
          </w:rPr>
          <w:t xml:space="preserve">The billing extract will be configured with additional billing codes and data elements required by MUFG. This will be </w:t>
        </w:r>
      </w:ins>
      <w:ins w:id="1695" w:author="D'souza, Nigel" w:date="2019-09-30T16:09:00Z">
        <w:r w:rsidR="00DC7A7F">
          <w:rPr>
            <w:szCs w:val="20"/>
          </w:rPr>
          <w:t>configured using the DB metadata/custom SQL’s.</w:t>
        </w:r>
      </w:ins>
      <w:r w:rsidR="000029B7">
        <w:rPr>
          <w:szCs w:val="20"/>
        </w:rPr>
        <w:br w:type="page"/>
      </w:r>
    </w:p>
    <w:p w14:paraId="1DA9232E" w14:textId="77777777" w:rsidR="008847B4" w:rsidRPr="00515BD6" w:rsidRDefault="008847B4" w:rsidP="00583888">
      <w:pPr>
        <w:pStyle w:val="Heading2"/>
        <w:numPr>
          <w:ilvl w:val="2"/>
          <w:numId w:val="2"/>
        </w:numPr>
        <w:rPr>
          <w:szCs w:val="20"/>
        </w:rPr>
      </w:pPr>
      <w:bookmarkStart w:id="1696" w:name="_Toc28956261"/>
      <w:r w:rsidRPr="00515BD6">
        <w:rPr>
          <w:szCs w:val="20"/>
        </w:rPr>
        <w:lastRenderedPageBreak/>
        <w:t xml:space="preserve">Audit </w:t>
      </w:r>
      <w:r w:rsidR="00FB10B7">
        <w:rPr>
          <w:szCs w:val="20"/>
        </w:rPr>
        <w:t xml:space="preserve">and Customer/User Detail </w:t>
      </w:r>
      <w:commentRangeStart w:id="1697"/>
      <w:r w:rsidRPr="00515BD6">
        <w:rPr>
          <w:szCs w:val="20"/>
        </w:rPr>
        <w:t>Extract</w:t>
      </w:r>
      <w:bookmarkEnd w:id="1696"/>
      <w:r w:rsidR="005375B9" w:rsidRPr="00515BD6">
        <w:rPr>
          <w:szCs w:val="20"/>
        </w:rPr>
        <w:t xml:space="preserve"> </w:t>
      </w:r>
      <w:commentRangeEnd w:id="1697"/>
      <w:r w:rsidR="00094258">
        <w:rPr>
          <w:rStyle w:val="CommentReference"/>
          <w:rFonts w:ascii="Arial" w:hAnsi="Arial" w:cs="Times New Roman"/>
          <w:b w:val="0"/>
          <w:bCs w:val="0"/>
          <w:color w:val="auto"/>
          <w:lang w:val="en-GB"/>
        </w:rPr>
        <w:commentReference w:id="1697"/>
      </w:r>
    </w:p>
    <w:p w14:paraId="7CB75960" w14:textId="77777777" w:rsidR="005375B9" w:rsidRPr="005375B9" w:rsidRDefault="005375B9" w:rsidP="005375B9">
      <w:pPr>
        <w:pStyle w:val="NormalIndent"/>
      </w:pPr>
    </w:p>
    <w:tbl>
      <w:tblPr>
        <w:tblStyle w:val="TableGrid"/>
        <w:tblW w:w="0" w:type="auto"/>
        <w:tblInd w:w="108" w:type="dxa"/>
        <w:tblLook w:val="04A0" w:firstRow="1" w:lastRow="0" w:firstColumn="1" w:lastColumn="0" w:noHBand="0" w:noVBand="1"/>
      </w:tblPr>
      <w:tblGrid>
        <w:gridCol w:w="2160"/>
        <w:gridCol w:w="1080"/>
        <w:gridCol w:w="997"/>
        <w:gridCol w:w="1080"/>
        <w:gridCol w:w="1297"/>
        <w:gridCol w:w="1403"/>
        <w:gridCol w:w="997"/>
      </w:tblGrid>
      <w:tr w:rsidR="008847B4" w14:paraId="475A864C" w14:textId="77777777" w:rsidTr="00543CC7">
        <w:tc>
          <w:tcPr>
            <w:tcW w:w="2160" w:type="dxa"/>
            <w:shd w:val="clear" w:color="auto" w:fill="8DB3E2" w:themeFill="text2" w:themeFillTint="66"/>
          </w:tcPr>
          <w:p w14:paraId="20ECA486" w14:textId="77777777" w:rsidR="008847B4" w:rsidRPr="00962297" w:rsidRDefault="008847B4" w:rsidP="00543CC7">
            <w:pPr>
              <w:pStyle w:val="NormalIndent"/>
              <w:ind w:left="0"/>
              <w:rPr>
                <w:b/>
              </w:rPr>
            </w:pPr>
            <w:r w:rsidRPr="00962297">
              <w:rPr>
                <w:b/>
              </w:rPr>
              <w:t>Business Purpose</w:t>
            </w:r>
          </w:p>
        </w:tc>
        <w:tc>
          <w:tcPr>
            <w:tcW w:w="1080" w:type="dxa"/>
            <w:shd w:val="clear" w:color="auto" w:fill="8DB3E2" w:themeFill="text2" w:themeFillTint="66"/>
          </w:tcPr>
          <w:p w14:paraId="31706AD8" w14:textId="77777777" w:rsidR="008847B4" w:rsidRPr="00962297" w:rsidRDefault="008847B4" w:rsidP="00543CC7">
            <w:pPr>
              <w:pStyle w:val="NormalIndent"/>
              <w:ind w:left="0"/>
              <w:rPr>
                <w:b/>
              </w:rPr>
            </w:pPr>
            <w:r w:rsidRPr="00962297">
              <w:rPr>
                <w:b/>
              </w:rPr>
              <w:t>Interface System</w:t>
            </w:r>
          </w:p>
        </w:tc>
        <w:tc>
          <w:tcPr>
            <w:tcW w:w="990" w:type="dxa"/>
            <w:shd w:val="clear" w:color="auto" w:fill="8DB3E2" w:themeFill="text2" w:themeFillTint="66"/>
          </w:tcPr>
          <w:p w14:paraId="40BFA2DB" w14:textId="77777777" w:rsidR="008847B4" w:rsidRPr="00962297" w:rsidRDefault="008847B4" w:rsidP="00543CC7">
            <w:pPr>
              <w:pStyle w:val="NormalIndent"/>
              <w:ind w:left="0"/>
              <w:rPr>
                <w:b/>
              </w:rPr>
            </w:pPr>
            <w:r w:rsidRPr="00962297">
              <w:rPr>
                <w:b/>
              </w:rPr>
              <w:t>Message Format</w:t>
            </w:r>
          </w:p>
        </w:tc>
        <w:tc>
          <w:tcPr>
            <w:tcW w:w="1080" w:type="dxa"/>
            <w:shd w:val="clear" w:color="auto" w:fill="8DB3E2" w:themeFill="text2" w:themeFillTint="66"/>
          </w:tcPr>
          <w:p w14:paraId="12D782DA" w14:textId="77777777" w:rsidR="008847B4" w:rsidRPr="00962297" w:rsidRDefault="008847B4" w:rsidP="00543CC7">
            <w:pPr>
              <w:pStyle w:val="NormalIndent"/>
              <w:ind w:left="0"/>
              <w:rPr>
                <w:b/>
              </w:rPr>
            </w:pPr>
            <w:r w:rsidRPr="00962297">
              <w:rPr>
                <w:b/>
              </w:rPr>
              <w:t>Transport</w:t>
            </w:r>
          </w:p>
        </w:tc>
        <w:tc>
          <w:tcPr>
            <w:tcW w:w="1297" w:type="dxa"/>
            <w:shd w:val="clear" w:color="auto" w:fill="8DB3E2" w:themeFill="text2" w:themeFillTint="66"/>
          </w:tcPr>
          <w:p w14:paraId="70C3B01F" w14:textId="77777777" w:rsidR="008847B4" w:rsidRPr="00962297" w:rsidRDefault="008847B4" w:rsidP="00543CC7">
            <w:pPr>
              <w:pStyle w:val="NormalIndent"/>
              <w:ind w:left="0"/>
              <w:rPr>
                <w:b/>
              </w:rPr>
            </w:pPr>
            <w:r w:rsidRPr="00962297">
              <w:rPr>
                <w:b/>
              </w:rPr>
              <w:t xml:space="preserve">Intermediary </w:t>
            </w:r>
          </w:p>
        </w:tc>
        <w:tc>
          <w:tcPr>
            <w:tcW w:w="1403" w:type="dxa"/>
            <w:shd w:val="clear" w:color="auto" w:fill="8DB3E2" w:themeFill="text2" w:themeFillTint="66"/>
          </w:tcPr>
          <w:p w14:paraId="1E4887AE" w14:textId="77777777" w:rsidR="008847B4" w:rsidRPr="00962297" w:rsidRDefault="008847B4" w:rsidP="00543CC7">
            <w:pPr>
              <w:pStyle w:val="NormalIndent"/>
              <w:ind w:left="0"/>
              <w:rPr>
                <w:b/>
              </w:rPr>
            </w:pPr>
            <w:r w:rsidRPr="00962297">
              <w:rPr>
                <w:b/>
              </w:rPr>
              <w:t>IDT Configuration Required</w:t>
            </w:r>
          </w:p>
        </w:tc>
        <w:tc>
          <w:tcPr>
            <w:tcW w:w="997" w:type="dxa"/>
            <w:shd w:val="clear" w:color="auto" w:fill="8DB3E2" w:themeFill="text2" w:themeFillTint="66"/>
          </w:tcPr>
          <w:p w14:paraId="5F89DFC6" w14:textId="77777777" w:rsidR="008847B4" w:rsidRPr="00962297" w:rsidRDefault="008847B4" w:rsidP="00543CC7">
            <w:pPr>
              <w:pStyle w:val="NormalIndent"/>
              <w:ind w:left="0"/>
              <w:rPr>
                <w:b/>
              </w:rPr>
            </w:pPr>
            <w:r w:rsidRPr="00962297">
              <w:rPr>
                <w:b/>
              </w:rPr>
              <w:t>HLD Required</w:t>
            </w:r>
          </w:p>
        </w:tc>
      </w:tr>
      <w:tr w:rsidR="008847B4" w14:paraId="7B7D0165" w14:textId="77777777" w:rsidTr="00543CC7">
        <w:tc>
          <w:tcPr>
            <w:tcW w:w="2160" w:type="dxa"/>
          </w:tcPr>
          <w:p w14:paraId="76DEE381" w14:textId="77777777" w:rsidR="008847B4" w:rsidRDefault="008847B4" w:rsidP="00543CC7">
            <w:pPr>
              <w:pStyle w:val="NormalIndent"/>
              <w:ind w:left="0"/>
            </w:pPr>
            <w:r>
              <w:t>Provide Audit Reporting to back-office</w:t>
            </w:r>
          </w:p>
        </w:tc>
        <w:tc>
          <w:tcPr>
            <w:tcW w:w="1080" w:type="dxa"/>
          </w:tcPr>
          <w:p w14:paraId="5FCABA28" w14:textId="77777777" w:rsidR="008847B4" w:rsidRDefault="00FB10B7" w:rsidP="00543CC7">
            <w:pPr>
              <w:pStyle w:val="NormalIndent"/>
              <w:ind w:left="0"/>
            </w:pPr>
            <w:r>
              <w:t>DDW</w:t>
            </w:r>
          </w:p>
        </w:tc>
        <w:tc>
          <w:tcPr>
            <w:tcW w:w="990" w:type="dxa"/>
          </w:tcPr>
          <w:p w14:paraId="7F5478C1" w14:textId="77777777" w:rsidR="008847B4" w:rsidRDefault="00FB10B7" w:rsidP="00543CC7">
            <w:pPr>
              <w:pStyle w:val="NormalIndent"/>
              <w:ind w:left="0"/>
            </w:pPr>
            <w:del w:id="1698" w:author="D'souza, Nigel" w:date="2019-08-28T15:06:00Z">
              <w:r w:rsidDel="00D33381">
                <w:delText>TBD</w:delText>
              </w:r>
            </w:del>
            <w:ins w:id="1699" w:author="D'souza, Nigel" w:date="2019-08-28T15:06:00Z">
              <w:r w:rsidR="00D33381">
                <w:t>Pipe delimited</w:t>
              </w:r>
            </w:ins>
            <w:r>
              <w:t>`</w:t>
            </w:r>
          </w:p>
        </w:tc>
        <w:tc>
          <w:tcPr>
            <w:tcW w:w="1080" w:type="dxa"/>
          </w:tcPr>
          <w:p w14:paraId="66A9775A" w14:textId="77777777" w:rsidR="008847B4" w:rsidRDefault="00FB10B7" w:rsidP="00543CC7">
            <w:pPr>
              <w:pStyle w:val="NormalIndent"/>
              <w:ind w:left="0"/>
            </w:pPr>
            <w:r>
              <w:t>SFTP</w:t>
            </w:r>
          </w:p>
        </w:tc>
        <w:tc>
          <w:tcPr>
            <w:tcW w:w="1297" w:type="dxa"/>
          </w:tcPr>
          <w:p w14:paraId="0E549FA0" w14:textId="77777777" w:rsidR="008847B4" w:rsidRDefault="00FB10B7" w:rsidP="00543CC7">
            <w:pPr>
              <w:pStyle w:val="NormalIndent"/>
              <w:ind w:left="0"/>
            </w:pPr>
            <w:r>
              <w:t>None</w:t>
            </w:r>
          </w:p>
        </w:tc>
        <w:tc>
          <w:tcPr>
            <w:tcW w:w="1403" w:type="dxa"/>
          </w:tcPr>
          <w:p w14:paraId="5F7C6E20" w14:textId="77777777" w:rsidR="008847B4" w:rsidRDefault="00FB10B7" w:rsidP="00543CC7">
            <w:pPr>
              <w:pStyle w:val="NormalIndent"/>
              <w:ind w:left="0"/>
            </w:pPr>
            <w:r>
              <w:t>Yes</w:t>
            </w:r>
          </w:p>
        </w:tc>
        <w:tc>
          <w:tcPr>
            <w:tcW w:w="997" w:type="dxa"/>
          </w:tcPr>
          <w:p w14:paraId="4399B9E3" w14:textId="77777777" w:rsidR="008847B4" w:rsidRDefault="00FB10B7" w:rsidP="00543CC7">
            <w:pPr>
              <w:pStyle w:val="NormalIndent"/>
              <w:ind w:left="0"/>
            </w:pPr>
            <w:r>
              <w:t>Yes</w:t>
            </w:r>
          </w:p>
        </w:tc>
      </w:tr>
    </w:tbl>
    <w:p w14:paraId="05AB67EC" w14:textId="77777777" w:rsidR="00A10529" w:rsidRDefault="00A10529" w:rsidP="002F326A">
      <w:bookmarkStart w:id="1700" w:name="_Toc436906263"/>
    </w:p>
    <w:p w14:paraId="1BBE6F53" w14:textId="77777777" w:rsidR="000029B7" w:rsidRDefault="00FB10B7" w:rsidP="002F326A">
      <w:r>
        <w:rPr>
          <w:noProof/>
          <w:lang w:val="en-US"/>
        </w:rPr>
        <w:drawing>
          <wp:inline distT="0" distB="0" distL="0" distR="0" wp14:anchorId="197B8108" wp14:editId="3211DDFC">
            <wp:extent cx="6109970" cy="3871595"/>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09970" cy="3871595"/>
                    </a:xfrm>
                    <a:prstGeom prst="rect">
                      <a:avLst/>
                    </a:prstGeom>
                    <a:noFill/>
                    <a:ln>
                      <a:noFill/>
                    </a:ln>
                  </pic:spPr>
                </pic:pic>
              </a:graphicData>
            </a:graphic>
          </wp:inline>
        </w:drawing>
      </w:r>
      <w:commentRangeStart w:id="1701"/>
      <w:commentRangeEnd w:id="1701"/>
      <w:r w:rsidR="000E6564">
        <w:rPr>
          <w:rStyle w:val="CommentReference"/>
          <w:lang w:val="en-GB"/>
        </w:rPr>
        <w:commentReference w:id="1701"/>
      </w:r>
      <w:commentRangeStart w:id="1702"/>
      <w:commentRangeEnd w:id="1702"/>
      <w:r w:rsidR="0085435E">
        <w:rPr>
          <w:rStyle w:val="CommentReference"/>
          <w:lang w:val="en-GB"/>
        </w:rPr>
        <w:commentReference w:id="1702"/>
      </w:r>
    </w:p>
    <w:p w14:paraId="73C18B88" w14:textId="77777777" w:rsidR="000029B7" w:rsidRDefault="000029B7" w:rsidP="002F326A"/>
    <w:p w14:paraId="6312CC14" w14:textId="77777777" w:rsidR="00A10529" w:rsidRDefault="00A10529" w:rsidP="002F326A">
      <w:r>
        <w:t>Periodic</w:t>
      </w:r>
      <w:r w:rsidR="00FB10B7">
        <w:t xml:space="preserve">ally (TBD) </w:t>
      </w:r>
      <w:r w:rsidR="007A5B26">
        <w:t>all information regarding company setup, account setup, user setup, permissions, limits, and incremental</w:t>
      </w:r>
      <w:r>
        <w:t xml:space="preserve"> audit in</w:t>
      </w:r>
      <w:r w:rsidR="007A5B26">
        <w:t>formation will be extracted and sent to the enterprise data warehouse system DDW.</w:t>
      </w:r>
    </w:p>
    <w:p w14:paraId="632BF5DA" w14:textId="77777777" w:rsidR="001100D2" w:rsidRDefault="001100D2" w:rsidP="002F326A"/>
    <w:p w14:paraId="28839D30" w14:textId="77777777" w:rsidR="001100D2" w:rsidRDefault="001100D2" w:rsidP="002F326A">
      <w:r>
        <w:t>Exact scope, format, and number of files TBD.  HLD will be required.</w:t>
      </w:r>
      <w:r w:rsidR="00507AF0">
        <w:t xml:space="preserve">  There will need to be multiple audit extracts</w:t>
      </w:r>
      <w:r w:rsidR="00221760">
        <w:t xml:space="preserve"> covering various views of the client audit information.  The Product Audit Extracts will need to be enhanced to allow for extracting client audit information with various filters applied to allow for the data to be segmented to line up with the bank’s requirements.</w:t>
      </w:r>
    </w:p>
    <w:p w14:paraId="7A386C05" w14:textId="77777777" w:rsidR="00C31650" w:rsidRDefault="00C31650" w:rsidP="00C31650">
      <w:pPr>
        <w:rPr>
          <w:ins w:id="1703" w:author="D'souza, Nigel" w:date="2021-11-10T15:29:00Z"/>
          <w:szCs w:val="20"/>
        </w:rPr>
      </w:pPr>
    </w:p>
    <w:p w14:paraId="0D5D7F96" w14:textId="7CA5A859" w:rsidR="00C31650" w:rsidRPr="00C31650" w:rsidRDefault="002A6C75">
      <w:pPr>
        <w:pStyle w:val="ListParagraph"/>
        <w:numPr>
          <w:ilvl w:val="0"/>
          <w:numId w:val="21"/>
        </w:numPr>
        <w:rPr>
          <w:ins w:id="1704" w:author="D'souza, Nigel" w:date="2021-11-10T15:29:00Z"/>
          <w:szCs w:val="20"/>
        </w:rPr>
        <w:pPrChange w:id="1705" w:author="D'souza, Nigel" w:date="2021-11-10T15:30:00Z">
          <w:pPr/>
        </w:pPrChange>
      </w:pPr>
      <w:del w:id="1706" w:author="D'souza, Nigel" w:date="2021-11-10T15:29:00Z">
        <w:r w:rsidRPr="00C31650" w:rsidDel="00C31650">
          <w:rPr>
            <w:szCs w:val="20"/>
          </w:rPr>
          <w:br w:type="page"/>
        </w:r>
      </w:del>
      <w:ins w:id="1707" w:author="D'souza, Nigel" w:date="2021-11-10T15:29:00Z">
        <w:r w:rsidR="00C31650" w:rsidRPr="00C31650">
          <w:rPr>
            <w:szCs w:val="20"/>
          </w:rPr>
          <w:t xml:space="preserve">21027    Recert - Roles </w:t>
        </w:r>
      </w:ins>
    </w:p>
    <w:p w14:paraId="56F46679" w14:textId="77777777" w:rsidR="00C31650" w:rsidRPr="00C31650" w:rsidRDefault="00C31650">
      <w:pPr>
        <w:pStyle w:val="ListParagraph"/>
        <w:numPr>
          <w:ilvl w:val="0"/>
          <w:numId w:val="21"/>
        </w:numPr>
        <w:rPr>
          <w:ins w:id="1708" w:author="D'souza, Nigel" w:date="2021-11-10T15:29:00Z"/>
          <w:szCs w:val="20"/>
        </w:rPr>
        <w:pPrChange w:id="1709" w:author="D'souza, Nigel" w:date="2021-11-10T15:30:00Z">
          <w:pPr/>
        </w:pPrChange>
      </w:pPr>
      <w:ins w:id="1710" w:author="D'souza, Nigel" w:date="2021-11-10T15:29:00Z">
        <w:r w:rsidRPr="00C31650">
          <w:rPr>
            <w:szCs w:val="20"/>
          </w:rPr>
          <w:t xml:space="preserve">21026    Recert - </w:t>
        </w:r>
        <w:proofErr w:type="spellStart"/>
        <w:r w:rsidRPr="00C31650">
          <w:rPr>
            <w:szCs w:val="20"/>
          </w:rPr>
          <w:t>RoleEnt</w:t>
        </w:r>
        <w:proofErr w:type="spellEnd"/>
        <w:r w:rsidRPr="00C31650">
          <w:rPr>
            <w:szCs w:val="20"/>
          </w:rPr>
          <w:t xml:space="preserve"> </w:t>
        </w:r>
      </w:ins>
    </w:p>
    <w:p w14:paraId="790C06A5" w14:textId="77777777" w:rsidR="00C31650" w:rsidRPr="00C31650" w:rsidRDefault="00C31650">
      <w:pPr>
        <w:pStyle w:val="ListParagraph"/>
        <w:numPr>
          <w:ilvl w:val="0"/>
          <w:numId w:val="21"/>
        </w:numPr>
        <w:rPr>
          <w:ins w:id="1711" w:author="D'souza, Nigel" w:date="2021-11-10T15:29:00Z"/>
          <w:szCs w:val="20"/>
        </w:rPr>
        <w:pPrChange w:id="1712" w:author="D'souza, Nigel" w:date="2021-11-10T15:30:00Z">
          <w:pPr/>
        </w:pPrChange>
      </w:pPr>
      <w:ins w:id="1713" w:author="D'souza, Nigel" w:date="2021-11-10T15:29:00Z">
        <w:r w:rsidRPr="00C31650">
          <w:rPr>
            <w:szCs w:val="20"/>
          </w:rPr>
          <w:t xml:space="preserve">21025    Recert - </w:t>
        </w:r>
        <w:proofErr w:type="spellStart"/>
        <w:r w:rsidRPr="00C31650">
          <w:rPr>
            <w:szCs w:val="20"/>
          </w:rPr>
          <w:t>UserRoles</w:t>
        </w:r>
        <w:proofErr w:type="spellEnd"/>
        <w:r w:rsidRPr="00C31650">
          <w:rPr>
            <w:szCs w:val="20"/>
          </w:rPr>
          <w:t xml:space="preserve"> </w:t>
        </w:r>
      </w:ins>
    </w:p>
    <w:p w14:paraId="5D67EE36" w14:textId="77777777" w:rsidR="00C31650" w:rsidRPr="00C31650" w:rsidRDefault="00C31650">
      <w:pPr>
        <w:pStyle w:val="ListParagraph"/>
        <w:numPr>
          <w:ilvl w:val="0"/>
          <w:numId w:val="21"/>
        </w:numPr>
        <w:rPr>
          <w:ins w:id="1714" w:author="D'souza, Nigel" w:date="2021-11-10T15:29:00Z"/>
          <w:szCs w:val="20"/>
        </w:rPr>
        <w:pPrChange w:id="1715" w:author="D'souza, Nigel" w:date="2021-11-10T15:30:00Z">
          <w:pPr/>
        </w:pPrChange>
      </w:pPr>
      <w:ins w:id="1716" w:author="D'souza, Nigel" w:date="2021-11-10T15:29:00Z">
        <w:r w:rsidRPr="00C31650">
          <w:rPr>
            <w:szCs w:val="20"/>
          </w:rPr>
          <w:t xml:space="preserve">21024    Recert - Actions </w:t>
        </w:r>
      </w:ins>
    </w:p>
    <w:p w14:paraId="290CCF73" w14:textId="7BD3D9C2" w:rsidR="00C31650" w:rsidRPr="00C31650" w:rsidRDefault="00C31650">
      <w:pPr>
        <w:pStyle w:val="ListParagraph"/>
        <w:numPr>
          <w:ilvl w:val="0"/>
          <w:numId w:val="21"/>
        </w:numPr>
        <w:rPr>
          <w:ins w:id="1717" w:author="D'souza, Nigel" w:date="2021-11-10T15:29:00Z"/>
          <w:szCs w:val="20"/>
        </w:rPr>
        <w:pPrChange w:id="1718" w:author="D'souza, Nigel" w:date="2021-11-10T15:30:00Z">
          <w:pPr/>
        </w:pPrChange>
      </w:pPr>
      <w:ins w:id="1719" w:author="D'souza, Nigel" w:date="2021-11-10T15:29:00Z">
        <w:r w:rsidRPr="00C31650">
          <w:rPr>
            <w:szCs w:val="20"/>
          </w:rPr>
          <w:t xml:space="preserve">21023    Recert - Types </w:t>
        </w:r>
      </w:ins>
    </w:p>
    <w:p w14:paraId="33AFA412" w14:textId="77777777" w:rsidR="00C31650" w:rsidRPr="00C31650" w:rsidRDefault="00C31650">
      <w:pPr>
        <w:pStyle w:val="ListParagraph"/>
        <w:numPr>
          <w:ilvl w:val="0"/>
          <w:numId w:val="21"/>
        </w:numPr>
        <w:rPr>
          <w:ins w:id="1720" w:author="D'souza, Nigel" w:date="2021-11-10T15:29:00Z"/>
          <w:szCs w:val="20"/>
        </w:rPr>
        <w:pPrChange w:id="1721" w:author="D'souza, Nigel" w:date="2021-11-10T15:30:00Z">
          <w:pPr/>
        </w:pPrChange>
      </w:pPr>
      <w:ins w:id="1722" w:author="D'souza, Nigel" w:date="2021-11-10T15:29:00Z">
        <w:r w:rsidRPr="00C31650">
          <w:rPr>
            <w:szCs w:val="20"/>
          </w:rPr>
          <w:t xml:space="preserve">21022    Recert - Function Groups </w:t>
        </w:r>
      </w:ins>
    </w:p>
    <w:p w14:paraId="74360CE5" w14:textId="77777777" w:rsidR="00C31650" w:rsidRPr="00C31650" w:rsidRDefault="00C31650">
      <w:pPr>
        <w:pStyle w:val="ListParagraph"/>
        <w:numPr>
          <w:ilvl w:val="0"/>
          <w:numId w:val="21"/>
        </w:numPr>
        <w:rPr>
          <w:ins w:id="1723" w:author="D'souza, Nigel" w:date="2021-11-10T15:29:00Z"/>
          <w:szCs w:val="20"/>
        </w:rPr>
        <w:pPrChange w:id="1724" w:author="D'souza, Nigel" w:date="2021-11-10T15:30:00Z">
          <w:pPr/>
        </w:pPrChange>
      </w:pPr>
      <w:ins w:id="1725" w:author="D'souza, Nigel" w:date="2021-11-10T15:29:00Z">
        <w:r w:rsidRPr="00C31650">
          <w:rPr>
            <w:szCs w:val="20"/>
          </w:rPr>
          <w:t xml:space="preserve">21021    Recert - Functions </w:t>
        </w:r>
      </w:ins>
    </w:p>
    <w:p w14:paraId="58999C89" w14:textId="77777777" w:rsidR="00C31650" w:rsidRPr="00C31650" w:rsidRDefault="00C31650">
      <w:pPr>
        <w:pStyle w:val="ListParagraph"/>
        <w:numPr>
          <w:ilvl w:val="0"/>
          <w:numId w:val="21"/>
        </w:numPr>
        <w:rPr>
          <w:ins w:id="1726" w:author="D'souza, Nigel" w:date="2021-11-10T15:29:00Z"/>
          <w:szCs w:val="20"/>
        </w:rPr>
        <w:pPrChange w:id="1727" w:author="D'souza, Nigel" w:date="2021-11-10T15:30:00Z">
          <w:pPr/>
        </w:pPrChange>
      </w:pPr>
      <w:ins w:id="1728" w:author="D'souza, Nigel" w:date="2021-11-10T15:29:00Z">
        <w:r w:rsidRPr="00C31650">
          <w:rPr>
            <w:szCs w:val="20"/>
          </w:rPr>
          <w:t xml:space="preserve">21020    Recert - Products </w:t>
        </w:r>
      </w:ins>
    </w:p>
    <w:p w14:paraId="18170A9D" w14:textId="77777777" w:rsidR="00C31650" w:rsidRPr="00C31650" w:rsidRDefault="00C31650" w:rsidP="00C31650">
      <w:pPr>
        <w:rPr>
          <w:ins w:id="1729" w:author="D'souza, Nigel" w:date="2021-11-10T15:29:00Z"/>
          <w:szCs w:val="20"/>
        </w:rPr>
      </w:pPr>
    </w:p>
    <w:p w14:paraId="46FEF084" w14:textId="77777777" w:rsidR="00C31650" w:rsidRPr="00C31650" w:rsidRDefault="00C31650">
      <w:pPr>
        <w:pStyle w:val="ListParagraph"/>
        <w:numPr>
          <w:ilvl w:val="0"/>
          <w:numId w:val="21"/>
        </w:numPr>
        <w:rPr>
          <w:ins w:id="1730" w:author="D'souza, Nigel" w:date="2021-11-10T15:29:00Z"/>
          <w:szCs w:val="20"/>
        </w:rPr>
        <w:pPrChange w:id="1731" w:author="D'souza, Nigel" w:date="2021-11-10T15:30:00Z">
          <w:pPr/>
        </w:pPrChange>
      </w:pPr>
      <w:ins w:id="1732" w:author="D'souza, Nigel" w:date="2021-11-10T15:29:00Z">
        <w:r w:rsidRPr="00C31650">
          <w:rPr>
            <w:szCs w:val="20"/>
          </w:rPr>
          <w:t xml:space="preserve">21051    Avalon Wire Extract CTL </w:t>
        </w:r>
      </w:ins>
    </w:p>
    <w:p w14:paraId="3D5DDCBB" w14:textId="77777777" w:rsidR="00C31650" w:rsidRPr="00C31650" w:rsidRDefault="00C31650">
      <w:pPr>
        <w:pStyle w:val="ListParagraph"/>
        <w:numPr>
          <w:ilvl w:val="0"/>
          <w:numId w:val="21"/>
        </w:numPr>
        <w:rPr>
          <w:ins w:id="1733" w:author="D'souza, Nigel" w:date="2021-11-10T15:29:00Z"/>
          <w:szCs w:val="20"/>
        </w:rPr>
        <w:pPrChange w:id="1734" w:author="D'souza, Nigel" w:date="2021-11-10T15:30:00Z">
          <w:pPr/>
        </w:pPrChange>
      </w:pPr>
      <w:ins w:id="1735" w:author="D'souza, Nigel" w:date="2021-11-10T15:29:00Z">
        <w:r w:rsidRPr="00C31650">
          <w:rPr>
            <w:szCs w:val="20"/>
          </w:rPr>
          <w:t xml:space="preserve">21050    Avalon Wire Extract CSV </w:t>
        </w:r>
      </w:ins>
    </w:p>
    <w:p w14:paraId="7C9DF7E9" w14:textId="54E9D789" w:rsidR="00C31650" w:rsidRPr="00C31650" w:rsidRDefault="00C31650">
      <w:pPr>
        <w:pStyle w:val="ListParagraph"/>
        <w:numPr>
          <w:ilvl w:val="0"/>
          <w:numId w:val="21"/>
        </w:numPr>
        <w:rPr>
          <w:rFonts w:ascii="Arial" w:hAnsi="Arial"/>
          <w:sz w:val="20"/>
          <w:szCs w:val="20"/>
          <w:rPrChange w:id="1736" w:author="D'souza, Nigel" w:date="2021-11-10T15:30:00Z">
            <w:rPr>
              <w:rFonts w:ascii="Arial Narrow" w:hAnsi="Arial Narrow" w:cs="Arial"/>
              <w:b/>
              <w:bCs/>
              <w:color w:val="336999"/>
              <w:sz w:val="28"/>
              <w:szCs w:val="20"/>
            </w:rPr>
          </w:rPrChange>
        </w:rPr>
        <w:pPrChange w:id="1737" w:author="D'souza, Nigel" w:date="2021-11-10T15:30:00Z">
          <w:pPr/>
        </w:pPrChange>
      </w:pPr>
      <w:ins w:id="1738" w:author="D'souza, Nigel" w:date="2021-11-10T15:29:00Z">
        <w:r w:rsidRPr="00C31650">
          <w:rPr>
            <w:szCs w:val="20"/>
          </w:rPr>
          <w:t>21031    CRM Account Extract</w:t>
        </w:r>
      </w:ins>
    </w:p>
    <w:p w14:paraId="07C23F29" w14:textId="77777777" w:rsidR="00CA2787" w:rsidRDefault="00CA2787" w:rsidP="00583888">
      <w:pPr>
        <w:pStyle w:val="Heading2"/>
        <w:numPr>
          <w:ilvl w:val="2"/>
          <w:numId w:val="2"/>
        </w:numPr>
        <w:rPr>
          <w:szCs w:val="20"/>
        </w:rPr>
      </w:pPr>
      <w:bookmarkStart w:id="1739" w:name="_Toc28956262"/>
      <w:r w:rsidRPr="00515BD6">
        <w:rPr>
          <w:szCs w:val="20"/>
        </w:rPr>
        <w:lastRenderedPageBreak/>
        <w:t>Holiday Reference Data Load</w:t>
      </w:r>
      <w:bookmarkEnd w:id="1700"/>
      <w:bookmarkEnd w:id="1739"/>
      <w:r w:rsidR="005409E5" w:rsidRPr="00515BD6">
        <w:rPr>
          <w:szCs w:val="20"/>
        </w:rPr>
        <w:t xml:space="preserve"> </w:t>
      </w:r>
      <w:r w:rsidR="005375B9" w:rsidRPr="00515BD6">
        <w:rPr>
          <w:szCs w:val="20"/>
        </w:rPr>
        <w:t xml:space="preserve"> </w:t>
      </w:r>
    </w:p>
    <w:p w14:paraId="41FDB06E" w14:textId="77777777" w:rsidR="002A6C75" w:rsidRPr="002A6C75" w:rsidRDefault="002A6C75" w:rsidP="002A6C75">
      <w:pPr>
        <w:pStyle w:val="NormalIndent"/>
      </w:pPr>
    </w:p>
    <w:tbl>
      <w:tblPr>
        <w:tblStyle w:val="TableGrid"/>
        <w:tblW w:w="0" w:type="auto"/>
        <w:tblInd w:w="108" w:type="dxa"/>
        <w:tblLook w:val="04A0" w:firstRow="1" w:lastRow="0" w:firstColumn="1" w:lastColumn="0" w:noHBand="0" w:noVBand="1"/>
        <w:tblPrChange w:id="1740" w:author="D'souza, Nigel" w:date="2021-11-10T15:30:00Z">
          <w:tblPr>
            <w:tblStyle w:val="TableGrid"/>
            <w:tblW w:w="0" w:type="auto"/>
            <w:tblInd w:w="108" w:type="dxa"/>
            <w:tblLook w:val="04A0" w:firstRow="1" w:lastRow="0" w:firstColumn="1" w:lastColumn="0" w:noHBand="0" w:noVBand="1"/>
          </w:tblPr>
        </w:tblPrChange>
      </w:tblPr>
      <w:tblGrid>
        <w:gridCol w:w="2160"/>
        <w:gridCol w:w="1080"/>
        <w:gridCol w:w="1387"/>
        <w:gridCol w:w="1080"/>
        <w:gridCol w:w="1297"/>
        <w:gridCol w:w="1403"/>
        <w:gridCol w:w="997"/>
        <w:tblGridChange w:id="1741">
          <w:tblGrid>
            <w:gridCol w:w="2160"/>
            <w:gridCol w:w="1080"/>
            <w:gridCol w:w="1387"/>
            <w:gridCol w:w="1080"/>
            <w:gridCol w:w="1297"/>
            <w:gridCol w:w="1403"/>
            <w:gridCol w:w="997"/>
          </w:tblGrid>
        </w:tblGridChange>
      </w:tblGrid>
      <w:tr w:rsidR="00CA2787" w14:paraId="44C4948F" w14:textId="77777777" w:rsidTr="001E4D04">
        <w:tc>
          <w:tcPr>
            <w:tcW w:w="2160" w:type="dxa"/>
            <w:shd w:val="clear" w:color="auto" w:fill="8DB3E2" w:themeFill="text2" w:themeFillTint="66"/>
            <w:tcPrChange w:id="1742" w:author="D'souza, Nigel" w:date="2021-11-10T15:30:00Z">
              <w:tcPr>
                <w:tcW w:w="2160" w:type="dxa"/>
                <w:shd w:val="clear" w:color="auto" w:fill="8DB3E2" w:themeFill="text2" w:themeFillTint="66"/>
              </w:tcPr>
            </w:tcPrChange>
          </w:tcPr>
          <w:p w14:paraId="3C665011" w14:textId="77777777" w:rsidR="00CA2787" w:rsidRPr="00962297" w:rsidRDefault="00CA2787" w:rsidP="00CA2787">
            <w:pPr>
              <w:pStyle w:val="NormalIndent"/>
              <w:ind w:left="0"/>
              <w:rPr>
                <w:b/>
              </w:rPr>
            </w:pPr>
            <w:r w:rsidRPr="00962297">
              <w:rPr>
                <w:b/>
              </w:rPr>
              <w:t>Business Purpose</w:t>
            </w:r>
          </w:p>
        </w:tc>
        <w:tc>
          <w:tcPr>
            <w:tcW w:w="1080" w:type="dxa"/>
            <w:shd w:val="clear" w:color="auto" w:fill="8DB3E2" w:themeFill="text2" w:themeFillTint="66"/>
            <w:tcPrChange w:id="1743" w:author="D'souza, Nigel" w:date="2021-11-10T15:30:00Z">
              <w:tcPr>
                <w:tcW w:w="1080" w:type="dxa"/>
                <w:shd w:val="clear" w:color="auto" w:fill="8DB3E2" w:themeFill="text2" w:themeFillTint="66"/>
              </w:tcPr>
            </w:tcPrChange>
          </w:tcPr>
          <w:p w14:paraId="3C1A696D" w14:textId="77777777" w:rsidR="00CA2787" w:rsidRPr="00962297" w:rsidRDefault="00CA2787" w:rsidP="00CA2787">
            <w:pPr>
              <w:pStyle w:val="NormalIndent"/>
              <w:ind w:left="0"/>
              <w:rPr>
                <w:b/>
              </w:rPr>
            </w:pPr>
            <w:r w:rsidRPr="00962297">
              <w:rPr>
                <w:b/>
              </w:rPr>
              <w:t>Interface System</w:t>
            </w:r>
          </w:p>
        </w:tc>
        <w:tc>
          <w:tcPr>
            <w:tcW w:w="1387" w:type="dxa"/>
            <w:shd w:val="clear" w:color="auto" w:fill="8DB3E2" w:themeFill="text2" w:themeFillTint="66"/>
            <w:tcPrChange w:id="1744" w:author="D'souza, Nigel" w:date="2021-11-10T15:30:00Z">
              <w:tcPr>
                <w:tcW w:w="990" w:type="dxa"/>
                <w:shd w:val="clear" w:color="auto" w:fill="8DB3E2" w:themeFill="text2" w:themeFillTint="66"/>
              </w:tcPr>
            </w:tcPrChange>
          </w:tcPr>
          <w:p w14:paraId="5C4B5EDA" w14:textId="77777777" w:rsidR="00CA2787" w:rsidRPr="00962297" w:rsidRDefault="00CA2787" w:rsidP="00CA2787">
            <w:pPr>
              <w:pStyle w:val="NormalIndent"/>
              <w:ind w:left="0"/>
              <w:rPr>
                <w:b/>
              </w:rPr>
            </w:pPr>
            <w:r w:rsidRPr="00962297">
              <w:rPr>
                <w:b/>
              </w:rPr>
              <w:t>Message Format</w:t>
            </w:r>
          </w:p>
        </w:tc>
        <w:tc>
          <w:tcPr>
            <w:tcW w:w="1080" w:type="dxa"/>
            <w:shd w:val="clear" w:color="auto" w:fill="8DB3E2" w:themeFill="text2" w:themeFillTint="66"/>
            <w:tcPrChange w:id="1745" w:author="D'souza, Nigel" w:date="2021-11-10T15:30:00Z">
              <w:tcPr>
                <w:tcW w:w="1080" w:type="dxa"/>
                <w:shd w:val="clear" w:color="auto" w:fill="8DB3E2" w:themeFill="text2" w:themeFillTint="66"/>
              </w:tcPr>
            </w:tcPrChange>
          </w:tcPr>
          <w:p w14:paraId="5282AC62" w14:textId="77777777" w:rsidR="00CA2787" w:rsidRPr="00962297" w:rsidRDefault="00CA2787" w:rsidP="00CA2787">
            <w:pPr>
              <w:pStyle w:val="NormalIndent"/>
              <w:ind w:left="0"/>
              <w:rPr>
                <w:b/>
              </w:rPr>
            </w:pPr>
            <w:r w:rsidRPr="00962297">
              <w:rPr>
                <w:b/>
              </w:rPr>
              <w:t>Transport</w:t>
            </w:r>
          </w:p>
        </w:tc>
        <w:tc>
          <w:tcPr>
            <w:tcW w:w="1297" w:type="dxa"/>
            <w:shd w:val="clear" w:color="auto" w:fill="8DB3E2" w:themeFill="text2" w:themeFillTint="66"/>
            <w:tcPrChange w:id="1746" w:author="D'souza, Nigel" w:date="2021-11-10T15:30:00Z">
              <w:tcPr>
                <w:tcW w:w="1297" w:type="dxa"/>
                <w:shd w:val="clear" w:color="auto" w:fill="8DB3E2" w:themeFill="text2" w:themeFillTint="66"/>
              </w:tcPr>
            </w:tcPrChange>
          </w:tcPr>
          <w:p w14:paraId="7A1C079C" w14:textId="77777777" w:rsidR="00CA2787" w:rsidRPr="00962297" w:rsidRDefault="00CA2787" w:rsidP="00CA2787">
            <w:pPr>
              <w:pStyle w:val="NormalIndent"/>
              <w:ind w:left="0"/>
              <w:rPr>
                <w:b/>
              </w:rPr>
            </w:pPr>
            <w:r w:rsidRPr="00962297">
              <w:rPr>
                <w:b/>
              </w:rPr>
              <w:t xml:space="preserve">Intermediary </w:t>
            </w:r>
          </w:p>
        </w:tc>
        <w:tc>
          <w:tcPr>
            <w:tcW w:w="1403" w:type="dxa"/>
            <w:shd w:val="clear" w:color="auto" w:fill="8DB3E2" w:themeFill="text2" w:themeFillTint="66"/>
            <w:tcPrChange w:id="1747" w:author="D'souza, Nigel" w:date="2021-11-10T15:30:00Z">
              <w:tcPr>
                <w:tcW w:w="1403" w:type="dxa"/>
                <w:shd w:val="clear" w:color="auto" w:fill="8DB3E2" w:themeFill="text2" w:themeFillTint="66"/>
              </w:tcPr>
            </w:tcPrChange>
          </w:tcPr>
          <w:p w14:paraId="205CEDF9" w14:textId="77777777" w:rsidR="00CA2787" w:rsidRPr="00962297" w:rsidRDefault="00CA2787" w:rsidP="00CA2787">
            <w:pPr>
              <w:pStyle w:val="NormalIndent"/>
              <w:ind w:left="0"/>
              <w:rPr>
                <w:b/>
              </w:rPr>
            </w:pPr>
            <w:r w:rsidRPr="00962297">
              <w:rPr>
                <w:b/>
              </w:rPr>
              <w:t>IDT Configuration Required</w:t>
            </w:r>
          </w:p>
        </w:tc>
        <w:tc>
          <w:tcPr>
            <w:tcW w:w="997" w:type="dxa"/>
            <w:shd w:val="clear" w:color="auto" w:fill="8DB3E2" w:themeFill="text2" w:themeFillTint="66"/>
            <w:tcPrChange w:id="1748" w:author="D'souza, Nigel" w:date="2021-11-10T15:30:00Z">
              <w:tcPr>
                <w:tcW w:w="997" w:type="dxa"/>
                <w:shd w:val="clear" w:color="auto" w:fill="8DB3E2" w:themeFill="text2" w:themeFillTint="66"/>
              </w:tcPr>
            </w:tcPrChange>
          </w:tcPr>
          <w:p w14:paraId="28223E81" w14:textId="77777777" w:rsidR="00CA2787" w:rsidRPr="00962297" w:rsidRDefault="00CA2787" w:rsidP="00CA2787">
            <w:pPr>
              <w:pStyle w:val="NormalIndent"/>
              <w:ind w:left="0"/>
              <w:rPr>
                <w:b/>
              </w:rPr>
            </w:pPr>
            <w:r w:rsidRPr="00962297">
              <w:rPr>
                <w:b/>
              </w:rPr>
              <w:t>HLD Required</w:t>
            </w:r>
          </w:p>
        </w:tc>
      </w:tr>
      <w:tr w:rsidR="00CA2787" w:rsidDel="001E4D04" w14:paraId="711F325B" w14:textId="53B8305E" w:rsidTr="001E4D04">
        <w:trPr>
          <w:del w:id="1749" w:author="D'souza, Nigel" w:date="2021-11-10T15:30:00Z"/>
        </w:trPr>
        <w:tc>
          <w:tcPr>
            <w:tcW w:w="2160" w:type="dxa"/>
            <w:tcPrChange w:id="1750" w:author="D'souza, Nigel" w:date="2021-11-10T15:30:00Z">
              <w:tcPr>
                <w:tcW w:w="2160" w:type="dxa"/>
              </w:tcPr>
            </w:tcPrChange>
          </w:tcPr>
          <w:p w14:paraId="4484068B" w14:textId="0FBB1F4F" w:rsidR="00CA2787" w:rsidDel="001E4D04" w:rsidRDefault="00CA2787" w:rsidP="00CA2787">
            <w:pPr>
              <w:pStyle w:val="NormalIndent"/>
              <w:ind w:left="0"/>
              <w:rPr>
                <w:del w:id="1751" w:author="D'souza, Nigel" w:date="2021-11-10T15:30:00Z"/>
              </w:rPr>
            </w:pPr>
            <w:del w:id="1752" w:author="D'souza, Nigel" w:date="2021-11-10T15:30:00Z">
              <w:r w:rsidDel="001E4D04">
                <w:delText>Provide list of business holidays</w:delText>
              </w:r>
            </w:del>
            <w:ins w:id="1753" w:author="D'souza, Nigel" w:date="2019-08-28T15:07:00Z">
              <w:del w:id="1754" w:author="D'souza, Nigel" w:date="2021-11-10T15:30:00Z">
                <w:r w:rsidR="00D33381" w:rsidDel="001E4D04">
                  <w:delText xml:space="preserve"> (Country)</w:delText>
                </w:r>
              </w:del>
            </w:ins>
          </w:p>
        </w:tc>
        <w:tc>
          <w:tcPr>
            <w:tcW w:w="1080" w:type="dxa"/>
            <w:tcPrChange w:id="1755" w:author="D'souza, Nigel" w:date="2021-11-10T15:30:00Z">
              <w:tcPr>
                <w:tcW w:w="1080" w:type="dxa"/>
              </w:tcPr>
            </w:tcPrChange>
          </w:tcPr>
          <w:p w14:paraId="17FBDF1C" w14:textId="3A4D71BE" w:rsidR="00CA2787" w:rsidDel="001E4D04" w:rsidRDefault="007A5B26" w:rsidP="00CA2787">
            <w:pPr>
              <w:pStyle w:val="NormalIndent"/>
              <w:ind w:left="0"/>
              <w:rPr>
                <w:del w:id="1756" w:author="D'souza, Nigel" w:date="2021-11-10T15:30:00Z"/>
              </w:rPr>
            </w:pPr>
            <w:del w:id="1757" w:author="D'souza, Nigel" w:date="2021-11-10T15:30:00Z">
              <w:r w:rsidDel="001E4D04">
                <w:delText>SWIFT</w:delText>
              </w:r>
            </w:del>
          </w:p>
        </w:tc>
        <w:tc>
          <w:tcPr>
            <w:tcW w:w="1387" w:type="dxa"/>
            <w:tcPrChange w:id="1758" w:author="D'souza, Nigel" w:date="2021-11-10T15:30:00Z">
              <w:tcPr>
                <w:tcW w:w="990" w:type="dxa"/>
              </w:tcPr>
            </w:tcPrChange>
          </w:tcPr>
          <w:p w14:paraId="34AAFC21" w14:textId="692C59DA" w:rsidR="00CA2787" w:rsidDel="001E4D04" w:rsidRDefault="007A5B26" w:rsidP="00CA2787">
            <w:pPr>
              <w:pStyle w:val="NormalIndent"/>
              <w:ind w:left="0"/>
              <w:rPr>
                <w:del w:id="1759" w:author="D'souza, Nigel" w:date="2021-11-10T15:30:00Z"/>
              </w:rPr>
            </w:pPr>
            <w:del w:id="1760" w:author="D'souza, Nigel" w:date="2021-11-10T15:30:00Z">
              <w:r w:rsidDel="001E4D04">
                <w:delText>SWIFT Holiday</w:delText>
              </w:r>
            </w:del>
          </w:p>
        </w:tc>
        <w:tc>
          <w:tcPr>
            <w:tcW w:w="1080" w:type="dxa"/>
            <w:tcPrChange w:id="1761" w:author="D'souza, Nigel" w:date="2021-11-10T15:30:00Z">
              <w:tcPr>
                <w:tcW w:w="1080" w:type="dxa"/>
              </w:tcPr>
            </w:tcPrChange>
          </w:tcPr>
          <w:p w14:paraId="1E97585B" w14:textId="7A5FBD70" w:rsidR="00CA2787" w:rsidDel="001E4D04" w:rsidRDefault="00CA2787" w:rsidP="00CA2787">
            <w:pPr>
              <w:pStyle w:val="NormalIndent"/>
              <w:ind w:left="0"/>
              <w:rPr>
                <w:del w:id="1762" w:author="D'souza, Nigel" w:date="2021-11-10T15:30:00Z"/>
              </w:rPr>
            </w:pPr>
            <w:del w:id="1763" w:author="D'souza, Nigel" w:date="2021-11-10T15:30:00Z">
              <w:r w:rsidDel="001E4D04">
                <w:delText>SFTP</w:delText>
              </w:r>
            </w:del>
          </w:p>
        </w:tc>
        <w:tc>
          <w:tcPr>
            <w:tcW w:w="1297" w:type="dxa"/>
            <w:tcPrChange w:id="1764" w:author="D'souza, Nigel" w:date="2021-11-10T15:30:00Z">
              <w:tcPr>
                <w:tcW w:w="1297" w:type="dxa"/>
              </w:tcPr>
            </w:tcPrChange>
          </w:tcPr>
          <w:p w14:paraId="2F2550C9" w14:textId="28CC5956" w:rsidR="00CA2787" w:rsidDel="001E4D04" w:rsidRDefault="00CA2787" w:rsidP="00CA2787">
            <w:pPr>
              <w:pStyle w:val="NormalIndent"/>
              <w:ind w:left="0"/>
              <w:rPr>
                <w:del w:id="1765" w:author="D'souza, Nigel" w:date="2021-11-10T15:30:00Z"/>
              </w:rPr>
            </w:pPr>
            <w:del w:id="1766" w:author="D'souza, Nigel" w:date="2021-11-10T15:30:00Z">
              <w:r w:rsidDel="001E4D04">
                <w:delText>None</w:delText>
              </w:r>
            </w:del>
          </w:p>
        </w:tc>
        <w:tc>
          <w:tcPr>
            <w:tcW w:w="1403" w:type="dxa"/>
            <w:tcPrChange w:id="1767" w:author="D'souza, Nigel" w:date="2021-11-10T15:30:00Z">
              <w:tcPr>
                <w:tcW w:w="1403" w:type="dxa"/>
              </w:tcPr>
            </w:tcPrChange>
          </w:tcPr>
          <w:p w14:paraId="4598EB90" w14:textId="1017BE67" w:rsidR="00CA2787" w:rsidDel="001E4D04" w:rsidRDefault="007A5B26" w:rsidP="00CA2787">
            <w:pPr>
              <w:pStyle w:val="NormalIndent"/>
              <w:ind w:left="0"/>
              <w:rPr>
                <w:del w:id="1768" w:author="D'souza, Nigel" w:date="2021-11-10T15:30:00Z"/>
              </w:rPr>
            </w:pPr>
            <w:del w:id="1769" w:author="D'souza, Nigel" w:date="2021-11-10T15:30:00Z">
              <w:r w:rsidDel="001E4D04">
                <w:delText>No</w:delText>
              </w:r>
            </w:del>
          </w:p>
        </w:tc>
        <w:tc>
          <w:tcPr>
            <w:tcW w:w="997" w:type="dxa"/>
            <w:tcPrChange w:id="1770" w:author="D'souza, Nigel" w:date="2021-11-10T15:30:00Z">
              <w:tcPr>
                <w:tcW w:w="997" w:type="dxa"/>
              </w:tcPr>
            </w:tcPrChange>
          </w:tcPr>
          <w:p w14:paraId="1691C42A" w14:textId="41B83AE5" w:rsidR="00CA2787" w:rsidDel="001E4D04" w:rsidRDefault="00CA2787" w:rsidP="00CA2787">
            <w:pPr>
              <w:pStyle w:val="NormalIndent"/>
              <w:ind w:left="0"/>
              <w:rPr>
                <w:del w:id="1771" w:author="D'souza, Nigel" w:date="2021-11-10T15:30:00Z"/>
              </w:rPr>
            </w:pPr>
            <w:commentRangeStart w:id="1772"/>
            <w:del w:id="1773" w:author="D'souza, Nigel" w:date="2021-11-10T15:30:00Z">
              <w:r w:rsidDel="001E4D04">
                <w:delText>No</w:delText>
              </w:r>
              <w:commentRangeEnd w:id="1772"/>
              <w:r w:rsidR="00094258" w:rsidDel="001E4D04">
                <w:rPr>
                  <w:rStyle w:val="CommentReference"/>
                  <w:lang w:val="en-GB"/>
                </w:rPr>
                <w:commentReference w:id="1772"/>
              </w:r>
            </w:del>
          </w:p>
        </w:tc>
      </w:tr>
      <w:tr w:rsidR="00D33381" w14:paraId="5164E007" w14:textId="77777777" w:rsidTr="001E4D04">
        <w:trPr>
          <w:ins w:id="1774" w:author="D'souza, Nigel" w:date="2019-08-28T15:07:00Z"/>
        </w:trPr>
        <w:tc>
          <w:tcPr>
            <w:tcW w:w="2160" w:type="dxa"/>
            <w:tcPrChange w:id="1775" w:author="D'souza, Nigel" w:date="2021-11-10T15:30:00Z">
              <w:tcPr>
                <w:tcW w:w="2160" w:type="dxa"/>
              </w:tcPr>
            </w:tcPrChange>
          </w:tcPr>
          <w:p w14:paraId="54DBC89D" w14:textId="77777777" w:rsidR="00D33381" w:rsidRPr="00D33381" w:rsidRDefault="00D33381" w:rsidP="00CA2787">
            <w:pPr>
              <w:pStyle w:val="NormalIndent"/>
              <w:ind w:left="0"/>
              <w:rPr>
                <w:ins w:id="1776" w:author="D'souza, Nigel" w:date="2019-08-28T15:07:00Z"/>
                <w:color w:val="FF0000"/>
                <w:rPrChange w:id="1777" w:author="D'souza, Nigel" w:date="2019-08-28T15:08:00Z">
                  <w:rPr>
                    <w:ins w:id="1778" w:author="D'souza, Nigel" w:date="2019-08-28T15:07:00Z"/>
                  </w:rPr>
                </w:rPrChange>
              </w:rPr>
            </w:pPr>
            <w:ins w:id="1779" w:author="D'souza, Nigel" w:date="2019-08-28T15:07:00Z">
              <w:r w:rsidRPr="00D33381">
                <w:rPr>
                  <w:color w:val="FF0000"/>
                  <w:rPrChange w:id="1780" w:author="D'souza, Nigel" w:date="2019-08-28T15:08:00Z">
                    <w:rPr/>
                  </w:rPrChange>
                </w:rPr>
                <w:t>Currency Holiday loader</w:t>
              </w:r>
            </w:ins>
          </w:p>
        </w:tc>
        <w:tc>
          <w:tcPr>
            <w:tcW w:w="1080" w:type="dxa"/>
            <w:tcPrChange w:id="1781" w:author="D'souza, Nigel" w:date="2021-11-10T15:30:00Z">
              <w:tcPr>
                <w:tcW w:w="1080" w:type="dxa"/>
              </w:tcPr>
            </w:tcPrChange>
          </w:tcPr>
          <w:p w14:paraId="0EAC1D1C" w14:textId="77777777" w:rsidR="00D33381" w:rsidRPr="00D33381" w:rsidRDefault="00D33381" w:rsidP="00CA2787">
            <w:pPr>
              <w:pStyle w:val="NormalIndent"/>
              <w:ind w:left="0"/>
              <w:rPr>
                <w:ins w:id="1782" w:author="D'souza, Nigel" w:date="2019-08-28T15:07:00Z"/>
                <w:color w:val="FF0000"/>
                <w:rPrChange w:id="1783" w:author="D'souza, Nigel" w:date="2019-08-28T15:08:00Z">
                  <w:rPr>
                    <w:ins w:id="1784" w:author="D'souza, Nigel" w:date="2019-08-28T15:07:00Z"/>
                  </w:rPr>
                </w:rPrChange>
              </w:rPr>
            </w:pPr>
            <w:ins w:id="1785" w:author="D'souza, Nigel" w:date="2019-08-28T15:07:00Z">
              <w:r w:rsidRPr="00D33381">
                <w:rPr>
                  <w:color w:val="FF0000"/>
                  <w:rPrChange w:id="1786" w:author="D'souza, Nigel" w:date="2019-08-28T15:08:00Z">
                    <w:rPr/>
                  </w:rPrChange>
                </w:rPr>
                <w:t>MUFG</w:t>
              </w:r>
            </w:ins>
          </w:p>
        </w:tc>
        <w:tc>
          <w:tcPr>
            <w:tcW w:w="1387" w:type="dxa"/>
            <w:tcPrChange w:id="1787" w:author="D'souza, Nigel" w:date="2021-11-10T15:30:00Z">
              <w:tcPr>
                <w:tcW w:w="990" w:type="dxa"/>
              </w:tcPr>
            </w:tcPrChange>
          </w:tcPr>
          <w:p w14:paraId="7BE56820" w14:textId="59A10F12" w:rsidR="00D33381" w:rsidRPr="00D33381" w:rsidRDefault="00D33381" w:rsidP="00CA2787">
            <w:pPr>
              <w:pStyle w:val="NormalIndent"/>
              <w:ind w:left="0"/>
              <w:rPr>
                <w:ins w:id="1788" w:author="D'souza, Nigel" w:date="2019-08-28T15:07:00Z"/>
                <w:color w:val="FF0000"/>
                <w:rPrChange w:id="1789" w:author="D'souza, Nigel" w:date="2019-08-28T15:08:00Z">
                  <w:rPr>
                    <w:ins w:id="1790" w:author="D'souza, Nigel" w:date="2019-08-28T15:07:00Z"/>
                  </w:rPr>
                </w:rPrChange>
              </w:rPr>
            </w:pPr>
            <w:ins w:id="1791" w:author="D'souza, Nigel" w:date="2019-08-28T15:07:00Z">
              <w:del w:id="1792" w:author="D'souza, Nigel" w:date="2021-11-01T11:11:00Z">
                <w:r w:rsidRPr="00D33381" w:rsidDel="00094258">
                  <w:rPr>
                    <w:color w:val="FF0000"/>
                    <w:rPrChange w:id="1793" w:author="D'souza, Nigel" w:date="2019-08-28T15:08:00Z">
                      <w:rPr/>
                    </w:rPrChange>
                  </w:rPr>
                  <w:delText>Proprietary</w:delText>
                </w:r>
              </w:del>
            </w:ins>
            <w:ins w:id="1794" w:author="D'souza, Nigel" w:date="2021-11-01T11:11:00Z">
              <w:r w:rsidR="00094258">
                <w:rPr>
                  <w:color w:val="FF0000"/>
                </w:rPr>
                <w:t>IDT configured</w:t>
              </w:r>
            </w:ins>
            <w:ins w:id="1795" w:author="D'souza, Nigel" w:date="2019-08-28T15:07:00Z">
              <w:r w:rsidRPr="00D33381">
                <w:rPr>
                  <w:color w:val="FF0000"/>
                  <w:rPrChange w:id="1796" w:author="D'souza, Nigel" w:date="2019-08-28T15:08:00Z">
                    <w:rPr/>
                  </w:rPrChange>
                </w:rPr>
                <w:t xml:space="preserve"> </w:t>
              </w:r>
            </w:ins>
          </w:p>
        </w:tc>
        <w:tc>
          <w:tcPr>
            <w:tcW w:w="1080" w:type="dxa"/>
            <w:tcPrChange w:id="1797" w:author="D'souza, Nigel" w:date="2021-11-10T15:30:00Z">
              <w:tcPr>
                <w:tcW w:w="1080" w:type="dxa"/>
              </w:tcPr>
            </w:tcPrChange>
          </w:tcPr>
          <w:p w14:paraId="2AD8933B" w14:textId="77777777" w:rsidR="00D33381" w:rsidRPr="00D33381" w:rsidRDefault="00D33381" w:rsidP="00CA2787">
            <w:pPr>
              <w:pStyle w:val="NormalIndent"/>
              <w:ind w:left="0"/>
              <w:rPr>
                <w:ins w:id="1798" w:author="D'souza, Nigel" w:date="2019-08-28T15:07:00Z"/>
                <w:color w:val="FF0000"/>
                <w:rPrChange w:id="1799" w:author="D'souza, Nigel" w:date="2019-08-28T15:08:00Z">
                  <w:rPr>
                    <w:ins w:id="1800" w:author="D'souza, Nigel" w:date="2019-08-28T15:07:00Z"/>
                  </w:rPr>
                </w:rPrChange>
              </w:rPr>
            </w:pPr>
            <w:ins w:id="1801" w:author="D'souza, Nigel" w:date="2019-08-28T15:07:00Z">
              <w:r w:rsidRPr="00D33381">
                <w:rPr>
                  <w:color w:val="FF0000"/>
                  <w:rPrChange w:id="1802" w:author="D'souza, Nigel" w:date="2019-08-28T15:08:00Z">
                    <w:rPr/>
                  </w:rPrChange>
                </w:rPr>
                <w:t>SFTP</w:t>
              </w:r>
            </w:ins>
          </w:p>
        </w:tc>
        <w:tc>
          <w:tcPr>
            <w:tcW w:w="1297" w:type="dxa"/>
            <w:tcPrChange w:id="1803" w:author="D'souza, Nigel" w:date="2021-11-10T15:30:00Z">
              <w:tcPr>
                <w:tcW w:w="1297" w:type="dxa"/>
              </w:tcPr>
            </w:tcPrChange>
          </w:tcPr>
          <w:p w14:paraId="5194FECC" w14:textId="77777777" w:rsidR="00D33381" w:rsidRPr="00D33381" w:rsidRDefault="00D33381" w:rsidP="00CA2787">
            <w:pPr>
              <w:pStyle w:val="NormalIndent"/>
              <w:ind w:left="0"/>
              <w:rPr>
                <w:ins w:id="1804" w:author="D'souza, Nigel" w:date="2019-08-28T15:07:00Z"/>
                <w:color w:val="FF0000"/>
                <w:rPrChange w:id="1805" w:author="D'souza, Nigel" w:date="2019-08-28T15:08:00Z">
                  <w:rPr>
                    <w:ins w:id="1806" w:author="D'souza, Nigel" w:date="2019-08-28T15:07:00Z"/>
                  </w:rPr>
                </w:rPrChange>
              </w:rPr>
            </w:pPr>
            <w:ins w:id="1807" w:author="D'souza, Nigel" w:date="2019-08-28T15:07:00Z">
              <w:r w:rsidRPr="00D33381">
                <w:rPr>
                  <w:color w:val="FF0000"/>
                  <w:rPrChange w:id="1808" w:author="D'souza, Nigel" w:date="2019-08-28T15:08:00Z">
                    <w:rPr/>
                  </w:rPrChange>
                </w:rPr>
                <w:t>None</w:t>
              </w:r>
            </w:ins>
          </w:p>
        </w:tc>
        <w:tc>
          <w:tcPr>
            <w:tcW w:w="1403" w:type="dxa"/>
            <w:tcPrChange w:id="1809" w:author="D'souza, Nigel" w:date="2021-11-10T15:30:00Z">
              <w:tcPr>
                <w:tcW w:w="1403" w:type="dxa"/>
              </w:tcPr>
            </w:tcPrChange>
          </w:tcPr>
          <w:p w14:paraId="5BFFB312" w14:textId="77777777" w:rsidR="00D33381" w:rsidRPr="00D33381" w:rsidRDefault="00D33381" w:rsidP="00CA2787">
            <w:pPr>
              <w:pStyle w:val="NormalIndent"/>
              <w:ind w:left="0"/>
              <w:rPr>
                <w:ins w:id="1810" w:author="D'souza, Nigel" w:date="2019-08-28T15:07:00Z"/>
                <w:color w:val="FF0000"/>
                <w:rPrChange w:id="1811" w:author="D'souza, Nigel" w:date="2019-08-28T15:08:00Z">
                  <w:rPr>
                    <w:ins w:id="1812" w:author="D'souza, Nigel" w:date="2019-08-28T15:07:00Z"/>
                  </w:rPr>
                </w:rPrChange>
              </w:rPr>
            </w:pPr>
            <w:ins w:id="1813" w:author="D'souza, Nigel" w:date="2019-08-28T15:07:00Z">
              <w:r w:rsidRPr="00D33381">
                <w:rPr>
                  <w:color w:val="FF0000"/>
                  <w:rPrChange w:id="1814" w:author="D'souza, Nigel" w:date="2019-08-28T15:08:00Z">
                    <w:rPr/>
                  </w:rPrChange>
                </w:rPr>
                <w:t>Yes</w:t>
              </w:r>
            </w:ins>
          </w:p>
        </w:tc>
        <w:tc>
          <w:tcPr>
            <w:tcW w:w="997" w:type="dxa"/>
            <w:tcPrChange w:id="1815" w:author="D'souza, Nigel" w:date="2021-11-10T15:30:00Z">
              <w:tcPr>
                <w:tcW w:w="997" w:type="dxa"/>
              </w:tcPr>
            </w:tcPrChange>
          </w:tcPr>
          <w:p w14:paraId="7B85A702" w14:textId="77777777" w:rsidR="00D33381" w:rsidRPr="00D33381" w:rsidRDefault="00D33381" w:rsidP="00CA2787">
            <w:pPr>
              <w:pStyle w:val="NormalIndent"/>
              <w:ind w:left="0"/>
              <w:rPr>
                <w:ins w:id="1816" w:author="D'souza, Nigel" w:date="2019-08-28T15:07:00Z"/>
                <w:color w:val="FF0000"/>
                <w:rPrChange w:id="1817" w:author="D'souza, Nigel" w:date="2019-08-28T15:08:00Z">
                  <w:rPr>
                    <w:ins w:id="1818" w:author="D'souza, Nigel" w:date="2019-08-28T15:07:00Z"/>
                  </w:rPr>
                </w:rPrChange>
              </w:rPr>
            </w:pPr>
            <w:ins w:id="1819" w:author="D'souza, Nigel" w:date="2019-08-28T15:07:00Z">
              <w:r w:rsidRPr="00D33381">
                <w:rPr>
                  <w:color w:val="FF0000"/>
                  <w:rPrChange w:id="1820" w:author="D'souza, Nigel" w:date="2019-08-28T15:08:00Z">
                    <w:rPr/>
                  </w:rPrChange>
                </w:rPr>
                <w:t>Yes</w:t>
              </w:r>
            </w:ins>
          </w:p>
        </w:tc>
      </w:tr>
    </w:tbl>
    <w:p w14:paraId="25F34064" w14:textId="77777777" w:rsidR="00515BD6" w:rsidRDefault="00515BD6" w:rsidP="00CA2787">
      <w:pPr>
        <w:rPr>
          <w:szCs w:val="20"/>
        </w:rPr>
      </w:pPr>
    </w:p>
    <w:p w14:paraId="7FF9F99E" w14:textId="77777777" w:rsidR="006160D8" w:rsidRDefault="007A5B26" w:rsidP="006160D8">
      <w:pPr>
        <w:rPr>
          <w:szCs w:val="20"/>
        </w:rPr>
      </w:pPr>
      <w:r>
        <w:rPr>
          <w:noProof/>
          <w:szCs w:val="20"/>
          <w:lang w:val="en-US"/>
        </w:rPr>
        <w:drawing>
          <wp:inline distT="0" distB="0" distL="0" distR="0" wp14:anchorId="727DCA5C" wp14:editId="5EC92601">
            <wp:extent cx="5810113" cy="368159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19541" cy="3687564"/>
                    </a:xfrm>
                    <a:prstGeom prst="rect">
                      <a:avLst/>
                    </a:prstGeom>
                    <a:noFill/>
                    <a:ln>
                      <a:noFill/>
                    </a:ln>
                  </pic:spPr>
                </pic:pic>
              </a:graphicData>
            </a:graphic>
          </wp:inline>
        </w:drawing>
      </w:r>
    </w:p>
    <w:p w14:paraId="33EA1291" w14:textId="77777777" w:rsidR="006160D8" w:rsidRDefault="006160D8" w:rsidP="006160D8">
      <w:pPr>
        <w:rPr>
          <w:szCs w:val="20"/>
        </w:rPr>
      </w:pPr>
    </w:p>
    <w:p w14:paraId="35D71B5E" w14:textId="77777777" w:rsidR="006160D8" w:rsidRDefault="006160D8">
      <w:pPr>
        <w:rPr>
          <w:rFonts w:ascii="Arial Narrow" w:hAnsi="Arial Narrow" w:cs="Arial"/>
          <w:b/>
          <w:bCs/>
          <w:color w:val="336999"/>
          <w:sz w:val="28"/>
          <w:szCs w:val="20"/>
        </w:rPr>
      </w:pPr>
      <w:bookmarkStart w:id="1821" w:name="_Toc450133196"/>
      <w:r>
        <w:rPr>
          <w:szCs w:val="20"/>
        </w:rPr>
        <w:br w:type="page"/>
      </w:r>
    </w:p>
    <w:p w14:paraId="1841C50F" w14:textId="77777777" w:rsidR="006160D8" w:rsidRPr="007A5B26" w:rsidRDefault="006160D8" w:rsidP="00583888">
      <w:pPr>
        <w:pStyle w:val="Heading2"/>
        <w:numPr>
          <w:ilvl w:val="2"/>
          <w:numId w:val="2"/>
        </w:numPr>
        <w:rPr>
          <w:color w:val="A6A6A6" w:themeColor="background1" w:themeShade="A6"/>
          <w:szCs w:val="20"/>
        </w:rPr>
      </w:pPr>
      <w:bookmarkStart w:id="1822" w:name="_Toc28956263"/>
      <w:r w:rsidRPr="007A5B26">
        <w:rPr>
          <w:color w:val="A6A6A6" w:themeColor="background1" w:themeShade="A6"/>
          <w:szCs w:val="20"/>
        </w:rPr>
        <w:lastRenderedPageBreak/>
        <w:t>ACH Positive Pay Exception Loader</w:t>
      </w:r>
      <w:bookmarkEnd w:id="1821"/>
      <w:r w:rsidRPr="007A5B26">
        <w:rPr>
          <w:color w:val="A6A6A6" w:themeColor="background1" w:themeShade="A6"/>
          <w:szCs w:val="20"/>
        </w:rPr>
        <w:t xml:space="preserve"> </w:t>
      </w:r>
      <w:r w:rsidR="007A5B26" w:rsidRPr="007A5B26">
        <w:rPr>
          <w:color w:val="A6A6A6" w:themeColor="background1" w:themeShade="A6"/>
          <w:szCs w:val="20"/>
        </w:rPr>
        <w:t>(</w:t>
      </w:r>
      <w:r w:rsidR="00A22999">
        <w:rPr>
          <w:color w:val="A6A6A6" w:themeColor="background1" w:themeShade="A6"/>
          <w:szCs w:val="20"/>
        </w:rPr>
        <w:t>Not in Scope</w:t>
      </w:r>
      <w:r w:rsidR="007A5B26" w:rsidRPr="007A5B26">
        <w:rPr>
          <w:color w:val="A6A6A6" w:themeColor="background1" w:themeShade="A6"/>
          <w:szCs w:val="20"/>
        </w:rPr>
        <w:t>)</w:t>
      </w:r>
      <w:bookmarkEnd w:id="1822"/>
    </w:p>
    <w:p w14:paraId="2E31971C" w14:textId="77777777" w:rsidR="006160D8" w:rsidRPr="0055131E" w:rsidRDefault="006160D8" w:rsidP="006160D8">
      <w:pPr>
        <w:pStyle w:val="NormalIndent"/>
      </w:pPr>
    </w:p>
    <w:tbl>
      <w:tblPr>
        <w:tblStyle w:val="TableGrid"/>
        <w:tblW w:w="0" w:type="auto"/>
        <w:tblInd w:w="108" w:type="dxa"/>
        <w:tblLook w:val="04A0" w:firstRow="1" w:lastRow="0" w:firstColumn="1" w:lastColumn="0" w:noHBand="0" w:noVBand="1"/>
      </w:tblPr>
      <w:tblGrid>
        <w:gridCol w:w="2160"/>
        <w:gridCol w:w="1080"/>
        <w:gridCol w:w="1067"/>
        <w:gridCol w:w="1080"/>
        <w:gridCol w:w="1297"/>
        <w:gridCol w:w="1403"/>
        <w:gridCol w:w="997"/>
      </w:tblGrid>
      <w:tr w:rsidR="006160D8" w14:paraId="2FC980B8" w14:textId="77777777" w:rsidTr="005F09FA">
        <w:tc>
          <w:tcPr>
            <w:tcW w:w="2160" w:type="dxa"/>
            <w:shd w:val="clear" w:color="auto" w:fill="8DB3E2" w:themeFill="text2" w:themeFillTint="66"/>
          </w:tcPr>
          <w:p w14:paraId="3F7ECBAA" w14:textId="77777777" w:rsidR="006160D8" w:rsidRPr="00962297" w:rsidRDefault="006160D8" w:rsidP="005F09FA">
            <w:pPr>
              <w:pStyle w:val="NormalIndent"/>
              <w:ind w:left="0"/>
              <w:rPr>
                <w:b/>
              </w:rPr>
            </w:pPr>
            <w:r w:rsidRPr="00962297">
              <w:rPr>
                <w:b/>
              </w:rPr>
              <w:t>Business Purpose</w:t>
            </w:r>
          </w:p>
        </w:tc>
        <w:tc>
          <w:tcPr>
            <w:tcW w:w="1080" w:type="dxa"/>
            <w:shd w:val="clear" w:color="auto" w:fill="8DB3E2" w:themeFill="text2" w:themeFillTint="66"/>
          </w:tcPr>
          <w:p w14:paraId="7E57FEF6" w14:textId="77777777" w:rsidR="006160D8" w:rsidRPr="00962297" w:rsidRDefault="006160D8" w:rsidP="005F09FA">
            <w:pPr>
              <w:pStyle w:val="NormalIndent"/>
              <w:ind w:left="0"/>
              <w:rPr>
                <w:b/>
              </w:rPr>
            </w:pPr>
            <w:r w:rsidRPr="00962297">
              <w:rPr>
                <w:b/>
              </w:rPr>
              <w:t>Interface System</w:t>
            </w:r>
          </w:p>
        </w:tc>
        <w:tc>
          <w:tcPr>
            <w:tcW w:w="1067" w:type="dxa"/>
            <w:shd w:val="clear" w:color="auto" w:fill="8DB3E2" w:themeFill="text2" w:themeFillTint="66"/>
          </w:tcPr>
          <w:p w14:paraId="10DD2B24" w14:textId="77777777" w:rsidR="006160D8" w:rsidRPr="00962297" w:rsidRDefault="006160D8" w:rsidP="005F09FA">
            <w:pPr>
              <w:pStyle w:val="NormalIndent"/>
              <w:ind w:left="0"/>
              <w:rPr>
                <w:b/>
              </w:rPr>
            </w:pPr>
            <w:r w:rsidRPr="00962297">
              <w:rPr>
                <w:b/>
              </w:rPr>
              <w:t>Message Format</w:t>
            </w:r>
          </w:p>
        </w:tc>
        <w:tc>
          <w:tcPr>
            <w:tcW w:w="1080" w:type="dxa"/>
            <w:shd w:val="clear" w:color="auto" w:fill="8DB3E2" w:themeFill="text2" w:themeFillTint="66"/>
          </w:tcPr>
          <w:p w14:paraId="0FCCBCA7" w14:textId="77777777" w:rsidR="006160D8" w:rsidRPr="00962297" w:rsidRDefault="006160D8" w:rsidP="005F09FA">
            <w:pPr>
              <w:pStyle w:val="NormalIndent"/>
              <w:ind w:left="0"/>
              <w:rPr>
                <w:b/>
              </w:rPr>
            </w:pPr>
            <w:r w:rsidRPr="00962297">
              <w:rPr>
                <w:b/>
              </w:rPr>
              <w:t>Transport</w:t>
            </w:r>
          </w:p>
        </w:tc>
        <w:tc>
          <w:tcPr>
            <w:tcW w:w="1297" w:type="dxa"/>
            <w:shd w:val="clear" w:color="auto" w:fill="8DB3E2" w:themeFill="text2" w:themeFillTint="66"/>
          </w:tcPr>
          <w:p w14:paraId="3C6E0B77" w14:textId="77777777" w:rsidR="006160D8" w:rsidRPr="00962297" w:rsidRDefault="006160D8" w:rsidP="005F09FA">
            <w:pPr>
              <w:pStyle w:val="NormalIndent"/>
              <w:ind w:left="0"/>
              <w:rPr>
                <w:b/>
              </w:rPr>
            </w:pPr>
            <w:r w:rsidRPr="00962297">
              <w:rPr>
                <w:b/>
              </w:rPr>
              <w:t xml:space="preserve">Intermediary </w:t>
            </w:r>
          </w:p>
        </w:tc>
        <w:tc>
          <w:tcPr>
            <w:tcW w:w="1403" w:type="dxa"/>
            <w:shd w:val="clear" w:color="auto" w:fill="8DB3E2" w:themeFill="text2" w:themeFillTint="66"/>
          </w:tcPr>
          <w:p w14:paraId="64BAA1EE" w14:textId="77777777" w:rsidR="006160D8" w:rsidRPr="00962297" w:rsidRDefault="006160D8" w:rsidP="005F09FA">
            <w:pPr>
              <w:pStyle w:val="NormalIndent"/>
              <w:ind w:left="0"/>
              <w:rPr>
                <w:b/>
              </w:rPr>
            </w:pPr>
            <w:r w:rsidRPr="00962297">
              <w:rPr>
                <w:b/>
              </w:rPr>
              <w:t>IDT Configuration Required</w:t>
            </w:r>
          </w:p>
        </w:tc>
        <w:tc>
          <w:tcPr>
            <w:tcW w:w="997" w:type="dxa"/>
            <w:shd w:val="clear" w:color="auto" w:fill="8DB3E2" w:themeFill="text2" w:themeFillTint="66"/>
          </w:tcPr>
          <w:p w14:paraId="66E30F29" w14:textId="77777777" w:rsidR="006160D8" w:rsidRPr="00962297" w:rsidRDefault="006160D8" w:rsidP="005F09FA">
            <w:pPr>
              <w:pStyle w:val="NormalIndent"/>
              <w:ind w:left="0"/>
              <w:rPr>
                <w:b/>
              </w:rPr>
            </w:pPr>
            <w:r w:rsidRPr="00962297">
              <w:rPr>
                <w:b/>
              </w:rPr>
              <w:t>HLD Required</w:t>
            </w:r>
          </w:p>
        </w:tc>
      </w:tr>
      <w:tr w:rsidR="006160D8" w14:paraId="4AA17339" w14:textId="77777777" w:rsidTr="005F09FA">
        <w:tc>
          <w:tcPr>
            <w:tcW w:w="2160" w:type="dxa"/>
          </w:tcPr>
          <w:p w14:paraId="605BF11A" w14:textId="77777777" w:rsidR="006160D8" w:rsidRDefault="006160D8" w:rsidP="005F09FA">
            <w:r>
              <w:rPr>
                <w:rFonts w:ascii="Calibri" w:hAnsi="Calibri"/>
                <w:color w:val="000000"/>
                <w:sz w:val="22"/>
                <w:szCs w:val="22"/>
              </w:rPr>
              <w:t>Load ACH Suspects for client decisions</w:t>
            </w:r>
          </w:p>
        </w:tc>
        <w:tc>
          <w:tcPr>
            <w:tcW w:w="1080" w:type="dxa"/>
          </w:tcPr>
          <w:p w14:paraId="423D5F9E" w14:textId="77777777" w:rsidR="006160D8" w:rsidRDefault="006160D8" w:rsidP="005F09FA">
            <w:pPr>
              <w:pStyle w:val="NormalIndent"/>
              <w:ind w:left="0"/>
            </w:pPr>
          </w:p>
        </w:tc>
        <w:tc>
          <w:tcPr>
            <w:tcW w:w="1067" w:type="dxa"/>
          </w:tcPr>
          <w:p w14:paraId="4789FCD3" w14:textId="77777777" w:rsidR="006160D8" w:rsidRDefault="006160D8" w:rsidP="005F09FA">
            <w:pPr>
              <w:pStyle w:val="NormalIndent"/>
              <w:ind w:left="0"/>
            </w:pPr>
          </w:p>
        </w:tc>
        <w:tc>
          <w:tcPr>
            <w:tcW w:w="1080" w:type="dxa"/>
          </w:tcPr>
          <w:p w14:paraId="13B50EFC" w14:textId="77777777" w:rsidR="006160D8" w:rsidRDefault="006160D8" w:rsidP="005F09FA">
            <w:pPr>
              <w:pStyle w:val="NormalIndent"/>
              <w:ind w:left="0"/>
            </w:pPr>
          </w:p>
        </w:tc>
        <w:tc>
          <w:tcPr>
            <w:tcW w:w="1297" w:type="dxa"/>
          </w:tcPr>
          <w:p w14:paraId="240C9557" w14:textId="77777777" w:rsidR="006160D8" w:rsidRDefault="006160D8" w:rsidP="005F09FA">
            <w:pPr>
              <w:pStyle w:val="NormalIndent"/>
              <w:ind w:left="0"/>
            </w:pPr>
          </w:p>
        </w:tc>
        <w:tc>
          <w:tcPr>
            <w:tcW w:w="1403" w:type="dxa"/>
          </w:tcPr>
          <w:p w14:paraId="11CA0280" w14:textId="77777777" w:rsidR="006160D8" w:rsidRDefault="006160D8" w:rsidP="005F09FA">
            <w:pPr>
              <w:pStyle w:val="NormalIndent"/>
              <w:ind w:left="0"/>
            </w:pPr>
          </w:p>
        </w:tc>
        <w:tc>
          <w:tcPr>
            <w:tcW w:w="997" w:type="dxa"/>
          </w:tcPr>
          <w:p w14:paraId="0DCE9E74" w14:textId="77777777" w:rsidR="006160D8" w:rsidRDefault="006160D8" w:rsidP="005F09FA">
            <w:pPr>
              <w:pStyle w:val="NormalIndent"/>
              <w:ind w:left="0"/>
            </w:pPr>
          </w:p>
        </w:tc>
      </w:tr>
    </w:tbl>
    <w:p w14:paraId="2ECE3C8E" w14:textId="77777777" w:rsidR="006160D8" w:rsidRDefault="006160D8" w:rsidP="006160D8">
      <w:pPr>
        <w:rPr>
          <w:rFonts w:ascii="Arial Narrow" w:hAnsi="Arial Narrow" w:cs="Arial"/>
          <w:b/>
          <w:bCs/>
          <w:color w:val="336999"/>
          <w:sz w:val="28"/>
          <w:szCs w:val="20"/>
        </w:rPr>
      </w:pPr>
      <w:r>
        <w:br/>
      </w:r>
    </w:p>
    <w:p w14:paraId="38F5EE2D" w14:textId="77777777" w:rsidR="006160D8" w:rsidRDefault="006160D8" w:rsidP="00583888">
      <w:pPr>
        <w:pStyle w:val="Heading2"/>
        <w:numPr>
          <w:ilvl w:val="2"/>
          <w:numId w:val="2"/>
        </w:numPr>
        <w:rPr>
          <w:color w:val="A6A6A6" w:themeColor="background1" w:themeShade="A6"/>
          <w:szCs w:val="20"/>
        </w:rPr>
      </w:pPr>
      <w:r w:rsidRPr="007A5B26">
        <w:rPr>
          <w:color w:val="A6A6A6" w:themeColor="background1" w:themeShade="A6"/>
          <w:szCs w:val="20"/>
        </w:rPr>
        <w:t xml:space="preserve"> </w:t>
      </w:r>
      <w:bookmarkStart w:id="1823" w:name="_Toc450133197"/>
      <w:bookmarkStart w:id="1824" w:name="_Toc28956264"/>
      <w:r w:rsidRPr="007A5B26">
        <w:rPr>
          <w:color w:val="A6A6A6" w:themeColor="background1" w:themeShade="A6"/>
          <w:szCs w:val="20"/>
        </w:rPr>
        <w:t>ACH Positive Pay Decision Extractor</w:t>
      </w:r>
      <w:bookmarkEnd w:id="1823"/>
      <w:r w:rsidRPr="007A5B26">
        <w:rPr>
          <w:color w:val="A6A6A6" w:themeColor="background1" w:themeShade="A6"/>
          <w:szCs w:val="20"/>
        </w:rPr>
        <w:t xml:space="preserve"> </w:t>
      </w:r>
      <w:ins w:id="1825" w:author="D'souza, Nigel" w:date="2019-08-28T15:08:00Z">
        <w:r w:rsidR="00D33381">
          <w:rPr>
            <w:color w:val="A6A6A6" w:themeColor="background1" w:themeShade="A6"/>
            <w:szCs w:val="20"/>
          </w:rPr>
          <w:t>(Not in Scope)</w:t>
        </w:r>
      </w:ins>
      <w:bookmarkEnd w:id="1824"/>
    </w:p>
    <w:p w14:paraId="4DBEFEFA" w14:textId="77777777" w:rsidR="007A5B26" w:rsidRPr="007A5B26" w:rsidRDefault="007A5B26" w:rsidP="007A5B26">
      <w:pPr>
        <w:pStyle w:val="NormalIndent"/>
      </w:pPr>
    </w:p>
    <w:tbl>
      <w:tblPr>
        <w:tblStyle w:val="TableGrid"/>
        <w:tblW w:w="0" w:type="auto"/>
        <w:tblInd w:w="108" w:type="dxa"/>
        <w:tblLook w:val="04A0" w:firstRow="1" w:lastRow="0" w:firstColumn="1" w:lastColumn="0" w:noHBand="0" w:noVBand="1"/>
      </w:tblPr>
      <w:tblGrid>
        <w:gridCol w:w="2160"/>
        <w:gridCol w:w="1080"/>
        <w:gridCol w:w="1067"/>
        <w:gridCol w:w="1080"/>
        <w:gridCol w:w="1297"/>
        <w:gridCol w:w="1403"/>
        <w:gridCol w:w="997"/>
      </w:tblGrid>
      <w:tr w:rsidR="006160D8" w14:paraId="6C01761A" w14:textId="77777777" w:rsidTr="005F09FA">
        <w:tc>
          <w:tcPr>
            <w:tcW w:w="2160" w:type="dxa"/>
            <w:shd w:val="clear" w:color="auto" w:fill="8DB3E2" w:themeFill="text2" w:themeFillTint="66"/>
          </w:tcPr>
          <w:p w14:paraId="3348935D" w14:textId="77777777" w:rsidR="006160D8" w:rsidRPr="00962297" w:rsidRDefault="006160D8" w:rsidP="005F09FA">
            <w:pPr>
              <w:pStyle w:val="NormalIndent"/>
              <w:ind w:left="0"/>
              <w:rPr>
                <w:b/>
              </w:rPr>
            </w:pPr>
            <w:r w:rsidRPr="00962297">
              <w:rPr>
                <w:b/>
              </w:rPr>
              <w:t>Business Purpose</w:t>
            </w:r>
          </w:p>
        </w:tc>
        <w:tc>
          <w:tcPr>
            <w:tcW w:w="1080" w:type="dxa"/>
            <w:shd w:val="clear" w:color="auto" w:fill="8DB3E2" w:themeFill="text2" w:themeFillTint="66"/>
          </w:tcPr>
          <w:p w14:paraId="024A28C3" w14:textId="77777777" w:rsidR="006160D8" w:rsidRPr="00962297" w:rsidRDefault="006160D8" w:rsidP="005F09FA">
            <w:pPr>
              <w:pStyle w:val="NormalIndent"/>
              <w:ind w:left="0"/>
              <w:rPr>
                <w:b/>
              </w:rPr>
            </w:pPr>
            <w:r w:rsidRPr="00962297">
              <w:rPr>
                <w:b/>
              </w:rPr>
              <w:t>Interface System</w:t>
            </w:r>
          </w:p>
        </w:tc>
        <w:tc>
          <w:tcPr>
            <w:tcW w:w="1067" w:type="dxa"/>
            <w:shd w:val="clear" w:color="auto" w:fill="8DB3E2" w:themeFill="text2" w:themeFillTint="66"/>
          </w:tcPr>
          <w:p w14:paraId="720A6960" w14:textId="77777777" w:rsidR="006160D8" w:rsidRPr="00962297" w:rsidRDefault="006160D8" w:rsidP="005F09FA">
            <w:pPr>
              <w:pStyle w:val="NormalIndent"/>
              <w:ind w:left="0"/>
              <w:rPr>
                <w:b/>
              </w:rPr>
            </w:pPr>
            <w:r w:rsidRPr="00962297">
              <w:rPr>
                <w:b/>
              </w:rPr>
              <w:t>Message Format</w:t>
            </w:r>
          </w:p>
        </w:tc>
        <w:tc>
          <w:tcPr>
            <w:tcW w:w="1080" w:type="dxa"/>
            <w:shd w:val="clear" w:color="auto" w:fill="8DB3E2" w:themeFill="text2" w:themeFillTint="66"/>
          </w:tcPr>
          <w:p w14:paraId="14796BFC" w14:textId="77777777" w:rsidR="006160D8" w:rsidRPr="00962297" w:rsidRDefault="006160D8" w:rsidP="005F09FA">
            <w:pPr>
              <w:pStyle w:val="NormalIndent"/>
              <w:ind w:left="0"/>
              <w:rPr>
                <w:b/>
              </w:rPr>
            </w:pPr>
            <w:r w:rsidRPr="00962297">
              <w:rPr>
                <w:b/>
              </w:rPr>
              <w:t>Transport</w:t>
            </w:r>
          </w:p>
        </w:tc>
        <w:tc>
          <w:tcPr>
            <w:tcW w:w="1297" w:type="dxa"/>
            <w:shd w:val="clear" w:color="auto" w:fill="8DB3E2" w:themeFill="text2" w:themeFillTint="66"/>
          </w:tcPr>
          <w:p w14:paraId="11306084" w14:textId="77777777" w:rsidR="006160D8" w:rsidRPr="00962297" w:rsidRDefault="006160D8" w:rsidP="005F09FA">
            <w:pPr>
              <w:pStyle w:val="NormalIndent"/>
              <w:ind w:left="0"/>
              <w:rPr>
                <w:b/>
              </w:rPr>
            </w:pPr>
            <w:r w:rsidRPr="00962297">
              <w:rPr>
                <w:b/>
              </w:rPr>
              <w:t xml:space="preserve">Intermediary </w:t>
            </w:r>
          </w:p>
        </w:tc>
        <w:tc>
          <w:tcPr>
            <w:tcW w:w="1403" w:type="dxa"/>
            <w:shd w:val="clear" w:color="auto" w:fill="8DB3E2" w:themeFill="text2" w:themeFillTint="66"/>
          </w:tcPr>
          <w:p w14:paraId="07F363C0" w14:textId="77777777" w:rsidR="006160D8" w:rsidRPr="00962297" w:rsidRDefault="006160D8" w:rsidP="005F09FA">
            <w:pPr>
              <w:pStyle w:val="NormalIndent"/>
              <w:ind w:left="0"/>
              <w:rPr>
                <w:b/>
              </w:rPr>
            </w:pPr>
            <w:r w:rsidRPr="00962297">
              <w:rPr>
                <w:b/>
              </w:rPr>
              <w:t>IDT Configuration Required</w:t>
            </w:r>
          </w:p>
        </w:tc>
        <w:tc>
          <w:tcPr>
            <w:tcW w:w="997" w:type="dxa"/>
            <w:shd w:val="clear" w:color="auto" w:fill="8DB3E2" w:themeFill="text2" w:themeFillTint="66"/>
          </w:tcPr>
          <w:p w14:paraId="1F466E48" w14:textId="77777777" w:rsidR="006160D8" w:rsidRPr="00962297" w:rsidRDefault="006160D8" w:rsidP="005F09FA">
            <w:pPr>
              <w:pStyle w:val="NormalIndent"/>
              <w:ind w:left="0"/>
              <w:rPr>
                <w:b/>
              </w:rPr>
            </w:pPr>
            <w:r w:rsidRPr="00962297">
              <w:rPr>
                <w:b/>
              </w:rPr>
              <w:t>HLD Required</w:t>
            </w:r>
          </w:p>
        </w:tc>
      </w:tr>
      <w:tr w:rsidR="006160D8" w14:paraId="04E86CBD" w14:textId="77777777" w:rsidTr="005F09FA">
        <w:tc>
          <w:tcPr>
            <w:tcW w:w="2160" w:type="dxa"/>
          </w:tcPr>
          <w:p w14:paraId="0F1CBB42" w14:textId="77777777" w:rsidR="006160D8" w:rsidRDefault="006160D8" w:rsidP="005F09FA">
            <w:r>
              <w:rPr>
                <w:rFonts w:ascii="Calibri" w:hAnsi="Calibri"/>
                <w:color w:val="000000"/>
                <w:sz w:val="22"/>
                <w:szCs w:val="22"/>
              </w:rPr>
              <w:t>Extract Client decisions</w:t>
            </w:r>
          </w:p>
        </w:tc>
        <w:tc>
          <w:tcPr>
            <w:tcW w:w="1080" w:type="dxa"/>
          </w:tcPr>
          <w:p w14:paraId="5C489789" w14:textId="77777777" w:rsidR="006160D8" w:rsidRDefault="006160D8" w:rsidP="005F09FA">
            <w:pPr>
              <w:pStyle w:val="NormalIndent"/>
              <w:ind w:left="0"/>
            </w:pPr>
          </w:p>
        </w:tc>
        <w:tc>
          <w:tcPr>
            <w:tcW w:w="1067" w:type="dxa"/>
          </w:tcPr>
          <w:p w14:paraId="67EA4453" w14:textId="77777777" w:rsidR="006160D8" w:rsidRDefault="006160D8" w:rsidP="005F09FA">
            <w:pPr>
              <w:pStyle w:val="NormalIndent"/>
              <w:ind w:left="0"/>
            </w:pPr>
          </w:p>
        </w:tc>
        <w:tc>
          <w:tcPr>
            <w:tcW w:w="1080" w:type="dxa"/>
          </w:tcPr>
          <w:p w14:paraId="214C1106" w14:textId="77777777" w:rsidR="006160D8" w:rsidRDefault="006160D8" w:rsidP="005F09FA">
            <w:pPr>
              <w:pStyle w:val="NormalIndent"/>
              <w:ind w:left="0"/>
            </w:pPr>
          </w:p>
        </w:tc>
        <w:tc>
          <w:tcPr>
            <w:tcW w:w="1297" w:type="dxa"/>
          </w:tcPr>
          <w:p w14:paraId="7E35EA18" w14:textId="77777777" w:rsidR="006160D8" w:rsidRDefault="006160D8" w:rsidP="005F09FA">
            <w:pPr>
              <w:pStyle w:val="NormalIndent"/>
              <w:ind w:left="0"/>
            </w:pPr>
          </w:p>
        </w:tc>
        <w:tc>
          <w:tcPr>
            <w:tcW w:w="1403" w:type="dxa"/>
          </w:tcPr>
          <w:p w14:paraId="75628F87" w14:textId="77777777" w:rsidR="006160D8" w:rsidRDefault="006160D8" w:rsidP="005F09FA">
            <w:pPr>
              <w:pStyle w:val="NormalIndent"/>
              <w:ind w:left="0"/>
            </w:pPr>
          </w:p>
        </w:tc>
        <w:tc>
          <w:tcPr>
            <w:tcW w:w="997" w:type="dxa"/>
          </w:tcPr>
          <w:p w14:paraId="61293523" w14:textId="77777777" w:rsidR="006160D8" w:rsidRDefault="006160D8" w:rsidP="005F09FA">
            <w:pPr>
              <w:pStyle w:val="NormalIndent"/>
              <w:ind w:left="0"/>
            </w:pPr>
          </w:p>
        </w:tc>
      </w:tr>
    </w:tbl>
    <w:p w14:paraId="63A04D26" w14:textId="77777777" w:rsidR="006160D8" w:rsidRDefault="006160D8" w:rsidP="006160D8"/>
    <w:p w14:paraId="17BC9761" w14:textId="77777777" w:rsidR="006160D8" w:rsidRDefault="006160D8" w:rsidP="006160D8"/>
    <w:p w14:paraId="39081F48" w14:textId="77777777" w:rsidR="006160D8" w:rsidRDefault="006160D8" w:rsidP="006160D8"/>
    <w:p w14:paraId="07A4EC18" w14:textId="77777777" w:rsidR="006160D8" w:rsidRDefault="006160D8" w:rsidP="006160D8"/>
    <w:p w14:paraId="5D020D83" w14:textId="77777777" w:rsidR="00CA2787" w:rsidRDefault="00CA2787" w:rsidP="006160D8">
      <w:pPr>
        <w:rPr>
          <w:rFonts w:ascii="Arial Narrow" w:hAnsi="Arial Narrow" w:cs="Arial"/>
          <w:b/>
          <w:bCs/>
          <w:color w:val="336999"/>
          <w:sz w:val="28"/>
          <w:szCs w:val="20"/>
        </w:rPr>
      </w:pPr>
    </w:p>
    <w:p w14:paraId="32CD4EA8" w14:textId="77777777" w:rsidR="006160D8" w:rsidRDefault="006160D8">
      <w:pPr>
        <w:rPr>
          <w:rFonts w:ascii="Arial Narrow" w:hAnsi="Arial Narrow" w:cs="Arial"/>
          <w:b/>
          <w:bCs/>
          <w:color w:val="336999"/>
          <w:sz w:val="28"/>
          <w:szCs w:val="20"/>
        </w:rPr>
      </w:pPr>
      <w:r>
        <w:rPr>
          <w:szCs w:val="20"/>
        </w:rPr>
        <w:br w:type="page"/>
      </w:r>
    </w:p>
    <w:p w14:paraId="094F445F" w14:textId="77777777" w:rsidR="00B04DC7" w:rsidRDefault="00B04DC7" w:rsidP="00583888">
      <w:pPr>
        <w:pStyle w:val="Heading2"/>
        <w:numPr>
          <w:ilvl w:val="1"/>
          <w:numId w:val="2"/>
        </w:numPr>
        <w:ind w:left="547" w:hanging="547"/>
        <w:rPr>
          <w:szCs w:val="20"/>
        </w:rPr>
      </w:pPr>
      <w:bookmarkStart w:id="1826" w:name="_Toc28956265"/>
      <w:r>
        <w:rPr>
          <w:szCs w:val="20"/>
        </w:rPr>
        <w:lastRenderedPageBreak/>
        <w:t>Real-Time Synchronous Interfaces</w:t>
      </w:r>
      <w:bookmarkEnd w:id="1826"/>
    </w:p>
    <w:p w14:paraId="40FEB2F9" w14:textId="77777777" w:rsidR="003649C7" w:rsidRDefault="00D8346A" w:rsidP="00D8346A">
      <w:pPr>
        <w:pStyle w:val="NormalIndent"/>
        <w:ind w:left="0"/>
      </w:pPr>
      <w:r>
        <w:t>This category of interface is primarily implemented using a SOAP/HTTP design pattern, but regardless, these interfaces use the Digital Banking Integration Platform, the product tier explicitly designed for real-time synchronized  interfaces with the back-office where there is a user/customer waiting for the service response.  The Integration Platform tier provides a mechanism to connect standard product interfaces to the corresponding bank-specific interfaces deployed to support the corresponding business services.</w:t>
      </w:r>
    </w:p>
    <w:p w14:paraId="0624D8B8" w14:textId="77777777" w:rsidR="003649C7" w:rsidRDefault="003649C7" w:rsidP="00583888">
      <w:pPr>
        <w:pStyle w:val="Heading2"/>
        <w:numPr>
          <w:ilvl w:val="2"/>
          <w:numId w:val="2"/>
        </w:numPr>
        <w:rPr>
          <w:szCs w:val="20"/>
        </w:rPr>
      </w:pPr>
      <w:bookmarkStart w:id="1827" w:name="_Toc28956266"/>
      <w:r>
        <w:rPr>
          <w:szCs w:val="20"/>
        </w:rPr>
        <w:t>Error Messages and Host Response Code Handling</w:t>
      </w:r>
      <w:bookmarkEnd w:id="1827"/>
    </w:p>
    <w:p w14:paraId="4E9AD1A7" w14:textId="77777777" w:rsidR="003649C7" w:rsidRPr="003649C7" w:rsidRDefault="003649C7" w:rsidP="003649C7">
      <w:pPr>
        <w:pStyle w:val="NormalIndent"/>
      </w:pPr>
    </w:p>
    <w:p w14:paraId="2469C019" w14:textId="77777777" w:rsidR="008B76BD" w:rsidRDefault="008B76BD" w:rsidP="008B76BD">
      <w:pPr>
        <w:pStyle w:val="NormalIndent"/>
        <w:ind w:left="0"/>
      </w:pPr>
    </w:p>
    <w:p w14:paraId="07FB3D0D" w14:textId="77777777" w:rsidR="008B76BD" w:rsidRDefault="008B76BD" w:rsidP="008B76BD">
      <w:pPr>
        <w:pStyle w:val="NormalIndent"/>
        <w:ind w:left="0"/>
      </w:pPr>
      <w:r>
        <w:t xml:space="preserve"> </w:t>
      </w:r>
      <w:r>
        <w:rPr>
          <w:noProof/>
          <w:lang w:val="en-US"/>
        </w:rPr>
        <w:drawing>
          <wp:inline distT="0" distB="0" distL="0" distR="0" wp14:anchorId="65C3D47F" wp14:editId="24BBE7B3">
            <wp:extent cx="5727700" cy="42354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4235450"/>
                    </a:xfrm>
                    <a:prstGeom prst="rect">
                      <a:avLst/>
                    </a:prstGeom>
                    <a:noFill/>
                    <a:ln>
                      <a:noFill/>
                    </a:ln>
                  </pic:spPr>
                </pic:pic>
              </a:graphicData>
            </a:graphic>
          </wp:inline>
        </w:drawing>
      </w:r>
    </w:p>
    <w:p w14:paraId="4C61D784" w14:textId="77777777" w:rsidR="00B04DC7" w:rsidRPr="00B04DC7" w:rsidRDefault="00B04DC7" w:rsidP="00B04DC7">
      <w:pPr>
        <w:pStyle w:val="NormalIndent"/>
      </w:pPr>
    </w:p>
    <w:p w14:paraId="6095BAD8" w14:textId="77777777" w:rsidR="00CD7798" w:rsidRDefault="00872A03">
      <w:pPr>
        <w:rPr>
          <w:ins w:id="1828" w:author="D'souza, Nigel" w:date="2019-08-28T15:08:00Z"/>
          <w:szCs w:val="20"/>
        </w:rPr>
      </w:pPr>
      <w:r>
        <w:rPr>
          <w:szCs w:val="20"/>
        </w:rPr>
        <w:t>The bank EIP layer will translate the host-specific transaction codes to the standard Digital Banking Transaction codes.  This will continue the strategy of minimizing any IDT configuration work.  The actual text resolved from the Digital Banking transaction codes can be configured, and is locale-aware.</w:t>
      </w:r>
    </w:p>
    <w:p w14:paraId="6B2DCCC7" w14:textId="77777777" w:rsidR="00CD7798" w:rsidRDefault="00CD7798">
      <w:pPr>
        <w:rPr>
          <w:ins w:id="1829" w:author="D'souza, Nigel" w:date="2019-08-28T15:08:00Z"/>
          <w:szCs w:val="20"/>
        </w:rPr>
      </w:pPr>
    </w:p>
    <w:p w14:paraId="20CD79E9" w14:textId="77777777" w:rsidR="001E4D04" w:rsidRPr="001E4D04" w:rsidRDefault="00CD7798">
      <w:pPr>
        <w:rPr>
          <w:ins w:id="1830" w:author="D'souza, Nigel" w:date="2021-11-10T15:31:00Z"/>
          <w:szCs w:val="20"/>
          <w:rPrChange w:id="1831" w:author="D'souza, Nigel" w:date="2021-11-10T15:31:00Z">
            <w:rPr>
              <w:ins w:id="1832" w:author="D'souza, Nigel" w:date="2021-11-10T15:31:00Z"/>
              <w:color w:val="FF0000"/>
              <w:szCs w:val="20"/>
            </w:rPr>
          </w:rPrChange>
        </w:rPr>
      </w:pPr>
      <w:ins w:id="1833" w:author="D'souza, Nigel" w:date="2019-08-28T15:08:00Z">
        <w:r w:rsidRPr="001E4D04">
          <w:rPr>
            <w:szCs w:val="20"/>
          </w:rPr>
          <w:t>SADD_</w:t>
        </w:r>
        <w:del w:id="1834" w:author="D'souza, Nigel" w:date="2021-11-10T15:30:00Z">
          <w:r w:rsidRPr="001E4D04" w:rsidDel="001E4D04">
            <w:rPr>
              <w:szCs w:val="20"/>
            </w:rPr>
            <w:delText xml:space="preserve">TBD </w:delText>
          </w:r>
        </w:del>
        <w:r w:rsidRPr="001E4D04">
          <w:rPr>
            <w:szCs w:val="20"/>
          </w:rPr>
          <w:t xml:space="preserve">– Need to make a decision whether </w:t>
        </w:r>
      </w:ins>
      <w:ins w:id="1835" w:author="D'souza, Nigel" w:date="2019-08-28T15:09:00Z">
        <w:r w:rsidRPr="001E4D04">
          <w:rPr>
            <w:szCs w:val="20"/>
          </w:rPr>
          <w:t>DGB</w:t>
        </w:r>
      </w:ins>
      <w:ins w:id="1836" w:author="D'souza, Nigel" w:date="2019-08-28T15:08:00Z">
        <w:r w:rsidRPr="001E4D04">
          <w:rPr>
            <w:szCs w:val="20"/>
          </w:rPr>
          <w:t xml:space="preserve"> will </w:t>
        </w:r>
      </w:ins>
      <w:ins w:id="1837" w:author="D'souza, Nigel" w:date="2019-08-28T15:09:00Z">
        <w:r w:rsidRPr="001E4D04">
          <w:rPr>
            <w:szCs w:val="20"/>
          </w:rPr>
          <w:t xml:space="preserve">send out the user </w:t>
        </w:r>
        <w:commentRangeStart w:id="1838"/>
        <w:r w:rsidRPr="001E4D04">
          <w:rPr>
            <w:szCs w:val="20"/>
          </w:rPr>
          <w:t>locale</w:t>
        </w:r>
      </w:ins>
      <w:ins w:id="1839" w:author="D'souza, Nigel" w:date="2019-08-28T15:10:00Z">
        <w:r w:rsidRPr="001E4D04">
          <w:rPr>
            <w:szCs w:val="20"/>
          </w:rPr>
          <w:t xml:space="preserve"> </w:t>
        </w:r>
      </w:ins>
      <w:commentRangeEnd w:id="1838"/>
      <w:r w:rsidR="000511DD" w:rsidRPr="001E4D04">
        <w:rPr>
          <w:rStyle w:val="CommentReference"/>
          <w:lang w:val="en-GB"/>
        </w:rPr>
        <w:commentReference w:id="1838"/>
      </w:r>
      <w:ins w:id="1840" w:author="D'souza, Nigel" w:date="2019-08-28T15:10:00Z">
        <w:r w:rsidRPr="001E4D04">
          <w:rPr>
            <w:szCs w:val="20"/>
          </w:rPr>
          <w:t xml:space="preserve">in the request and EIP will </w:t>
        </w:r>
      </w:ins>
      <w:ins w:id="1841" w:author="D'souza, Nigel" w:date="2019-08-28T15:11:00Z">
        <w:r w:rsidRPr="001E4D04">
          <w:rPr>
            <w:szCs w:val="20"/>
          </w:rPr>
          <w:t>translate</w:t>
        </w:r>
      </w:ins>
      <w:ins w:id="1842" w:author="D'souza, Nigel" w:date="2019-08-28T15:10:00Z">
        <w:r w:rsidRPr="001E4D04">
          <w:rPr>
            <w:szCs w:val="20"/>
          </w:rPr>
          <w:t xml:space="preserve"> </w:t>
        </w:r>
      </w:ins>
      <w:ins w:id="1843" w:author="D'souza, Nigel" w:date="2019-08-28T15:11:00Z">
        <w:r w:rsidRPr="001E4D04">
          <w:rPr>
            <w:szCs w:val="20"/>
          </w:rPr>
          <w:t xml:space="preserve">the error messages or if MUFG will send back a locale code and DGB will translate the </w:t>
        </w:r>
        <w:commentRangeStart w:id="1844"/>
        <w:commentRangeStart w:id="1845"/>
        <w:r w:rsidRPr="001E4D04">
          <w:rPr>
            <w:szCs w:val="20"/>
          </w:rPr>
          <w:t>message</w:t>
        </w:r>
      </w:ins>
      <w:commentRangeEnd w:id="1844"/>
      <w:r w:rsidR="00F606C0" w:rsidRPr="001E4D04">
        <w:rPr>
          <w:rStyle w:val="CommentReference"/>
          <w:lang w:val="en-GB"/>
        </w:rPr>
        <w:commentReference w:id="1844"/>
      </w:r>
      <w:commentRangeEnd w:id="1845"/>
      <w:r w:rsidR="002270CF" w:rsidRPr="001E4D04">
        <w:rPr>
          <w:rStyle w:val="CommentReference"/>
          <w:lang w:val="en-GB"/>
        </w:rPr>
        <w:commentReference w:id="1845"/>
      </w:r>
      <w:ins w:id="1846" w:author="D'souza, Nigel" w:date="2019-08-28T15:11:00Z">
        <w:r w:rsidRPr="001E4D04">
          <w:rPr>
            <w:szCs w:val="20"/>
          </w:rPr>
          <w:t>.</w:t>
        </w:r>
      </w:ins>
    </w:p>
    <w:p w14:paraId="5715E61A" w14:textId="5A4C1550" w:rsidR="00483FD5" w:rsidRDefault="001E4D04">
      <w:pPr>
        <w:rPr>
          <w:rFonts w:ascii="Arial Narrow" w:hAnsi="Arial Narrow" w:cs="Arial"/>
          <w:b/>
          <w:bCs/>
          <w:color w:val="336999"/>
          <w:sz w:val="28"/>
          <w:szCs w:val="20"/>
        </w:rPr>
      </w:pPr>
      <w:ins w:id="1847" w:author="D'souza, Nigel" w:date="2021-11-10T15:31:00Z">
        <w:r w:rsidRPr="001E4D04">
          <w:rPr>
            <w:szCs w:val="20"/>
            <w:rPrChange w:id="1848" w:author="D'souza, Nigel" w:date="2021-11-10T15:31:00Z">
              <w:rPr>
                <w:color w:val="FF0000"/>
                <w:szCs w:val="20"/>
              </w:rPr>
            </w:rPrChange>
          </w:rPr>
          <w:t>Decision: DGB will send out the user locale in the request payload.</w:t>
        </w:r>
      </w:ins>
      <w:r w:rsidR="00483FD5">
        <w:rPr>
          <w:szCs w:val="20"/>
        </w:rPr>
        <w:br w:type="page"/>
      </w:r>
    </w:p>
    <w:p w14:paraId="7E295E5D" w14:textId="77777777" w:rsidR="00240675" w:rsidRPr="00395C8A" w:rsidRDefault="00240675" w:rsidP="00583888">
      <w:pPr>
        <w:pStyle w:val="Heading2"/>
        <w:numPr>
          <w:ilvl w:val="2"/>
          <w:numId w:val="2"/>
        </w:numPr>
        <w:rPr>
          <w:szCs w:val="20"/>
        </w:rPr>
      </w:pPr>
      <w:bookmarkStart w:id="1849" w:name="_Toc28956267"/>
      <w:r w:rsidRPr="00395C8A">
        <w:rPr>
          <w:szCs w:val="20"/>
        </w:rPr>
        <w:lastRenderedPageBreak/>
        <w:t>Check Inquiry</w:t>
      </w:r>
      <w:bookmarkEnd w:id="1849"/>
      <w:r w:rsidRPr="00395C8A">
        <w:rPr>
          <w:szCs w:val="20"/>
        </w:rPr>
        <w:t xml:space="preserve"> </w:t>
      </w:r>
    </w:p>
    <w:p w14:paraId="14161DB5" w14:textId="77777777" w:rsidR="00240675" w:rsidRDefault="00240675" w:rsidP="00240675">
      <w:pPr>
        <w:pStyle w:val="NormalIndent"/>
      </w:pPr>
    </w:p>
    <w:p w14:paraId="2F7E6F6A" w14:textId="77777777" w:rsidR="00240675" w:rsidRPr="007266F1" w:rsidRDefault="00240675" w:rsidP="00240675">
      <w:pPr>
        <w:pStyle w:val="NormalIndent"/>
        <w:ind w:left="0"/>
      </w:pPr>
      <w:r>
        <w:t xml:space="preserve">This section describes </w:t>
      </w:r>
      <w:r w:rsidR="002C06A9">
        <w:t>interface that performs a real-time request to get information from the back-office regarding checks.</w:t>
      </w:r>
      <w:r>
        <w:t xml:space="preserve">  </w:t>
      </w:r>
    </w:p>
    <w:p w14:paraId="2084F400" w14:textId="77777777" w:rsidR="00240675" w:rsidRPr="00483FD5" w:rsidRDefault="00240675" w:rsidP="00240675">
      <w:pPr>
        <w:pStyle w:val="NormalIndent"/>
      </w:pPr>
    </w:p>
    <w:tbl>
      <w:tblPr>
        <w:tblStyle w:val="TableGrid"/>
        <w:tblW w:w="0" w:type="auto"/>
        <w:tblInd w:w="108" w:type="dxa"/>
        <w:tblLayout w:type="fixed"/>
        <w:tblLook w:val="04A0" w:firstRow="1" w:lastRow="0" w:firstColumn="1" w:lastColumn="0" w:noHBand="0" w:noVBand="1"/>
        <w:tblPrChange w:id="1850" w:author="D'souza, Nigel" w:date="2019-08-28T15:12:00Z">
          <w:tblPr>
            <w:tblStyle w:val="TableGrid"/>
            <w:tblW w:w="0" w:type="auto"/>
            <w:tblInd w:w="108" w:type="dxa"/>
            <w:tblLook w:val="04A0" w:firstRow="1" w:lastRow="0" w:firstColumn="1" w:lastColumn="0" w:noHBand="0" w:noVBand="1"/>
          </w:tblPr>
        </w:tblPrChange>
      </w:tblPr>
      <w:tblGrid>
        <w:gridCol w:w="1416"/>
        <w:gridCol w:w="1261"/>
        <w:gridCol w:w="1350"/>
        <w:gridCol w:w="1723"/>
        <w:gridCol w:w="1328"/>
        <w:gridCol w:w="1406"/>
        <w:gridCol w:w="1028"/>
        <w:tblGridChange w:id="1851">
          <w:tblGrid>
            <w:gridCol w:w="1416"/>
            <w:gridCol w:w="1023"/>
            <w:gridCol w:w="1172"/>
            <w:gridCol w:w="2139"/>
            <w:gridCol w:w="1328"/>
            <w:gridCol w:w="1406"/>
            <w:gridCol w:w="1028"/>
          </w:tblGrid>
        </w:tblGridChange>
      </w:tblGrid>
      <w:tr w:rsidR="00240675" w14:paraId="0729DF31" w14:textId="77777777" w:rsidTr="00CD7798">
        <w:tc>
          <w:tcPr>
            <w:tcW w:w="1416" w:type="dxa"/>
            <w:shd w:val="clear" w:color="auto" w:fill="8DB3E2" w:themeFill="text2" w:themeFillTint="66"/>
            <w:tcPrChange w:id="1852" w:author="D'souza, Nigel" w:date="2019-08-28T15:12:00Z">
              <w:tcPr>
                <w:tcW w:w="2025" w:type="dxa"/>
                <w:shd w:val="clear" w:color="auto" w:fill="8DB3E2" w:themeFill="text2" w:themeFillTint="66"/>
              </w:tcPr>
            </w:tcPrChange>
          </w:tcPr>
          <w:p w14:paraId="27916A36" w14:textId="77777777" w:rsidR="00240675" w:rsidRPr="00962297" w:rsidRDefault="00240675" w:rsidP="001F6923">
            <w:r w:rsidRPr="00962297">
              <w:t>Business Purpose</w:t>
            </w:r>
          </w:p>
        </w:tc>
        <w:tc>
          <w:tcPr>
            <w:tcW w:w="1261" w:type="dxa"/>
            <w:shd w:val="clear" w:color="auto" w:fill="8DB3E2" w:themeFill="text2" w:themeFillTint="66"/>
            <w:tcPrChange w:id="1853" w:author="D'souza, Nigel" w:date="2019-08-28T15:12:00Z">
              <w:tcPr>
                <w:tcW w:w="1070" w:type="dxa"/>
                <w:shd w:val="clear" w:color="auto" w:fill="8DB3E2" w:themeFill="text2" w:themeFillTint="66"/>
              </w:tcPr>
            </w:tcPrChange>
          </w:tcPr>
          <w:p w14:paraId="10A454AA" w14:textId="77777777" w:rsidR="00240675" w:rsidRPr="00962297" w:rsidRDefault="00240675" w:rsidP="001F6923">
            <w:r w:rsidRPr="00962297">
              <w:t>Interface System</w:t>
            </w:r>
          </w:p>
        </w:tc>
        <w:tc>
          <w:tcPr>
            <w:tcW w:w="1350" w:type="dxa"/>
            <w:shd w:val="clear" w:color="auto" w:fill="8DB3E2" w:themeFill="text2" w:themeFillTint="66"/>
            <w:tcPrChange w:id="1854" w:author="D'souza, Nigel" w:date="2019-08-28T15:12:00Z">
              <w:tcPr>
                <w:tcW w:w="1172" w:type="dxa"/>
                <w:shd w:val="clear" w:color="auto" w:fill="8DB3E2" w:themeFill="text2" w:themeFillTint="66"/>
              </w:tcPr>
            </w:tcPrChange>
          </w:tcPr>
          <w:p w14:paraId="0B50B655" w14:textId="77777777" w:rsidR="00240675" w:rsidRPr="00962297" w:rsidRDefault="00240675" w:rsidP="001F6923">
            <w:r w:rsidRPr="00962297">
              <w:t>Message Format</w:t>
            </w:r>
          </w:p>
        </w:tc>
        <w:tc>
          <w:tcPr>
            <w:tcW w:w="1723" w:type="dxa"/>
            <w:shd w:val="clear" w:color="auto" w:fill="8DB3E2" w:themeFill="text2" w:themeFillTint="66"/>
            <w:tcPrChange w:id="1855" w:author="D'souza, Nigel" w:date="2019-08-28T15:12:00Z">
              <w:tcPr>
                <w:tcW w:w="1483" w:type="dxa"/>
                <w:shd w:val="clear" w:color="auto" w:fill="8DB3E2" w:themeFill="text2" w:themeFillTint="66"/>
              </w:tcPr>
            </w:tcPrChange>
          </w:tcPr>
          <w:p w14:paraId="326F93AD" w14:textId="77777777" w:rsidR="00240675" w:rsidRPr="00962297" w:rsidRDefault="00240675" w:rsidP="001F6923">
            <w:r w:rsidRPr="00962297">
              <w:t>Transport</w:t>
            </w:r>
          </w:p>
        </w:tc>
        <w:tc>
          <w:tcPr>
            <w:tcW w:w="1328" w:type="dxa"/>
            <w:shd w:val="clear" w:color="auto" w:fill="8DB3E2" w:themeFill="text2" w:themeFillTint="66"/>
            <w:tcPrChange w:id="1856" w:author="D'souza, Nigel" w:date="2019-08-28T15:12:00Z">
              <w:tcPr>
                <w:tcW w:w="1328" w:type="dxa"/>
                <w:shd w:val="clear" w:color="auto" w:fill="8DB3E2" w:themeFill="text2" w:themeFillTint="66"/>
              </w:tcPr>
            </w:tcPrChange>
          </w:tcPr>
          <w:p w14:paraId="7D81218B" w14:textId="77777777" w:rsidR="00240675" w:rsidRPr="00962297" w:rsidRDefault="00240675" w:rsidP="001F6923">
            <w:r w:rsidRPr="00962297">
              <w:t xml:space="preserve">Intermediary </w:t>
            </w:r>
          </w:p>
        </w:tc>
        <w:tc>
          <w:tcPr>
            <w:tcW w:w="1406" w:type="dxa"/>
            <w:shd w:val="clear" w:color="auto" w:fill="8DB3E2" w:themeFill="text2" w:themeFillTint="66"/>
            <w:tcPrChange w:id="1857" w:author="D'souza, Nigel" w:date="2019-08-28T15:12:00Z">
              <w:tcPr>
                <w:tcW w:w="1406" w:type="dxa"/>
                <w:shd w:val="clear" w:color="auto" w:fill="8DB3E2" w:themeFill="text2" w:themeFillTint="66"/>
              </w:tcPr>
            </w:tcPrChange>
          </w:tcPr>
          <w:p w14:paraId="5DF0DF8F" w14:textId="77777777" w:rsidR="00240675" w:rsidRPr="00962297" w:rsidRDefault="00240675" w:rsidP="001F6923">
            <w:r w:rsidRPr="00962297">
              <w:t>IDT Configuration Required</w:t>
            </w:r>
          </w:p>
        </w:tc>
        <w:tc>
          <w:tcPr>
            <w:tcW w:w="1028" w:type="dxa"/>
            <w:shd w:val="clear" w:color="auto" w:fill="8DB3E2" w:themeFill="text2" w:themeFillTint="66"/>
            <w:tcPrChange w:id="1858" w:author="D'souza, Nigel" w:date="2019-08-28T15:12:00Z">
              <w:tcPr>
                <w:tcW w:w="1028" w:type="dxa"/>
                <w:shd w:val="clear" w:color="auto" w:fill="8DB3E2" w:themeFill="text2" w:themeFillTint="66"/>
              </w:tcPr>
            </w:tcPrChange>
          </w:tcPr>
          <w:p w14:paraId="7CBD59C5" w14:textId="77777777" w:rsidR="00240675" w:rsidRPr="00962297" w:rsidRDefault="00240675" w:rsidP="001F6923">
            <w:r w:rsidRPr="00962297">
              <w:t>HLD Required</w:t>
            </w:r>
          </w:p>
        </w:tc>
      </w:tr>
      <w:tr w:rsidR="00240675" w14:paraId="6DC5681F" w14:textId="77777777" w:rsidTr="00CD7798">
        <w:tc>
          <w:tcPr>
            <w:tcW w:w="1416" w:type="dxa"/>
            <w:tcPrChange w:id="1859" w:author="D'souza, Nigel" w:date="2019-08-28T15:12:00Z">
              <w:tcPr>
                <w:tcW w:w="2025" w:type="dxa"/>
              </w:tcPr>
            </w:tcPrChange>
          </w:tcPr>
          <w:p w14:paraId="6C6421C1" w14:textId="77777777" w:rsidR="00240675" w:rsidRDefault="00240675" w:rsidP="00AC5F4A">
            <w:r>
              <w:t>Client Requests Check Details</w:t>
            </w:r>
          </w:p>
        </w:tc>
        <w:tc>
          <w:tcPr>
            <w:tcW w:w="1261" w:type="dxa"/>
            <w:tcPrChange w:id="1860" w:author="D'souza, Nigel" w:date="2019-08-28T15:12:00Z">
              <w:tcPr>
                <w:tcW w:w="1070" w:type="dxa"/>
              </w:tcPr>
            </w:tcPrChange>
          </w:tcPr>
          <w:p w14:paraId="586FE9D7" w14:textId="447A88D5" w:rsidR="00240675" w:rsidRDefault="00D81C08">
            <w:r>
              <w:t xml:space="preserve">Bank </w:t>
            </w:r>
            <w:del w:id="1861" w:author="D'souza, Nigel [2]" w:date="2020-01-03T14:08:00Z">
              <w:r w:rsidDel="00743825">
                <w:delText xml:space="preserve">DDA </w:delText>
              </w:r>
            </w:del>
            <w:ins w:id="1862" w:author="D'souza, Nigel [2]" w:date="2020-01-03T14:08:00Z">
              <w:r w:rsidR="00743825">
                <w:t xml:space="preserve">CMS </w:t>
              </w:r>
            </w:ins>
            <w:r>
              <w:t xml:space="preserve">and Branch </w:t>
            </w:r>
            <w:commentRangeStart w:id="1863"/>
            <w:r>
              <w:t>OVS</w:t>
            </w:r>
            <w:commentRangeEnd w:id="1863"/>
            <w:r w:rsidR="00F606C0">
              <w:rPr>
                <w:rStyle w:val="CommentReference"/>
                <w:lang w:val="en-GB"/>
              </w:rPr>
              <w:commentReference w:id="1863"/>
            </w:r>
          </w:p>
        </w:tc>
        <w:tc>
          <w:tcPr>
            <w:tcW w:w="1350" w:type="dxa"/>
            <w:tcPrChange w:id="1864" w:author="D'souza, Nigel" w:date="2019-08-28T15:12:00Z">
              <w:tcPr>
                <w:tcW w:w="1172" w:type="dxa"/>
              </w:tcPr>
            </w:tcPrChange>
          </w:tcPr>
          <w:p w14:paraId="586AB957" w14:textId="6CE0E63A" w:rsidR="00240675" w:rsidRDefault="00D81C08" w:rsidP="001F6923">
            <w:del w:id="1865" w:author="D'souza, Nigel" w:date="2019-08-28T15:11:00Z">
              <w:r w:rsidDel="00CD7798">
                <w:delText>TBD</w:delText>
              </w:r>
            </w:del>
            <w:ins w:id="1866" w:author="D'souza, Nigel" w:date="2019-08-28T15:11:00Z">
              <w:r w:rsidR="00CD7798">
                <w:t>SOAP</w:t>
              </w:r>
            </w:ins>
            <w:ins w:id="1867" w:author="D'souza, Nigel" w:date="2021-11-10T15:36:00Z">
              <w:r w:rsidR="001E4D04">
                <w:t xml:space="preserve"> Product OOB</w:t>
              </w:r>
            </w:ins>
          </w:p>
        </w:tc>
        <w:tc>
          <w:tcPr>
            <w:tcW w:w="1723" w:type="dxa"/>
            <w:tcPrChange w:id="1868" w:author="D'souza, Nigel" w:date="2019-08-28T15:12:00Z">
              <w:tcPr>
                <w:tcW w:w="1483" w:type="dxa"/>
              </w:tcPr>
            </w:tcPrChange>
          </w:tcPr>
          <w:p w14:paraId="11552F73" w14:textId="77777777" w:rsidR="00240675" w:rsidRDefault="00D81C08" w:rsidP="00CD7798">
            <w:del w:id="1869" w:author="D'souza, Nigel" w:date="2019-08-28T15:11:00Z">
              <w:r w:rsidDel="00CD7798">
                <w:delText>SOAP/</w:delText>
              </w:r>
            </w:del>
            <w:r>
              <w:t>HTTPS</w:t>
            </w:r>
          </w:p>
        </w:tc>
        <w:tc>
          <w:tcPr>
            <w:tcW w:w="1328" w:type="dxa"/>
            <w:tcPrChange w:id="1870" w:author="D'souza, Nigel" w:date="2019-08-28T15:12:00Z">
              <w:tcPr>
                <w:tcW w:w="1328" w:type="dxa"/>
              </w:tcPr>
            </w:tcPrChange>
          </w:tcPr>
          <w:p w14:paraId="0C0A1763" w14:textId="77777777" w:rsidR="00240675" w:rsidRDefault="00D81C08" w:rsidP="001F6923">
            <w:r>
              <w:t>EIP</w:t>
            </w:r>
          </w:p>
        </w:tc>
        <w:tc>
          <w:tcPr>
            <w:tcW w:w="1406" w:type="dxa"/>
            <w:tcPrChange w:id="1871" w:author="D'souza, Nigel" w:date="2019-08-28T15:12:00Z">
              <w:tcPr>
                <w:tcW w:w="1406" w:type="dxa"/>
              </w:tcPr>
            </w:tcPrChange>
          </w:tcPr>
          <w:p w14:paraId="7A2FE4D0" w14:textId="7F5DA104" w:rsidR="00240675" w:rsidRDefault="00D81C08" w:rsidP="001F6923">
            <w:del w:id="1872" w:author="D'souza, Nigel" w:date="2021-11-10T15:36:00Z">
              <w:r w:rsidDel="001E4D04">
                <w:delText>TBD</w:delText>
              </w:r>
            </w:del>
            <w:ins w:id="1873" w:author="D'souza, Nigel" w:date="2021-11-10T15:36:00Z">
              <w:r w:rsidR="001E4D04">
                <w:t>No</w:t>
              </w:r>
            </w:ins>
          </w:p>
        </w:tc>
        <w:tc>
          <w:tcPr>
            <w:tcW w:w="1028" w:type="dxa"/>
            <w:tcPrChange w:id="1874" w:author="D'souza, Nigel" w:date="2019-08-28T15:12:00Z">
              <w:tcPr>
                <w:tcW w:w="1028" w:type="dxa"/>
              </w:tcPr>
            </w:tcPrChange>
          </w:tcPr>
          <w:p w14:paraId="1A69F414" w14:textId="77777777" w:rsidR="00240675" w:rsidRDefault="00D81C08" w:rsidP="001F6923">
            <w:del w:id="1875" w:author="D'souza, Nigel" w:date="2019-08-28T15:12:00Z">
              <w:r w:rsidDel="00CD7798">
                <w:delText>TBD</w:delText>
              </w:r>
            </w:del>
            <w:ins w:id="1876" w:author="D'souza, Nigel" w:date="2019-08-28T15:12:00Z">
              <w:r w:rsidR="00CD7798">
                <w:t>No</w:t>
              </w:r>
            </w:ins>
          </w:p>
        </w:tc>
      </w:tr>
      <w:tr w:rsidR="001E4D04" w14:paraId="2CBE6353" w14:textId="77777777" w:rsidTr="00CD7798">
        <w:tc>
          <w:tcPr>
            <w:tcW w:w="1416" w:type="dxa"/>
            <w:tcPrChange w:id="1877" w:author="D'souza, Nigel" w:date="2019-08-28T15:12:00Z">
              <w:tcPr>
                <w:tcW w:w="2025" w:type="dxa"/>
              </w:tcPr>
            </w:tcPrChange>
          </w:tcPr>
          <w:p w14:paraId="49386AB1" w14:textId="77777777" w:rsidR="001E4D04" w:rsidRDefault="001E4D04" w:rsidP="001E4D04">
            <w:r>
              <w:t>Receive Check Details for Client Inquiry</w:t>
            </w:r>
          </w:p>
        </w:tc>
        <w:tc>
          <w:tcPr>
            <w:tcW w:w="1261" w:type="dxa"/>
            <w:tcPrChange w:id="1878" w:author="D'souza, Nigel" w:date="2019-08-28T15:12:00Z">
              <w:tcPr>
                <w:tcW w:w="1070" w:type="dxa"/>
              </w:tcPr>
            </w:tcPrChange>
          </w:tcPr>
          <w:p w14:paraId="1461E4D7" w14:textId="423E2FA4" w:rsidR="001E4D04" w:rsidRDefault="001E4D04" w:rsidP="001E4D04">
            <w:r>
              <w:t xml:space="preserve">Bank </w:t>
            </w:r>
            <w:del w:id="1879" w:author="D'souza, Nigel [2]" w:date="2020-01-03T14:08:00Z">
              <w:r w:rsidDel="00743825">
                <w:delText xml:space="preserve">DDA </w:delText>
              </w:r>
            </w:del>
            <w:ins w:id="1880" w:author="D'souza, Nigel [2]" w:date="2020-01-03T14:08:00Z">
              <w:r>
                <w:t xml:space="preserve">CMS </w:t>
              </w:r>
            </w:ins>
            <w:r>
              <w:t>and Branch OVS</w:t>
            </w:r>
          </w:p>
        </w:tc>
        <w:tc>
          <w:tcPr>
            <w:tcW w:w="1350" w:type="dxa"/>
            <w:tcPrChange w:id="1881" w:author="D'souza, Nigel" w:date="2019-08-28T15:12:00Z">
              <w:tcPr>
                <w:tcW w:w="1172" w:type="dxa"/>
              </w:tcPr>
            </w:tcPrChange>
          </w:tcPr>
          <w:p w14:paraId="0A94CC19" w14:textId="3B246A4D" w:rsidR="001E4D04" w:rsidRDefault="001E4D04" w:rsidP="001E4D04">
            <w:ins w:id="1882" w:author="D'souza, Nigel" w:date="2021-11-10T15:36:00Z">
              <w:r>
                <w:t>SOAP Product OOB</w:t>
              </w:r>
            </w:ins>
            <w:ins w:id="1883" w:author="D'souza, Nigel" w:date="2019-08-28T15:12:00Z">
              <w:del w:id="1884" w:author="D'souza, Nigel" w:date="2021-11-10T15:36:00Z">
                <w:r w:rsidDel="00246103">
                  <w:delText>SOAP</w:delText>
                </w:r>
              </w:del>
            </w:ins>
            <w:del w:id="1885" w:author="D'souza, Nigel" w:date="2021-11-10T15:36:00Z">
              <w:r w:rsidDel="00246103">
                <w:delText>TBD</w:delText>
              </w:r>
            </w:del>
          </w:p>
        </w:tc>
        <w:tc>
          <w:tcPr>
            <w:tcW w:w="1723" w:type="dxa"/>
            <w:tcPrChange w:id="1886" w:author="D'souza, Nigel" w:date="2019-08-28T15:12:00Z">
              <w:tcPr>
                <w:tcW w:w="1483" w:type="dxa"/>
              </w:tcPr>
            </w:tcPrChange>
          </w:tcPr>
          <w:p w14:paraId="09669335" w14:textId="77777777" w:rsidR="001E4D04" w:rsidRDefault="001E4D04" w:rsidP="001E4D04">
            <w:ins w:id="1887" w:author="D'souza, Nigel" w:date="2019-08-28T15:12:00Z">
              <w:r>
                <w:t>HTTPS</w:t>
              </w:r>
            </w:ins>
            <w:del w:id="1888" w:author="D'souza, Nigel" w:date="2019-08-28T15:12:00Z">
              <w:r w:rsidDel="00105819">
                <w:delText>SOAP/HTTPS</w:delText>
              </w:r>
            </w:del>
          </w:p>
        </w:tc>
        <w:tc>
          <w:tcPr>
            <w:tcW w:w="1328" w:type="dxa"/>
            <w:tcPrChange w:id="1889" w:author="D'souza, Nigel" w:date="2019-08-28T15:12:00Z">
              <w:tcPr>
                <w:tcW w:w="1328" w:type="dxa"/>
              </w:tcPr>
            </w:tcPrChange>
          </w:tcPr>
          <w:p w14:paraId="3F2A0D9A" w14:textId="77777777" w:rsidR="001E4D04" w:rsidRDefault="001E4D04" w:rsidP="001E4D04">
            <w:r>
              <w:t>EIP</w:t>
            </w:r>
          </w:p>
        </w:tc>
        <w:tc>
          <w:tcPr>
            <w:tcW w:w="1406" w:type="dxa"/>
            <w:tcPrChange w:id="1890" w:author="D'souza, Nigel" w:date="2019-08-28T15:12:00Z">
              <w:tcPr>
                <w:tcW w:w="1406" w:type="dxa"/>
              </w:tcPr>
            </w:tcPrChange>
          </w:tcPr>
          <w:p w14:paraId="4B58B35F" w14:textId="4B3222AD" w:rsidR="001E4D04" w:rsidRDefault="001E4D04" w:rsidP="001E4D04">
            <w:del w:id="1891" w:author="D'souza, Nigel" w:date="2021-11-10T15:36:00Z">
              <w:r w:rsidDel="001E4D04">
                <w:delText>TBD</w:delText>
              </w:r>
            </w:del>
            <w:ins w:id="1892" w:author="D'souza, Nigel" w:date="2021-11-10T15:36:00Z">
              <w:r>
                <w:t>No</w:t>
              </w:r>
            </w:ins>
          </w:p>
        </w:tc>
        <w:tc>
          <w:tcPr>
            <w:tcW w:w="1028" w:type="dxa"/>
            <w:tcPrChange w:id="1893" w:author="D'souza, Nigel" w:date="2019-08-28T15:12:00Z">
              <w:tcPr>
                <w:tcW w:w="1028" w:type="dxa"/>
              </w:tcPr>
            </w:tcPrChange>
          </w:tcPr>
          <w:p w14:paraId="24E628F7" w14:textId="77777777" w:rsidR="001E4D04" w:rsidRDefault="001E4D04" w:rsidP="001E4D04">
            <w:del w:id="1894" w:author="D'souza, Nigel" w:date="2019-08-28T15:12:00Z">
              <w:r w:rsidDel="00CD7798">
                <w:delText>TBD</w:delText>
              </w:r>
            </w:del>
            <w:ins w:id="1895" w:author="D'souza, Nigel" w:date="2019-08-28T15:12:00Z">
              <w:r>
                <w:t>No</w:t>
              </w:r>
            </w:ins>
          </w:p>
        </w:tc>
      </w:tr>
    </w:tbl>
    <w:p w14:paraId="1EF52798" w14:textId="77777777" w:rsidR="002C06A9" w:rsidRDefault="002C06A9" w:rsidP="00AC5F4A"/>
    <w:p w14:paraId="3DFCADCA" w14:textId="77777777" w:rsidR="002A6C75" w:rsidRDefault="002A6C75" w:rsidP="00AC5F4A"/>
    <w:p w14:paraId="21A3E15F" w14:textId="6B3BC0E0" w:rsidR="002C06A9" w:rsidRDefault="001E4D04" w:rsidP="00AC5F4A">
      <w:ins w:id="1896" w:author="D'souza, Nigel" w:date="2021-11-10T15:33:00Z">
        <w:r w:rsidRPr="001E4D04">
          <w:rPr>
            <w:noProof/>
          </w:rPr>
          <w:drawing>
            <wp:inline distT="0" distB="0" distL="0" distR="0" wp14:anchorId="6E6339BF" wp14:editId="6FAB55A3">
              <wp:extent cx="5944430" cy="4582164"/>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4430" cy="4582164"/>
                      </a:xfrm>
                      <a:prstGeom prst="rect">
                        <a:avLst/>
                      </a:prstGeom>
                    </pic:spPr>
                  </pic:pic>
                </a:graphicData>
              </a:graphic>
            </wp:inline>
          </w:drawing>
        </w:r>
      </w:ins>
      <w:ins w:id="1897" w:author="D'souza, Nigel [2]" w:date="2020-01-03T14:09:00Z">
        <w:del w:id="1898" w:author="D'souza, Nigel" w:date="2021-11-10T15:33:00Z">
          <w:r w:rsidR="00743825" w:rsidRPr="00743825" w:rsidDel="001E4D04">
            <w:rPr>
              <w:noProof/>
              <w:lang w:val="en-US"/>
            </w:rPr>
            <w:drawing>
              <wp:inline distT="0" distB="0" distL="0" distR="0" wp14:anchorId="2962D6F2" wp14:editId="6F5DB8CC">
                <wp:extent cx="5668414" cy="3485718"/>
                <wp:effectExtent l="0" t="0" r="889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72575" cy="3488277"/>
                        </a:xfrm>
                        <a:prstGeom prst="rect">
                          <a:avLst/>
                        </a:prstGeom>
                      </pic:spPr>
                    </pic:pic>
                  </a:graphicData>
                </a:graphic>
              </wp:inline>
            </w:drawing>
          </w:r>
        </w:del>
      </w:ins>
      <w:del w:id="1899" w:author="D'souza, Nigel [2]" w:date="2020-01-03T14:09:00Z">
        <w:r w:rsidR="00D81C08" w:rsidDel="00743825">
          <w:rPr>
            <w:noProof/>
            <w:lang w:val="en-US"/>
          </w:rPr>
          <w:drawing>
            <wp:inline distT="0" distB="0" distL="0" distR="0" wp14:anchorId="57B49684" wp14:editId="020D5EAF">
              <wp:extent cx="6109970" cy="3639820"/>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09970" cy="3639820"/>
                      </a:xfrm>
                      <a:prstGeom prst="rect">
                        <a:avLst/>
                      </a:prstGeom>
                      <a:noFill/>
                      <a:ln>
                        <a:noFill/>
                      </a:ln>
                    </pic:spPr>
                  </pic:pic>
                </a:graphicData>
              </a:graphic>
            </wp:inline>
          </w:drawing>
        </w:r>
      </w:del>
      <w:commentRangeStart w:id="1900"/>
      <w:commentRangeEnd w:id="1900"/>
      <w:r w:rsidR="00F606C0">
        <w:rPr>
          <w:rStyle w:val="CommentReference"/>
          <w:lang w:val="en-GB"/>
        </w:rPr>
        <w:commentReference w:id="1900"/>
      </w:r>
      <w:commentRangeStart w:id="1901"/>
      <w:commentRangeEnd w:id="1901"/>
      <w:r w:rsidR="00743825">
        <w:rPr>
          <w:rStyle w:val="CommentReference"/>
          <w:lang w:val="en-GB"/>
        </w:rPr>
        <w:commentReference w:id="1901"/>
      </w:r>
    </w:p>
    <w:p w14:paraId="2709BBD3" w14:textId="77777777" w:rsidR="00AC5F4A" w:rsidRDefault="00AC5F4A" w:rsidP="00AC5F4A">
      <w:pPr>
        <w:rPr>
          <w:rFonts w:ascii="Arial Narrow" w:hAnsi="Arial Narrow" w:cs="Arial"/>
          <w:sz w:val="28"/>
        </w:rPr>
      </w:pPr>
      <w:r>
        <w:br w:type="page"/>
      </w:r>
    </w:p>
    <w:p w14:paraId="3B775DFA" w14:textId="77777777" w:rsidR="00833957" w:rsidRPr="00D81C08" w:rsidRDefault="007E1366" w:rsidP="00583888">
      <w:pPr>
        <w:pStyle w:val="Heading2"/>
        <w:numPr>
          <w:ilvl w:val="2"/>
          <w:numId w:val="2"/>
        </w:numPr>
        <w:rPr>
          <w:color w:val="A6A6A6" w:themeColor="background1" w:themeShade="A6"/>
          <w:szCs w:val="20"/>
        </w:rPr>
      </w:pPr>
      <w:bookmarkStart w:id="1902" w:name="_Toc28956268"/>
      <w:r w:rsidRPr="00D81C08">
        <w:rPr>
          <w:color w:val="A6A6A6" w:themeColor="background1" w:themeShade="A6"/>
          <w:szCs w:val="20"/>
        </w:rPr>
        <w:lastRenderedPageBreak/>
        <w:t xml:space="preserve">Check Inquiry - </w:t>
      </w:r>
      <w:r w:rsidR="000575E4" w:rsidRPr="00D81C08">
        <w:rPr>
          <w:color w:val="A6A6A6" w:themeColor="background1" w:themeShade="A6"/>
          <w:szCs w:val="20"/>
        </w:rPr>
        <w:t>Stop</w:t>
      </w:r>
      <w:r w:rsidR="00480D36" w:rsidRPr="00D81C08">
        <w:rPr>
          <w:color w:val="A6A6A6" w:themeColor="background1" w:themeShade="A6"/>
          <w:szCs w:val="20"/>
        </w:rPr>
        <w:t>ped Checks</w:t>
      </w:r>
      <w:r w:rsidRPr="00D81C08">
        <w:rPr>
          <w:color w:val="A6A6A6" w:themeColor="background1" w:themeShade="A6"/>
          <w:szCs w:val="20"/>
        </w:rPr>
        <w:t xml:space="preserve"> </w:t>
      </w:r>
      <w:r w:rsidR="00D81C08">
        <w:rPr>
          <w:color w:val="A6A6A6" w:themeColor="background1" w:themeShade="A6"/>
          <w:szCs w:val="20"/>
        </w:rPr>
        <w:t>(not in scope – handled by check inquiry)</w:t>
      </w:r>
      <w:bookmarkEnd w:id="1902"/>
    </w:p>
    <w:p w14:paraId="6D5D0EDE" w14:textId="77777777" w:rsidR="007266F1" w:rsidRDefault="007266F1" w:rsidP="007266F1">
      <w:pPr>
        <w:pStyle w:val="NormalIndent"/>
      </w:pPr>
    </w:p>
    <w:p w14:paraId="26104CB1" w14:textId="77777777" w:rsidR="007266F1" w:rsidRPr="007266F1" w:rsidRDefault="007266F1" w:rsidP="007266F1">
      <w:pPr>
        <w:pStyle w:val="NormalIndent"/>
        <w:ind w:left="0"/>
      </w:pPr>
      <w:r>
        <w:t xml:space="preserve">Although Digital Banking normally utilizes one check inquiry service, this implementation will utilize two discreet services: one for Stopped Checks and one for Paid Checks.   This section describes the Stop Check Inquiry.  </w:t>
      </w:r>
    </w:p>
    <w:p w14:paraId="5A5AE775" w14:textId="77777777" w:rsidR="00483FD5" w:rsidRPr="00483FD5" w:rsidRDefault="00483FD5" w:rsidP="00483FD5">
      <w:pPr>
        <w:pStyle w:val="NormalIndent"/>
      </w:pPr>
    </w:p>
    <w:tbl>
      <w:tblPr>
        <w:tblStyle w:val="TableGrid"/>
        <w:tblW w:w="0" w:type="auto"/>
        <w:tblInd w:w="108" w:type="dxa"/>
        <w:tblLook w:val="04A0" w:firstRow="1" w:lastRow="0" w:firstColumn="1" w:lastColumn="0" w:noHBand="0" w:noVBand="1"/>
      </w:tblPr>
      <w:tblGrid>
        <w:gridCol w:w="2160"/>
        <w:gridCol w:w="1080"/>
        <w:gridCol w:w="1028"/>
        <w:gridCol w:w="1080"/>
        <w:gridCol w:w="1328"/>
        <w:gridCol w:w="1406"/>
        <w:gridCol w:w="1028"/>
      </w:tblGrid>
      <w:tr w:rsidR="00483FD5" w14:paraId="0EC439D9" w14:textId="77777777" w:rsidTr="00CB04CB">
        <w:tc>
          <w:tcPr>
            <w:tcW w:w="2160" w:type="dxa"/>
            <w:shd w:val="clear" w:color="auto" w:fill="8DB3E2" w:themeFill="text2" w:themeFillTint="66"/>
          </w:tcPr>
          <w:p w14:paraId="6C6E6671" w14:textId="77777777" w:rsidR="00483FD5" w:rsidRPr="00962297" w:rsidRDefault="00483FD5" w:rsidP="00CF30C0">
            <w:r w:rsidRPr="00962297">
              <w:t>Business Purpose</w:t>
            </w:r>
          </w:p>
        </w:tc>
        <w:tc>
          <w:tcPr>
            <w:tcW w:w="1080" w:type="dxa"/>
            <w:shd w:val="clear" w:color="auto" w:fill="8DB3E2" w:themeFill="text2" w:themeFillTint="66"/>
          </w:tcPr>
          <w:p w14:paraId="625CEF51" w14:textId="77777777" w:rsidR="00483FD5" w:rsidRPr="00962297" w:rsidRDefault="00483FD5" w:rsidP="00CF30C0">
            <w:r w:rsidRPr="00962297">
              <w:t>Interface System</w:t>
            </w:r>
          </w:p>
        </w:tc>
        <w:tc>
          <w:tcPr>
            <w:tcW w:w="1028" w:type="dxa"/>
            <w:shd w:val="clear" w:color="auto" w:fill="8DB3E2" w:themeFill="text2" w:themeFillTint="66"/>
          </w:tcPr>
          <w:p w14:paraId="2255D06B" w14:textId="77777777" w:rsidR="00483FD5" w:rsidRPr="00962297" w:rsidRDefault="00483FD5" w:rsidP="00CF30C0">
            <w:r w:rsidRPr="00962297">
              <w:t>Message Format</w:t>
            </w:r>
          </w:p>
        </w:tc>
        <w:tc>
          <w:tcPr>
            <w:tcW w:w="1080" w:type="dxa"/>
            <w:shd w:val="clear" w:color="auto" w:fill="8DB3E2" w:themeFill="text2" w:themeFillTint="66"/>
          </w:tcPr>
          <w:p w14:paraId="5129521E" w14:textId="77777777" w:rsidR="00483FD5" w:rsidRPr="00962297" w:rsidRDefault="00483FD5" w:rsidP="00CF30C0">
            <w:r w:rsidRPr="00962297">
              <w:t>Transport</w:t>
            </w:r>
          </w:p>
        </w:tc>
        <w:tc>
          <w:tcPr>
            <w:tcW w:w="1328" w:type="dxa"/>
            <w:shd w:val="clear" w:color="auto" w:fill="8DB3E2" w:themeFill="text2" w:themeFillTint="66"/>
          </w:tcPr>
          <w:p w14:paraId="39401A0C" w14:textId="77777777" w:rsidR="00483FD5" w:rsidRPr="00962297" w:rsidRDefault="00483FD5" w:rsidP="00CF30C0">
            <w:r w:rsidRPr="00962297">
              <w:t xml:space="preserve">Intermediary </w:t>
            </w:r>
          </w:p>
        </w:tc>
        <w:tc>
          <w:tcPr>
            <w:tcW w:w="1406" w:type="dxa"/>
            <w:shd w:val="clear" w:color="auto" w:fill="8DB3E2" w:themeFill="text2" w:themeFillTint="66"/>
          </w:tcPr>
          <w:p w14:paraId="6B340D55" w14:textId="77777777" w:rsidR="00483FD5" w:rsidRPr="00962297" w:rsidRDefault="00483FD5" w:rsidP="00CF30C0">
            <w:r w:rsidRPr="00962297">
              <w:t>IDT Configuration Required</w:t>
            </w:r>
          </w:p>
        </w:tc>
        <w:tc>
          <w:tcPr>
            <w:tcW w:w="1028" w:type="dxa"/>
            <w:shd w:val="clear" w:color="auto" w:fill="8DB3E2" w:themeFill="text2" w:themeFillTint="66"/>
          </w:tcPr>
          <w:p w14:paraId="46F060F4" w14:textId="77777777" w:rsidR="00483FD5" w:rsidRPr="00962297" w:rsidRDefault="00483FD5" w:rsidP="00CF30C0">
            <w:r w:rsidRPr="00962297">
              <w:t>HLD Required</w:t>
            </w:r>
          </w:p>
        </w:tc>
      </w:tr>
      <w:tr w:rsidR="00CB04CB" w14:paraId="7F891CA9" w14:textId="77777777" w:rsidTr="00CB04CB">
        <w:tc>
          <w:tcPr>
            <w:tcW w:w="2160" w:type="dxa"/>
          </w:tcPr>
          <w:p w14:paraId="18EBFF12" w14:textId="77777777" w:rsidR="00CB04CB" w:rsidRDefault="00CB04CB" w:rsidP="00CF30C0">
            <w:r>
              <w:t>Client Requests Stopped Check Details</w:t>
            </w:r>
          </w:p>
        </w:tc>
        <w:tc>
          <w:tcPr>
            <w:tcW w:w="1080" w:type="dxa"/>
          </w:tcPr>
          <w:p w14:paraId="30A502B9" w14:textId="77777777" w:rsidR="00CB04CB" w:rsidRDefault="00CB04CB" w:rsidP="005A70B2"/>
        </w:tc>
        <w:tc>
          <w:tcPr>
            <w:tcW w:w="1028" w:type="dxa"/>
          </w:tcPr>
          <w:p w14:paraId="45663AFD" w14:textId="77777777" w:rsidR="00CB04CB" w:rsidRDefault="00CB04CB" w:rsidP="005A70B2"/>
        </w:tc>
        <w:tc>
          <w:tcPr>
            <w:tcW w:w="1080" w:type="dxa"/>
          </w:tcPr>
          <w:p w14:paraId="7DF1D632" w14:textId="77777777" w:rsidR="00CB04CB" w:rsidRDefault="00CB04CB" w:rsidP="005A70B2"/>
        </w:tc>
        <w:tc>
          <w:tcPr>
            <w:tcW w:w="1328" w:type="dxa"/>
          </w:tcPr>
          <w:p w14:paraId="41B337A5" w14:textId="77777777" w:rsidR="00CB04CB" w:rsidRDefault="00CB04CB" w:rsidP="005A70B2"/>
        </w:tc>
        <w:tc>
          <w:tcPr>
            <w:tcW w:w="1406" w:type="dxa"/>
          </w:tcPr>
          <w:p w14:paraId="136A9BF9" w14:textId="77777777" w:rsidR="00CB04CB" w:rsidRDefault="00CB04CB" w:rsidP="00CF30C0"/>
        </w:tc>
        <w:tc>
          <w:tcPr>
            <w:tcW w:w="1028" w:type="dxa"/>
          </w:tcPr>
          <w:p w14:paraId="7BEE4990" w14:textId="77777777" w:rsidR="00CB04CB" w:rsidRDefault="00CB04CB" w:rsidP="00CF30C0"/>
        </w:tc>
      </w:tr>
      <w:tr w:rsidR="00CB04CB" w14:paraId="71115106" w14:textId="77777777" w:rsidTr="00CB04CB">
        <w:tc>
          <w:tcPr>
            <w:tcW w:w="2160" w:type="dxa"/>
          </w:tcPr>
          <w:p w14:paraId="4A1D6945" w14:textId="77777777" w:rsidR="00CB04CB" w:rsidRDefault="00CB04CB" w:rsidP="00CF30C0">
            <w:r>
              <w:t>Receive Stop Check Details for Client Inquiry</w:t>
            </w:r>
          </w:p>
        </w:tc>
        <w:tc>
          <w:tcPr>
            <w:tcW w:w="1080" w:type="dxa"/>
          </w:tcPr>
          <w:p w14:paraId="655C48DE" w14:textId="77777777" w:rsidR="00CB04CB" w:rsidRDefault="00CB04CB" w:rsidP="005A70B2"/>
        </w:tc>
        <w:tc>
          <w:tcPr>
            <w:tcW w:w="1028" w:type="dxa"/>
          </w:tcPr>
          <w:p w14:paraId="20644D75" w14:textId="77777777" w:rsidR="00CB04CB" w:rsidRDefault="00CB04CB" w:rsidP="005A70B2"/>
        </w:tc>
        <w:tc>
          <w:tcPr>
            <w:tcW w:w="1080" w:type="dxa"/>
          </w:tcPr>
          <w:p w14:paraId="42FC4F0E" w14:textId="77777777" w:rsidR="00CB04CB" w:rsidRDefault="00CB04CB" w:rsidP="005A70B2"/>
        </w:tc>
        <w:tc>
          <w:tcPr>
            <w:tcW w:w="1328" w:type="dxa"/>
          </w:tcPr>
          <w:p w14:paraId="6471A5D9" w14:textId="77777777" w:rsidR="00CB04CB" w:rsidRDefault="00CB04CB" w:rsidP="005A70B2"/>
        </w:tc>
        <w:tc>
          <w:tcPr>
            <w:tcW w:w="1406" w:type="dxa"/>
          </w:tcPr>
          <w:p w14:paraId="76F466E5" w14:textId="77777777" w:rsidR="00CB04CB" w:rsidRDefault="00CB04CB" w:rsidP="00CF30C0"/>
        </w:tc>
        <w:tc>
          <w:tcPr>
            <w:tcW w:w="1028" w:type="dxa"/>
          </w:tcPr>
          <w:p w14:paraId="191C6311" w14:textId="77777777" w:rsidR="00CB04CB" w:rsidRDefault="00CB04CB" w:rsidP="00CF30C0"/>
        </w:tc>
      </w:tr>
    </w:tbl>
    <w:p w14:paraId="405E48D1" w14:textId="77777777" w:rsidR="00483FD5" w:rsidRDefault="00483FD5" w:rsidP="00483FD5">
      <w:pPr>
        <w:pStyle w:val="NormalIndent"/>
        <w:ind w:left="0"/>
      </w:pPr>
    </w:p>
    <w:p w14:paraId="7C1C5AA8" w14:textId="77777777" w:rsidR="000575E4" w:rsidRPr="00D81C08" w:rsidRDefault="007E1366" w:rsidP="00583888">
      <w:pPr>
        <w:pStyle w:val="Heading2"/>
        <w:numPr>
          <w:ilvl w:val="2"/>
          <w:numId w:val="2"/>
        </w:numPr>
        <w:rPr>
          <w:color w:val="A6A6A6" w:themeColor="background1" w:themeShade="A6"/>
          <w:szCs w:val="20"/>
        </w:rPr>
      </w:pPr>
      <w:bookmarkStart w:id="1903" w:name="_Toc28956269"/>
      <w:r w:rsidRPr="00D81C08">
        <w:rPr>
          <w:color w:val="A6A6A6" w:themeColor="background1" w:themeShade="A6"/>
          <w:szCs w:val="20"/>
        </w:rPr>
        <w:t xml:space="preserve">Check Inquiry - </w:t>
      </w:r>
      <w:r w:rsidR="000575E4" w:rsidRPr="00D81C08">
        <w:rPr>
          <w:color w:val="A6A6A6" w:themeColor="background1" w:themeShade="A6"/>
          <w:szCs w:val="20"/>
        </w:rPr>
        <w:t>Paid Items</w:t>
      </w:r>
      <w:r w:rsidR="00D81C08">
        <w:rPr>
          <w:color w:val="A6A6A6" w:themeColor="background1" w:themeShade="A6"/>
          <w:szCs w:val="20"/>
        </w:rPr>
        <w:t xml:space="preserve"> (not in scope – handled by check inquiry)</w:t>
      </w:r>
      <w:bookmarkEnd w:id="1903"/>
    </w:p>
    <w:p w14:paraId="66CECBFA" w14:textId="77777777" w:rsidR="007266F1" w:rsidRPr="007266F1" w:rsidRDefault="007266F1" w:rsidP="007266F1">
      <w:pPr>
        <w:pStyle w:val="NormalIndent"/>
        <w:ind w:left="0"/>
      </w:pPr>
      <w:r>
        <w:t xml:space="preserve">Although Digital Banking normally utilizes one check inquiry service, this implementation will utilize two discreet services: one for Stopped Checks and one for Paid Checks.  This section describes the Paid Check Inquiry.  </w:t>
      </w:r>
    </w:p>
    <w:p w14:paraId="267413DB" w14:textId="77777777" w:rsidR="007266F1" w:rsidRPr="00483FD5" w:rsidRDefault="007266F1" w:rsidP="007266F1">
      <w:pPr>
        <w:pStyle w:val="NormalIndent"/>
      </w:pPr>
    </w:p>
    <w:tbl>
      <w:tblPr>
        <w:tblStyle w:val="TableGrid"/>
        <w:tblW w:w="0" w:type="auto"/>
        <w:tblInd w:w="108" w:type="dxa"/>
        <w:tblLook w:val="04A0" w:firstRow="1" w:lastRow="0" w:firstColumn="1" w:lastColumn="0" w:noHBand="0" w:noVBand="1"/>
      </w:tblPr>
      <w:tblGrid>
        <w:gridCol w:w="2160"/>
        <w:gridCol w:w="1080"/>
        <w:gridCol w:w="1028"/>
        <w:gridCol w:w="1080"/>
        <w:gridCol w:w="1328"/>
        <w:gridCol w:w="1406"/>
        <w:gridCol w:w="1028"/>
      </w:tblGrid>
      <w:tr w:rsidR="007266F1" w14:paraId="47527A63" w14:textId="77777777" w:rsidTr="00CF30C0">
        <w:tc>
          <w:tcPr>
            <w:tcW w:w="2160" w:type="dxa"/>
            <w:shd w:val="clear" w:color="auto" w:fill="8DB3E2" w:themeFill="text2" w:themeFillTint="66"/>
          </w:tcPr>
          <w:p w14:paraId="4E2A90D3" w14:textId="77777777" w:rsidR="007266F1" w:rsidRPr="00962297" w:rsidRDefault="007266F1" w:rsidP="00CF30C0">
            <w:r w:rsidRPr="00962297">
              <w:t>Business Purpose</w:t>
            </w:r>
          </w:p>
        </w:tc>
        <w:tc>
          <w:tcPr>
            <w:tcW w:w="1080" w:type="dxa"/>
            <w:shd w:val="clear" w:color="auto" w:fill="8DB3E2" w:themeFill="text2" w:themeFillTint="66"/>
          </w:tcPr>
          <w:p w14:paraId="5202C771" w14:textId="77777777" w:rsidR="007266F1" w:rsidRPr="00962297" w:rsidRDefault="007266F1" w:rsidP="00CF30C0">
            <w:r w:rsidRPr="00962297">
              <w:t>Interface System</w:t>
            </w:r>
          </w:p>
        </w:tc>
        <w:tc>
          <w:tcPr>
            <w:tcW w:w="990" w:type="dxa"/>
            <w:shd w:val="clear" w:color="auto" w:fill="8DB3E2" w:themeFill="text2" w:themeFillTint="66"/>
          </w:tcPr>
          <w:p w14:paraId="4FAA1D41" w14:textId="77777777" w:rsidR="007266F1" w:rsidRPr="00962297" w:rsidRDefault="007266F1" w:rsidP="00CF30C0">
            <w:r w:rsidRPr="00962297">
              <w:t>Message Format</w:t>
            </w:r>
          </w:p>
        </w:tc>
        <w:tc>
          <w:tcPr>
            <w:tcW w:w="1080" w:type="dxa"/>
            <w:shd w:val="clear" w:color="auto" w:fill="8DB3E2" w:themeFill="text2" w:themeFillTint="66"/>
          </w:tcPr>
          <w:p w14:paraId="4C313355" w14:textId="77777777" w:rsidR="007266F1" w:rsidRPr="00962297" w:rsidRDefault="007266F1" w:rsidP="00CF30C0">
            <w:r w:rsidRPr="00962297">
              <w:t>Transport</w:t>
            </w:r>
          </w:p>
        </w:tc>
        <w:tc>
          <w:tcPr>
            <w:tcW w:w="1297" w:type="dxa"/>
            <w:shd w:val="clear" w:color="auto" w:fill="8DB3E2" w:themeFill="text2" w:themeFillTint="66"/>
          </w:tcPr>
          <w:p w14:paraId="168B333A" w14:textId="77777777" w:rsidR="007266F1" w:rsidRPr="00962297" w:rsidRDefault="007266F1" w:rsidP="00CF30C0">
            <w:r w:rsidRPr="00962297">
              <w:t xml:space="preserve">Intermediary </w:t>
            </w:r>
          </w:p>
        </w:tc>
        <w:tc>
          <w:tcPr>
            <w:tcW w:w="1403" w:type="dxa"/>
            <w:shd w:val="clear" w:color="auto" w:fill="8DB3E2" w:themeFill="text2" w:themeFillTint="66"/>
          </w:tcPr>
          <w:p w14:paraId="7538E865" w14:textId="77777777" w:rsidR="007266F1" w:rsidRPr="00962297" w:rsidRDefault="007266F1" w:rsidP="00CF30C0">
            <w:r w:rsidRPr="00962297">
              <w:t>IDT Configuration Required</w:t>
            </w:r>
          </w:p>
        </w:tc>
        <w:tc>
          <w:tcPr>
            <w:tcW w:w="997" w:type="dxa"/>
            <w:shd w:val="clear" w:color="auto" w:fill="8DB3E2" w:themeFill="text2" w:themeFillTint="66"/>
          </w:tcPr>
          <w:p w14:paraId="233870F7" w14:textId="77777777" w:rsidR="007266F1" w:rsidRPr="00962297" w:rsidRDefault="007266F1" w:rsidP="00CF30C0">
            <w:r w:rsidRPr="00962297">
              <w:t>HLD Required</w:t>
            </w:r>
          </w:p>
        </w:tc>
      </w:tr>
      <w:tr w:rsidR="007266F1" w14:paraId="7C918133" w14:textId="77777777" w:rsidTr="00CF30C0">
        <w:tc>
          <w:tcPr>
            <w:tcW w:w="2160" w:type="dxa"/>
          </w:tcPr>
          <w:p w14:paraId="422E0CD2" w14:textId="77777777" w:rsidR="007266F1" w:rsidRDefault="007266F1" w:rsidP="007266F1">
            <w:r>
              <w:t>Client Requests Paid Check Details</w:t>
            </w:r>
          </w:p>
        </w:tc>
        <w:tc>
          <w:tcPr>
            <w:tcW w:w="1080" w:type="dxa"/>
          </w:tcPr>
          <w:p w14:paraId="7BAE9A7E" w14:textId="77777777" w:rsidR="007266F1" w:rsidRDefault="007266F1" w:rsidP="00CF30C0"/>
        </w:tc>
        <w:tc>
          <w:tcPr>
            <w:tcW w:w="990" w:type="dxa"/>
          </w:tcPr>
          <w:p w14:paraId="7469DB8A" w14:textId="77777777" w:rsidR="007266F1" w:rsidRDefault="007266F1" w:rsidP="00CF30C0"/>
        </w:tc>
        <w:tc>
          <w:tcPr>
            <w:tcW w:w="1080" w:type="dxa"/>
          </w:tcPr>
          <w:p w14:paraId="1C18426F" w14:textId="77777777" w:rsidR="007266F1" w:rsidRDefault="007266F1" w:rsidP="00CF30C0"/>
        </w:tc>
        <w:tc>
          <w:tcPr>
            <w:tcW w:w="1297" w:type="dxa"/>
          </w:tcPr>
          <w:p w14:paraId="69B95531" w14:textId="77777777" w:rsidR="007266F1" w:rsidRDefault="007266F1" w:rsidP="00CF30C0"/>
        </w:tc>
        <w:tc>
          <w:tcPr>
            <w:tcW w:w="1403" w:type="dxa"/>
          </w:tcPr>
          <w:p w14:paraId="060633D6" w14:textId="77777777" w:rsidR="007266F1" w:rsidRDefault="007266F1" w:rsidP="00CF30C0"/>
        </w:tc>
        <w:tc>
          <w:tcPr>
            <w:tcW w:w="997" w:type="dxa"/>
          </w:tcPr>
          <w:p w14:paraId="36FF55F6" w14:textId="77777777" w:rsidR="007266F1" w:rsidRDefault="007266F1" w:rsidP="00CF30C0"/>
        </w:tc>
      </w:tr>
      <w:tr w:rsidR="007266F1" w14:paraId="77BC3658" w14:textId="77777777" w:rsidTr="00CF30C0">
        <w:tc>
          <w:tcPr>
            <w:tcW w:w="2160" w:type="dxa"/>
          </w:tcPr>
          <w:p w14:paraId="751682A0" w14:textId="77777777" w:rsidR="007266F1" w:rsidRDefault="007266F1" w:rsidP="00CF30C0">
            <w:r>
              <w:t>Receive Stop Check Details for Client Inquiry</w:t>
            </w:r>
          </w:p>
        </w:tc>
        <w:tc>
          <w:tcPr>
            <w:tcW w:w="1080" w:type="dxa"/>
          </w:tcPr>
          <w:p w14:paraId="7B9E3320" w14:textId="77777777" w:rsidR="007266F1" w:rsidRDefault="007266F1" w:rsidP="00CF30C0"/>
        </w:tc>
        <w:tc>
          <w:tcPr>
            <w:tcW w:w="990" w:type="dxa"/>
          </w:tcPr>
          <w:p w14:paraId="7F1C4E54" w14:textId="77777777" w:rsidR="007266F1" w:rsidRDefault="007266F1" w:rsidP="00CF30C0"/>
        </w:tc>
        <w:tc>
          <w:tcPr>
            <w:tcW w:w="1080" w:type="dxa"/>
          </w:tcPr>
          <w:p w14:paraId="7BF5E885" w14:textId="77777777" w:rsidR="007266F1" w:rsidRDefault="007266F1" w:rsidP="00CF30C0"/>
        </w:tc>
        <w:tc>
          <w:tcPr>
            <w:tcW w:w="1297" w:type="dxa"/>
          </w:tcPr>
          <w:p w14:paraId="23E627D6" w14:textId="77777777" w:rsidR="007266F1" w:rsidRDefault="007266F1" w:rsidP="00CF30C0"/>
        </w:tc>
        <w:tc>
          <w:tcPr>
            <w:tcW w:w="1403" w:type="dxa"/>
          </w:tcPr>
          <w:p w14:paraId="4F92F769" w14:textId="77777777" w:rsidR="007266F1" w:rsidRDefault="007266F1" w:rsidP="00CF30C0"/>
        </w:tc>
        <w:tc>
          <w:tcPr>
            <w:tcW w:w="997" w:type="dxa"/>
          </w:tcPr>
          <w:p w14:paraId="542A5999" w14:textId="77777777" w:rsidR="007266F1" w:rsidRDefault="007266F1" w:rsidP="00CF30C0"/>
        </w:tc>
      </w:tr>
    </w:tbl>
    <w:p w14:paraId="0A7DC02A" w14:textId="77777777" w:rsidR="007266F1" w:rsidRDefault="007266F1" w:rsidP="007266F1">
      <w:pPr>
        <w:pStyle w:val="NormalIndent"/>
        <w:ind w:left="0"/>
      </w:pPr>
    </w:p>
    <w:p w14:paraId="1541B7D8" w14:textId="77777777" w:rsidR="007266F1" w:rsidRPr="007266F1" w:rsidRDefault="007266F1" w:rsidP="007266F1">
      <w:pPr>
        <w:pStyle w:val="NormalIndent"/>
        <w:ind w:left="0"/>
      </w:pPr>
    </w:p>
    <w:p w14:paraId="15368FDF" w14:textId="77777777" w:rsidR="00CB04CB" w:rsidRDefault="00CB04CB">
      <w:pPr>
        <w:rPr>
          <w:rFonts w:ascii="Arial Narrow" w:hAnsi="Arial Narrow" w:cs="Arial"/>
          <w:b/>
          <w:bCs/>
          <w:color w:val="336999"/>
          <w:sz w:val="28"/>
          <w:szCs w:val="20"/>
        </w:rPr>
      </w:pPr>
      <w:r>
        <w:rPr>
          <w:szCs w:val="20"/>
        </w:rPr>
        <w:br w:type="page"/>
      </w:r>
    </w:p>
    <w:p w14:paraId="693A0C8A" w14:textId="77777777" w:rsidR="000575E4" w:rsidRPr="00A509C8" w:rsidRDefault="00CB04CB" w:rsidP="00583888">
      <w:pPr>
        <w:pStyle w:val="Heading2"/>
        <w:numPr>
          <w:ilvl w:val="2"/>
          <w:numId w:val="2"/>
        </w:numPr>
        <w:rPr>
          <w:szCs w:val="20"/>
        </w:rPr>
      </w:pPr>
      <w:bookmarkStart w:id="1904" w:name="_Toc28956270"/>
      <w:r>
        <w:rPr>
          <w:szCs w:val="20"/>
        </w:rPr>
        <w:lastRenderedPageBreak/>
        <w:t xml:space="preserve">Cancel </w:t>
      </w:r>
      <w:r w:rsidR="000575E4" w:rsidRPr="00A509C8">
        <w:rPr>
          <w:szCs w:val="20"/>
        </w:rPr>
        <w:t xml:space="preserve">Stop Check </w:t>
      </w:r>
      <w:r w:rsidR="007E1366" w:rsidRPr="00A509C8">
        <w:rPr>
          <w:szCs w:val="20"/>
        </w:rPr>
        <w:t>-</w:t>
      </w:r>
      <w:r w:rsidR="000575E4" w:rsidRPr="00A509C8">
        <w:rPr>
          <w:szCs w:val="20"/>
        </w:rPr>
        <w:t>Single Item</w:t>
      </w:r>
      <w:bookmarkEnd w:id="1904"/>
    </w:p>
    <w:p w14:paraId="7300029D" w14:textId="77777777" w:rsidR="007266F1" w:rsidRDefault="007266F1" w:rsidP="007266F1">
      <w:pPr>
        <w:pStyle w:val="NormalIndent"/>
        <w:ind w:left="0"/>
      </w:pPr>
      <w:r>
        <w:t xml:space="preserve">There are two services available to perform a </w:t>
      </w:r>
      <w:r w:rsidR="00CB04CB">
        <w:t>Cancel S</w:t>
      </w:r>
      <w:r>
        <w:t xml:space="preserve">top </w:t>
      </w:r>
      <w:r w:rsidR="00CB04CB">
        <w:t>C</w:t>
      </w:r>
      <w:r>
        <w:t>heck function: one service stops a single item, and one service stops a range of items.  This section describes the single item stop service.</w:t>
      </w:r>
    </w:p>
    <w:p w14:paraId="6271443C" w14:textId="77777777" w:rsidR="007266F1" w:rsidRDefault="007266F1" w:rsidP="007266F1">
      <w:pPr>
        <w:pStyle w:val="NormalIndent"/>
        <w:ind w:left="0"/>
      </w:pPr>
    </w:p>
    <w:tbl>
      <w:tblPr>
        <w:tblStyle w:val="TableGrid"/>
        <w:tblW w:w="0" w:type="auto"/>
        <w:tblInd w:w="108" w:type="dxa"/>
        <w:tblLayout w:type="fixed"/>
        <w:tblLook w:val="04A0" w:firstRow="1" w:lastRow="0" w:firstColumn="1" w:lastColumn="0" w:noHBand="0" w:noVBand="1"/>
        <w:tblPrChange w:id="1905" w:author="D'souza, Nigel" w:date="2019-08-28T15:12:00Z">
          <w:tblPr>
            <w:tblStyle w:val="TableGrid"/>
            <w:tblW w:w="0" w:type="auto"/>
            <w:tblInd w:w="108" w:type="dxa"/>
            <w:tblLook w:val="04A0" w:firstRow="1" w:lastRow="0" w:firstColumn="1" w:lastColumn="0" w:noHBand="0" w:noVBand="1"/>
          </w:tblPr>
        </w:tblPrChange>
      </w:tblPr>
      <w:tblGrid>
        <w:gridCol w:w="1415"/>
        <w:gridCol w:w="1532"/>
        <w:gridCol w:w="1080"/>
        <w:gridCol w:w="1723"/>
        <w:gridCol w:w="1328"/>
        <w:gridCol w:w="1406"/>
        <w:gridCol w:w="1028"/>
        <w:tblGridChange w:id="1906">
          <w:tblGrid>
            <w:gridCol w:w="1415"/>
            <w:gridCol w:w="1024"/>
            <w:gridCol w:w="1172"/>
            <w:gridCol w:w="2139"/>
            <w:gridCol w:w="1328"/>
            <w:gridCol w:w="1406"/>
            <w:gridCol w:w="1028"/>
          </w:tblGrid>
        </w:tblGridChange>
      </w:tblGrid>
      <w:tr w:rsidR="007266F1" w14:paraId="1118D8A1" w14:textId="77777777" w:rsidTr="00CD7798">
        <w:tc>
          <w:tcPr>
            <w:tcW w:w="1415" w:type="dxa"/>
            <w:shd w:val="clear" w:color="auto" w:fill="8DB3E2" w:themeFill="text2" w:themeFillTint="66"/>
            <w:tcPrChange w:id="1907" w:author="D'souza, Nigel" w:date="2019-08-28T15:12:00Z">
              <w:tcPr>
                <w:tcW w:w="2159" w:type="dxa"/>
                <w:shd w:val="clear" w:color="auto" w:fill="8DB3E2" w:themeFill="text2" w:themeFillTint="66"/>
              </w:tcPr>
            </w:tcPrChange>
          </w:tcPr>
          <w:p w14:paraId="2E538DBC" w14:textId="77777777" w:rsidR="007266F1" w:rsidRPr="00962297" w:rsidRDefault="007266F1" w:rsidP="00CF30C0">
            <w:r w:rsidRPr="00962297">
              <w:t>Business Purpose</w:t>
            </w:r>
          </w:p>
        </w:tc>
        <w:tc>
          <w:tcPr>
            <w:tcW w:w="1532" w:type="dxa"/>
            <w:shd w:val="clear" w:color="auto" w:fill="8DB3E2" w:themeFill="text2" w:themeFillTint="66"/>
            <w:tcPrChange w:id="1908" w:author="D'souza, Nigel" w:date="2019-08-28T15:12:00Z">
              <w:tcPr>
                <w:tcW w:w="1080" w:type="dxa"/>
                <w:shd w:val="clear" w:color="auto" w:fill="8DB3E2" w:themeFill="text2" w:themeFillTint="66"/>
              </w:tcPr>
            </w:tcPrChange>
          </w:tcPr>
          <w:p w14:paraId="56713A44" w14:textId="77777777" w:rsidR="007266F1" w:rsidRPr="00962297" w:rsidRDefault="007266F1" w:rsidP="00CF30C0">
            <w:r w:rsidRPr="00962297">
              <w:t>Interface System</w:t>
            </w:r>
          </w:p>
        </w:tc>
        <w:tc>
          <w:tcPr>
            <w:tcW w:w="1080" w:type="dxa"/>
            <w:shd w:val="clear" w:color="auto" w:fill="8DB3E2" w:themeFill="text2" w:themeFillTint="66"/>
            <w:tcPrChange w:id="1909" w:author="D'souza, Nigel" w:date="2019-08-28T15:12:00Z">
              <w:tcPr>
                <w:tcW w:w="1028" w:type="dxa"/>
                <w:shd w:val="clear" w:color="auto" w:fill="8DB3E2" w:themeFill="text2" w:themeFillTint="66"/>
              </w:tcPr>
            </w:tcPrChange>
          </w:tcPr>
          <w:p w14:paraId="50D51BCB" w14:textId="77777777" w:rsidR="007266F1" w:rsidRPr="00962297" w:rsidRDefault="007266F1" w:rsidP="00CF30C0">
            <w:r w:rsidRPr="00962297">
              <w:t>Message Format</w:t>
            </w:r>
          </w:p>
        </w:tc>
        <w:tc>
          <w:tcPr>
            <w:tcW w:w="1723" w:type="dxa"/>
            <w:shd w:val="clear" w:color="auto" w:fill="8DB3E2" w:themeFill="text2" w:themeFillTint="66"/>
            <w:tcPrChange w:id="1910" w:author="D'souza, Nigel" w:date="2019-08-28T15:12:00Z">
              <w:tcPr>
                <w:tcW w:w="1483" w:type="dxa"/>
                <w:shd w:val="clear" w:color="auto" w:fill="8DB3E2" w:themeFill="text2" w:themeFillTint="66"/>
              </w:tcPr>
            </w:tcPrChange>
          </w:tcPr>
          <w:p w14:paraId="1A981377" w14:textId="77777777" w:rsidR="007266F1" w:rsidRPr="00962297" w:rsidRDefault="007266F1" w:rsidP="00CF30C0">
            <w:r w:rsidRPr="00962297">
              <w:t>Transport</w:t>
            </w:r>
          </w:p>
        </w:tc>
        <w:tc>
          <w:tcPr>
            <w:tcW w:w="1328" w:type="dxa"/>
            <w:shd w:val="clear" w:color="auto" w:fill="8DB3E2" w:themeFill="text2" w:themeFillTint="66"/>
            <w:tcPrChange w:id="1911" w:author="D'souza, Nigel" w:date="2019-08-28T15:12:00Z">
              <w:tcPr>
                <w:tcW w:w="1328" w:type="dxa"/>
                <w:shd w:val="clear" w:color="auto" w:fill="8DB3E2" w:themeFill="text2" w:themeFillTint="66"/>
              </w:tcPr>
            </w:tcPrChange>
          </w:tcPr>
          <w:p w14:paraId="572F721A" w14:textId="77777777" w:rsidR="007266F1" w:rsidRPr="00962297" w:rsidRDefault="007266F1" w:rsidP="00CF30C0">
            <w:r w:rsidRPr="00962297">
              <w:t xml:space="preserve">Intermediary </w:t>
            </w:r>
          </w:p>
        </w:tc>
        <w:tc>
          <w:tcPr>
            <w:tcW w:w="1406" w:type="dxa"/>
            <w:shd w:val="clear" w:color="auto" w:fill="8DB3E2" w:themeFill="text2" w:themeFillTint="66"/>
            <w:tcPrChange w:id="1912" w:author="D'souza, Nigel" w:date="2019-08-28T15:12:00Z">
              <w:tcPr>
                <w:tcW w:w="1406" w:type="dxa"/>
                <w:shd w:val="clear" w:color="auto" w:fill="8DB3E2" w:themeFill="text2" w:themeFillTint="66"/>
              </w:tcPr>
            </w:tcPrChange>
          </w:tcPr>
          <w:p w14:paraId="52394049" w14:textId="77777777" w:rsidR="007266F1" w:rsidRPr="00962297" w:rsidRDefault="007266F1" w:rsidP="00CF30C0">
            <w:r w:rsidRPr="00962297">
              <w:t>IDT Configuration Required</w:t>
            </w:r>
          </w:p>
        </w:tc>
        <w:tc>
          <w:tcPr>
            <w:tcW w:w="1028" w:type="dxa"/>
            <w:shd w:val="clear" w:color="auto" w:fill="8DB3E2" w:themeFill="text2" w:themeFillTint="66"/>
            <w:tcPrChange w:id="1913" w:author="D'souza, Nigel" w:date="2019-08-28T15:12:00Z">
              <w:tcPr>
                <w:tcW w:w="1028" w:type="dxa"/>
                <w:shd w:val="clear" w:color="auto" w:fill="8DB3E2" w:themeFill="text2" w:themeFillTint="66"/>
              </w:tcPr>
            </w:tcPrChange>
          </w:tcPr>
          <w:p w14:paraId="79641F7C" w14:textId="77777777" w:rsidR="007266F1" w:rsidRPr="00962297" w:rsidRDefault="007266F1" w:rsidP="00CF30C0">
            <w:r w:rsidRPr="00962297">
              <w:t>HLD Required</w:t>
            </w:r>
          </w:p>
        </w:tc>
      </w:tr>
      <w:tr w:rsidR="001E4D04" w14:paraId="0351F920" w14:textId="77777777" w:rsidTr="00CD7798">
        <w:tc>
          <w:tcPr>
            <w:tcW w:w="1415" w:type="dxa"/>
            <w:tcPrChange w:id="1914" w:author="D'souza, Nigel" w:date="2019-08-28T15:12:00Z">
              <w:tcPr>
                <w:tcW w:w="2159" w:type="dxa"/>
              </w:tcPr>
            </w:tcPrChange>
          </w:tcPr>
          <w:p w14:paraId="013B4048" w14:textId="77777777" w:rsidR="001E4D04" w:rsidRDefault="001E4D04" w:rsidP="001E4D04">
            <w:r>
              <w:t>Stop Single Check</w:t>
            </w:r>
          </w:p>
        </w:tc>
        <w:tc>
          <w:tcPr>
            <w:tcW w:w="1532" w:type="dxa"/>
            <w:tcPrChange w:id="1915" w:author="D'souza, Nigel" w:date="2019-08-28T15:12:00Z">
              <w:tcPr>
                <w:tcW w:w="1080" w:type="dxa"/>
              </w:tcPr>
            </w:tcPrChange>
          </w:tcPr>
          <w:p w14:paraId="591DA893" w14:textId="20A6AF19" w:rsidR="001E4D04" w:rsidRDefault="001E4D04" w:rsidP="001E4D04">
            <w:r>
              <w:t xml:space="preserve">Bank </w:t>
            </w:r>
            <w:del w:id="1916" w:author="D'souza, Nigel [2]" w:date="2020-01-03T14:10:00Z">
              <w:r w:rsidDel="0018359C">
                <w:delText xml:space="preserve">DDA </w:delText>
              </w:r>
            </w:del>
            <w:ins w:id="1917" w:author="D'souza, Nigel [2]" w:date="2020-01-03T14:10:00Z">
              <w:r>
                <w:t xml:space="preserve">CMS </w:t>
              </w:r>
            </w:ins>
            <w:r>
              <w:t>and Branch OVS</w:t>
            </w:r>
          </w:p>
        </w:tc>
        <w:tc>
          <w:tcPr>
            <w:tcW w:w="1080" w:type="dxa"/>
            <w:tcPrChange w:id="1918" w:author="D'souza, Nigel" w:date="2019-08-28T15:12:00Z">
              <w:tcPr>
                <w:tcW w:w="1028" w:type="dxa"/>
              </w:tcPr>
            </w:tcPrChange>
          </w:tcPr>
          <w:p w14:paraId="61D905DD" w14:textId="74F28063" w:rsidR="001E4D04" w:rsidRDefault="001E4D04" w:rsidP="001E4D04">
            <w:ins w:id="1919" w:author="D'souza, Nigel" w:date="2021-11-10T15:36:00Z">
              <w:r>
                <w:t>SOAP Product OOB</w:t>
              </w:r>
            </w:ins>
            <w:ins w:id="1920" w:author="D'souza, Nigel" w:date="2019-08-28T15:12:00Z">
              <w:del w:id="1921" w:author="D'souza, Nigel" w:date="2021-11-10T15:36:00Z">
                <w:r w:rsidDel="00CD257B">
                  <w:delText>SOAP</w:delText>
                </w:r>
              </w:del>
            </w:ins>
            <w:del w:id="1922" w:author="D'souza, Nigel" w:date="2021-11-10T15:36:00Z">
              <w:r w:rsidDel="00CD257B">
                <w:delText>TBD</w:delText>
              </w:r>
            </w:del>
          </w:p>
        </w:tc>
        <w:tc>
          <w:tcPr>
            <w:tcW w:w="1723" w:type="dxa"/>
            <w:tcPrChange w:id="1923" w:author="D'souza, Nigel" w:date="2019-08-28T15:12:00Z">
              <w:tcPr>
                <w:tcW w:w="1483" w:type="dxa"/>
              </w:tcPr>
            </w:tcPrChange>
          </w:tcPr>
          <w:p w14:paraId="5DC2DB41" w14:textId="77777777" w:rsidR="001E4D04" w:rsidRDefault="001E4D04" w:rsidP="001E4D04">
            <w:ins w:id="1924" w:author="D'souza, Nigel" w:date="2019-08-28T15:12:00Z">
              <w:r>
                <w:t>HTTPS</w:t>
              </w:r>
            </w:ins>
            <w:del w:id="1925" w:author="D'souza, Nigel" w:date="2019-08-28T15:12:00Z">
              <w:r w:rsidDel="00E1634B">
                <w:delText>SOAP/HTTPS</w:delText>
              </w:r>
            </w:del>
          </w:p>
        </w:tc>
        <w:tc>
          <w:tcPr>
            <w:tcW w:w="1328" w:type="dxa"/>
            <w:tcPrChange w:id="1926" w:author="D'souza, Nigel" w:date="2019-08-28T15:12:00Z">
              <w:tcPr>
                <w:tcW w:w="1328" w:type="dxa"/>
              </w:tcPr>
            </w:tcPrChange>
          </w:tcPr>
          <w:p w14:paraId="17624301" w14:textId="77777777" w:rsidR="001E4D04" w:rsidRDefault="001E4D04" w:rsidP="001E4D04">
            <w:ins w:id="1927" w:author="D'souza, Nigel" w:date="2019-08-28T15:12:00Z">
              <w:r>
                <w:t>EIP</w:t>
              </w:r>
            </w:ins>
            <w:del w:id="1928" w:author="D'souza, Nigel" w:date="2019-08-28T15:12:00Z">
              <w:r w:rsidDel="00E1634B">
                <w:delText>EIP</w:delText>
              </w:r>
            </w:del>
          </w:p>
        </w:tc>
        <w:tc>
          <w:tcPr>
            <w:tcW w:w="1406" w:type="dxa"/>
            <w:tcPrChange w:id="1929" w:author="D'souza, Nigel" w:date="2019-08-28T15:12:00Z">
              <w:tcPr>
                <w:tcW w:w="1406" w:type="dxa"/>
              </w:tcPr>
            </w:tcPrChange>
          </w:tcPr>
          <w:p w14:paraId="2FB1308A" w14:textId="004B8C14" w:rsidR="001E4D04" w:rsidRDefault="001E4D04" w:rsidP="001E4D04">
            <w:ins w:id="1930" w:author="D'souza, Nigel" w:date="2019-08-28T15:12:00Z">
              <w:del w:id="1931" w:author="D'souza, Nigel" w:date="2021-11-10T15:35:00Z">
                <w:r w:rsidDel="001E4D04">
                  <w:delText>TBD</w:delText>
                </w:r>
              </w:del>
            </w:ins>
            <w:ins w:id="1932" w:author="D'souza, Nigel" w:date="2021-11-10T15:35:00Z">
              <w:r>
                <w:t>No</w:t>
              </w:r>
            </w:ins>
            <w:del w:id="1933" w:author="D'souza, Nigel" w:date="2019-08-28T15:12:00Z">
              <w:r w:rsidDel="00E1634B">
                <w:delText>TBD</w:delText>
              </w:r>
            </w:del>
          </w:p>
        </w:tc>
        <w:tc>
          <w:tcPr>
            <w:tcW w:w="1028" w:type="dxa"/>
            <w:tcPrChange w:id="1934" w:author="D'souza, Nigel" w:date="2019-08-28T15:12:00Z">
              <w:tcPr>
                <w:tcW w:w="1028" w:type="dxa"/>
              </w:tcPr>
            </w:tcPrChange>
          </w:tcPr>
          <w:p w14:paraId="3B9FFA4C" w14:textId="77777777" w:rsidR="001E4D04" w:rsidRDefault="001E4D04" w:rsidP="001E4D04">
            <w:ins w:id="1935" w:author="D'souza, Nigel" w:date="2019-08-28T15:12:00Z">
              <w:r>
                <w:t>No</w:t>
              </w:r>
            </w:ins>
            <w:del w:id="1936" w:author="D'souza, Nigel" w:date="2019-08-28T15:12:00Z">
              <w:r w:rsidDel="00E1634B">
                <w:delText>TBD</w:delText>
              </w:r>
            </w:del>
          </w:p>
        </w:tc>
      </w:tr>
      <w:tr w:rsidR="001E4D04" w14:paraId="0ACA17CC" w14:textId="77777777" w:rsidTr="00CD7798">
        <w:tc>
          <w:tcPr>
            <w:tcW w:w="1415" w:type="dxa"/>
            <w:tcPrChange w:id="1937" w:author="D'souza, Nigel" w:date="2019-08-28T15:12:00Z">
              <w:tcPr>
                <w:tcW w:w="2159" w:type="dxa"/>
              </w:tcPr>
            </w:tcPrChange>
          </w:tcPr>
          <w:p w14:paraId="7ACEE6FC" w14:textId="77777777" w:rsidR="001E4D04" w:rsidRDefault="001E4D04" w:rsidP="001E4D04">
            <w:r>
              <w:t>Receive Stop Request Status</w:t>
            </w:r>
          </w:p>
        </w:tc>
        <w:tc>
          <w:tcPr>
            <w:tcW w:w="1532" w:type="dxa"/>
            <w:tcPrChange w:id="1938" w:author="D'souza, Nigel" w:date="2019-08-28T15:12:00Z">
              <w:tcPr>
                <w:tcW w:w="1080" w:type="dxa"/>
              </w:tcPr>
            </w:tcPrChange>
          </w:tcPr>
          <w:p w14:paraId="6E8051C0" w14:textId="6A1238D2" w:rsidR="001E4D04" w:rsidRDefault="001E4D04" w:rsidP="001E4D04">
            <w:r>
              <w:t xml:space="preserve">Bank </w:t>
            </w:r>
            <w:del w:id="1939" w:author="D'souza, Nigel [2]" w:date="2020-01-03T14:10:00Z">
              <w:r w:rsidDel="0018359C">
                <w:delText xml:space="preserve">DDA </w:delText>
              </w:r>
            </w:del>
            <w:ins w:id="1940" w:author="D'souza, Nigel [2]" w:date="2020-01-03T14:10:00Z">
              <w:r>
                <w:t xml:space="preserve">CMS </w:t>
              </w:r>
            </w:ins>
            <w:r>
              <w:t>and Branch OVS</w:t>
            </w:r>
          </w:p>
        </w:tc>
        <w:tc>
          <w:tcPr>
            <w:tcW w:w="1080" w:type="dxa"/>
            <w:tcPrChange w:id="1941" w:author="D'souza, Nigel" w:date="2019-08-28T15:12:00Z">
              <w:tcPr>
                <w:tcW w:w="1028" w:type="dxa"/>
              </w:tcPr>
            </w:tcPrChange>
          </w:tcPr>
          <w:p w14:paraId="4BCD1B6D" w14:textId="15E217C5" w:rsidR="001E4D04" w:rsidRDefault="001E4D04" w:rsidP="001E4D04">
            <w:ins w:id="1942" w:author="D'souza, Nigel" w:date="2021-11-10T15:36:00Z">
              <w:r>
                <w:t>SOAP Product OOB</w:t>
              </w:r>
            </w:ins>
            <w:ins w:id="1943" w:author="D'souza, Nigel" w:date="2019-08-28T15:12:00Z">
              <w:del w:id="1944" w:author="D'souza, Nigel" w:date="2021-11-10T15:36:00Z">
                <w:r w:rsidDel="00CD257B">
                  <w:delText>SOAP</w:delText>
                </w:r>
              </w:del>
            </w:ins>
            <w:del w:id="1945" w:author="D'souza, Nigel" w:date="2021-11-10T15:36:00Z">
              <w:r w:rsidDel="00CD257B">
                <w:delText>TBD</w:delText>
              </w:r>
            </w:del>
          </w:p>
        </w:tc>
        <w:tc>
          <w:tcPr>
            <w:tcW w:w="1723" w:type="dxa"/>
            <w:tcPrChange w:id="1946" w:author="D'souza, Nigel" w:date="2019-08-28T15:12:00Z">
              <w:tcPr>
                <w:tcW w:w="1483" w:type="dxa"/>
              </w:tcPr>
            </w:tcPrChange>
          </w:tcPr>
          <w:p w14:paraId="16A1F500" w14:textId="77777777" w:rsidR="001E4D04" w:rsidRDefault="001E4D04" w:rsidP="001E4D04">
            <w:ins w:id="1947" w:author="D'souza, Nigel" w:date="2019-08-28T15:12:00Z">
              <w:r>
                <w:t>HTTPS</w:t>
              </w:r>
            </w:ins>
            <w:del w:id="1948" w:author="D'souza, Nigel" w:date="2019-08-28T15:12:00Z">
              <w:r w:rsidDel="00E1634B">
                <w:delText>SOAP/HTTPS</w:delText>
              </w:r>
            </w:del>
          </w:p>
        </w:tc>
        <w:tc>
          <w:tcPr>
            <w:tcW w:w="1328" w:type="dxa"/>
            <w:tcPrChange w:id="1949" w:author="D'souza, Nigel" w:date="2019-08-28T15:12:00Z">
              <w:tcPr>
                <w:tcW w:w="1328" w:type="dxa"/>
              </w:tcPr>
            </w:tcPrChange>
          </w:tcPr>
          <w:p w14:paraId="5E40B0A7" w14:textId="77777777" w:rsidR="001E4D04" w:rsidRDefault="001E4D04" w:rsidP="001E4D04">
            <w:ins w:id="1950" w:author="D'souza, Nigel" w:date="2019-08-28T15:12:00Z">
              <w:r>
                <w:t>EIP</w:t>
              </w:r>
            </w:ins>
            <w:del w:id="1951" w:author="D'souza, Nigel" w:date="2019-08-28T15:12:00Z">
              <w:r w:rsidDel="00E1634B">
                <w:delText>EIP</w:delText>
              </w:r>
            </w:del>
          </w:p>
        </w:tc>
        <w:tc>
          <w:tcPr>
            <w:tcW w:w="1406" w:type="dxa"/>
            <w:tcPrChange w:id="1952" w:author="D'souza, Nigel" w:date="2019-08-28T15:12:00Z">
              <w:tcPr>
                <w:tcW w:w="1406" w:type="dxa"/>
              </w:tcPr>
            </w:tcPrChange>
          </w:tcPr>
          <w:p w14:paraId="72C5E496" w14:textId="720D32F4" w:rsidR="001E4D04" w:rsidRDefault="001E4D04" w:rsidP="001E4D04">
            <w:ins w:id="1953" w:author="D'souza, Nigel" w:date="2019-08-28T15:12:00Z">
              <w:del w:id="1954" w:author="D'souza, Nigel" w:date="2021-11-10T15:36:00Z">
                <w:r w:rsidDel="001E4D04">
                  <w:delText>TBD</w:delText>
                </w:r>
              </w:del>
            </w:ins>
            <w:ins w:id="1955" w:author="D'souza, Nigel" w:date="2021-11-10T15:36:00Z">
              <w:r>
                <w:t>No</w:t>
              </w:r>
            </w:ins>
            <w:del w:id="1956" w:author="D'souza, Nigel" w:date="2019-08-28T15:12:00Z">
              <w:r w:rsidDel="00E1634B">
                <w:delText>TBD</w:delText>
              </w:r>
            </w:del>
          </w:p>
        </w:tc>
        <w:tc>
          <w:tcPr>
            <w:tcW w:w="1028" w:type="dxa"/>
            <w:tcPrChange w:id="1957" w:author="D'souza, Nigel" w:date="2019-08-28T15:12:00Z">
              <w:tcPr>
                <w:tcW w:w="1028" w:type="dxa"/>
              </w:tcPr>
            </w:tcPrChange>
          </w:tcPr>
          <w:p w14:paraId="2CDF3A3E" w14:textId="77777777" w:rsidR="001E4D04" w:rsidRDefault="001E4D04" w:rsidP="001E4D04">
            <w:ins w:id="1958" w:author="D'souza, Nigel" w:date="2019-08-28T15:12:00Z">
              <w:r>
                <w:t>No</w:t>
              </w:r>
            </w:ins>
            <w:del w:id="1959" w:author="D'souza, Nigel" w:date="2019-08-28T15:12:00Z">
              <w:r w:rsidDel="00E1634B">
                <w:delText>TBD</w:delText>
              </w:r>
            </w:del>
          </w:p>
        </w:tc>
      </w:tr>
    </w:tbl>
    <w:p w14:paraId="05FF943A" w14:textId="77777777" w:rsidR="007266F1" w:rsidRDefault="007266F1" w:rsidP="007266F1">
      <w:pPr>
        <w:pStyle w:val="NormalIndent"/>
        <w:ind w:left="0"/>
      </w:pPr>
    </w:p>
    <w:p w14:paraId="38E62181" w14:textId="783CA583" w:rsidR="00480D36" w:rsidRPr="007266F1" w:rsidRDefault="001E4D04" w:rsidP="007266F1">
      <w:pPr>
        <w:pStyle w:val="NormalIndent"/>
        <w:ind w:left="0"/>
      </w:pPr>
      <w:ins w:id="1960" w:author="D'souza, Nigel" w:date="2021-11-10T15:35:00Z">
        <w:r w:rsidRPr="001E4D04">
          <w:rPr>
            <w:noProof/>
          </w:rPr>
          <w:drawing>
            <wp:inline distT="0" distB="0" distL="0" distR="0" wp14:anchorId="49A69065" wp14:editId="15FE4BA2">
              <wp:extent cx="5925377" cy="4448796"/>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25377" cy="4448796"/>
                      </a:xfrm>
                      <a:prstGeom prst="rect">
                        <a:avLst/>
                      </a:prstGeom>
                    </pic:spPr>
                  </pic:pic>
                </a:graphicData>
              </a:graphic>
            </wp:inline>
          </w:drawing>
        </w:r>
      </w:ins>
      <w:ins w:id="1961" w:author="D'souza, Nigel [2]" w:date="2020-01-03T14:11:00Z">
        <w:del w:id="1962" w:author="D'souza, Nigel" w:date="2021-11-10T15:35:00Z">
          <w:r w:rsidR="0018359C" w:rsidRPr="0018359C" w:rsidDel="001E4D04">
            <w:rPr>
              <w:noProof/>
              <w:lang w:val="en-US"/>
            </w:rPr>
            <w:drawing>
              <wp:inline distT="0" distB="0" distL="0" distR="0" wp14:anchorId="75E2F304" wp14:editId="3F5FCBDC">
                <wp:extent cx="5824425" cy="3629066"/>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28834" cy="3631813"/>
                        </a:xfrm>
                        <a:prstGeom prst="rect">
                          <a:avLst/>
                        </a:prstGeom>
                      </pic:spPr>
                    </pic:pic>
                  </a:graphicData>
                </a:graphic>
              </wp:inline>
            </w:drawing>
          </w:r>
        </w:del>
      </w:ins>
      <w:del w:id="1963" w:author="D'souza, Nigel [2]" w:date="2020-01-03T14:11:00Z">
        <w:r w:rsidR="00CF5321" w:rsidDel="0018359C">
          <w:rPr>
            <w:noProof/>
            <w:lang w:val="en-US"/>
          </w:rPr>
          <w:drawing>
            <wp:inline distT="0" distB="0" distL="0" distR="0" wp14:anchorId="6A6D3E25" wp14:editId="142B2C93">
              <wp:extent cx="5880724" cy="3503254"/>
              <wp:effectExtent l="0" t="0" r="635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91224" cy="3509509"/>
                      </a:xfrm>
                      <a:prstGeom prst="rect">
                        <a:avLst/>
                      </a:prstGeom>
                      <a:noFill/>
                      <a:ln>
                        <a:noFill/>
                      </a:ln>
                    </pic:spPr>
                  </pic:pic>
                </a:graphicData>
              </a:graphic>
            </wp:inline>
          </w:drawing>
        </w:r>
      </w:del>
      <w:commentRangeStart w:id="1964"/>
      <w:commentRangeEnd w:id="1964"/>
      <w:r w:rsidR="0045088A">
        <w:rPr>
          <w:rStyle w:val="CommentReference"/>
          <w:lang w:val="en-GB"/>
        </w:rPr>
        <w:commentReference w:id="1964"/>
      </w:r>
      <w:commentRangeStart w:id="1965"/>
      <w:commentRangeEnd w:id="1965"/>
      <w:r w:rsidR="0018359C">
        <w:rPr>
          <w:rStyle w:val="CommentReference"/>
          <w:lang w:val="en-GB"/>
        </w:rPr>
        <w:commentReference w:id="1965"/>
      </w:r>
    </w:p>
    <w:p w14:paraId="6FA020AF" w14:textId="77777777" w:rsidR="00AC5F4A" w:rsidRDefault="00AC5F4A">
      <w:pPr>
        <w:rPr>
          <w:rFonts w:ascii="Arial Narrow" w:hAnsi="Arial Narrow" w:cs="Arial"/>
          <w:b/>
          <w:bCs/>
          <w:color w:val="336999"/>
          <w:sz w:val="28"/>
          <w:szCs w:val="20"/>
        </w:rPr>
      </w:pPr>
      <w:r>
        <w:rPr>
          <w:szCs w:val="20"/>
        </w:rPr>
        <w:br w:type="page"/>
      </w:r>
    </w:p>
    <w:p w14:paraId="6D12DD12" w14:textId="77777777" w:rsidR="000575E4" w:rsidRDefault="000575E4" w:rsidP="00583888">
      <w:pPr>
        <w:pStyle w:val="Heading2"/>
        <w:numPr>
          <w:ilvl w:val="2"/>
          <w:numId w:val="2"/>
        </w:numPr>
        <w:rPr>
          <w:szCs w:val="20"/>
        </w:rPr>
      </w:pPr>
      <w:bookmarkStart w:id="1966" w:name="_Toc28956271"/>
      <w:r>
        <w:rPr>
          <w:szCs w:val="20"/>
        </w:rPr>
        <w:lastRenderedPageBreak/>
        <w:t>Stop Check (Range</w:t>
      </w:r>
      <w:r w:rsidR="00A10529">
        <w:rPr>
          <w:szCs w:val="20"/>
        </w:rPr>
        <w:t xml:space="preserve"> or Single</w:t>
      </w:r>
      <w:r>
        <w:rPr>
          <w:szCs w:val="20"/>
        </w:rPr>
        <w:t>)</w:t>
      </w:r>
      <w:bookmarkEnd w:id="1966"/>
    </w:p>
    <w:p w14:paraId="07B7F35A" w14:textId="77777777" w:rsidR="00480D36" w:rsidRDefault="00480D36" w:rsidP="00480D36">
      <w:pPr>
        <w:pStyle w:val="NormalIndent"/>
        <w:ind w:left="0"/>
      </w:pPr>
      <w:r>
        <w:t xml:space="preserve">There are two services available to perform a stop check </w:t>
      </w:r>
      <w:r w:rsidR="00BE272B">
        <w:t xml:space="preserve">or stop cancel </w:t>
      </w:r>
      <w:r>
        <w:t xml:space="preserve">function: </w:t>
      </w:r>
      <w:r w:rsidR="00BE272B">
        <w:t xml:space="preserve">this </w:t>
      </w:r>
      <w:r>
        <w:t>service stops</w:t>
      </w:r>
      <w:r w:rsidR="00BE272B">
        <w:t xml:space="preserve">/stop cancels both </w:t>
      </w:r>
      <w:r>
        <w:t xml:space="preserve">a single item, </w:t>
      </w:r>
      <w:r w:rsidR="00BE272B">
        <w:t>as well as a</w:t>
      </w:r>
      <w:r>
        <w:t xml:space="preserve"> range of items.  This section describes </w:t>
      </w:r>
      <w:r w:rsidR="00BE272B">
        <w:t xml:space="preserve">this </w:t>
      </w:r>
      <w:r>
        <w:t>service.</w:t>
      </w:r>
      <w:r w:rsidR="00BE272B">
        <w:t xml:space="preserve">  </w:t>
      </w:r>
    </w:p>
    <w:p w14:paraId="36FF8841" w14:textId="77777777" w:rsidR="00480D36" w:rsidRDefault="00480D36" w:rsidP="00480D36">
      <w:pPr>
        <w:pStyle w:val="NormalIndent"/>
        <w:ind w:left="0"/>
      </w:pPr>
    </w:p>
    <w:tbl>
      <w:tblPr>
        <w:tblStyle w:val="TableGrid"/>
        <w:tblW w:w="0" w:type="auto"/>
        <w:tblInd w:w="108" w:type="dxa"/>
        <w:tblLayout w:type="fixed"/>
        <w:tblLook w:val="04A0" w:firstRow="1" w:lastRow="0" w:firstColumn="1" w:lastColumn="0" w:noHBand="0" w:noVBand="1"/>
        <w:tblPrChange w:id="1967" w:author="D'souza, Nigel" w:date="2019-08-28T15:13:00Z">
          <w:tblPr>
            <w:tblStyle w:val="TableGrid"/>
            <w:tblW w:w="0" w:type="auto"/>
            <w:tblInd w:w="108" w:type="dxa"/>
            <w:tblLook w:val="04A0" w:firstRow="1" w:lastRow="0" w:firstColumn="1" w:lastColumn="0" w:noHBand="0" w:noVBand="1"/>
          </w:tblPr>
        </w:tblPrChange>
      </w:tblPr>
      <w:tblGrid>
        <w:gridCol w:w="1416"/>
        <w:gridCol w:w="1891"/>
        <w:gridCol w:w="1260"/>
        <w:gridCol w:w="1183"/>
        <w:gridCol w:w="1328"/>
        <w:gridCol w:w="1406"/>
        <w:gridCol w:w="1028"/>
        <w:tblGridChange w:id="1968">
          <w:tblGrid>
            <w:gridCol w:w="1416"/>
            <w:gridCol w:w="1023"/>
            <w:gridCol w:w="1172"/>
            <w:gridCol w:w="2139"/>
            <w:gridCol w:w="1328"/>
            <w:gridCol w:w="1406"/>
            <w:gridCol w:w="1028"/>
          </w:tblGrid>
        </w:tblGridChange>
      </w:tblGrid>
      <w:tr w:rsidR="00480D36" w14:paraId="064A8101" w14:textId="77777777" w:rsidTr="00CD7798">
        <w:tc>
          <w:tcPr>
            <w:tcW w:w="1416" w:type="dxa"/>
            <w:shd w:val="clear" w:color="auto" w:fill="8DB3E2" w:themeFill="text2" w:themeFillTint="66"/>
            <w:tcPrChange w:id="1969" w:author="D'souza, Nigel" w:date="2019-08-28T15:13:00Z">
              <w:tcPr>
                <w:tcW w:w="2159" w:type="dxa"/>
                <w:shd w:val="clear" w:color="auto" w:fill="8DB3E2" w:themeFill="text2" w:themeFillTint="66"/>
              </w:tcPr>
            </w:tcPrChange>
          </w:tcPr>
          <w:p w14:paraId="041B072D" w14:textId="77777777" w:rsidR="00480D36" w:rsidRPr="00962297" w:rsidRDefault="00480D36" w:rsidP="00CF30C0">
            <w:r w:rsidRPr="00962297">
              <w:t>Business Purpose</w:t>
            </w:r>
          </w:p>
        </w:tc>
        <w:tc>
          <w:tcPr>
            <w:tcW w:w="1891" w:type="dxa"/>
            <w:shd w:val="clear" w:color="auto" w:fill="8DB3E2" w:themeFill="text2" w:themeFillTint="66"/>
            <w:tcPrChange w:id="1970" w:author="D'souza, Nigel" w:date="2019-08-28T15:13:00Z">
              <w:tcPr>
                <w:tcW w:w="1080" w:type="dxa"/>
                <w:shd w:val="clear" w:color="auto" w:fill="8DB3E2" w:themeFill="text2" w:themeFillTint="66"/>
              </w:tcPr>
            </w:tcPrChange>
          </w:tcPr>
          <w:p w14:paraId="1BEEE97F" w14:textId="77777777" w:rsidR="00480D36" w:rsidRPr="00962297" w:rsidRDefault="00480D36" w:rsidP="00CF30C0">
            <w:r w:rsidRPr="00962297">
              <w:t>Interface System</w:t>
            </w:r>
          </w:p>
        </w:tc>
        <w:tc>
          <w:tcPr>
            <w:tcW w:w="1260" w:type="dxa"/>
            <w:shd w:val="clear" w:color="auto" w:fill="8DB3E2" w:themeFill="text2" w:themeFillTint="66"/>
            <w:tcPrChange w:id="1971" w:author="D'souza, Nigel" w:date="2019-08-28T15:13:00Z">
              <w:tcPr>
                <w:tcW w:w="1028" w:type="dxa"/>
                <w:shd w:val="clear" w:color="auto" w:fill="8DB3E2" w:themeFill="text2" w:themeFillTint="66"/>
              </w:tcPr>
            </w:tcPrChange>
          </w:tcPr>
          <w:p w14:paraId="37805DB1" w14:textId="77777777" w:rsidR="00480D36" w:rsidRPr="00962297" w:rsidRDefault="00480D36" w:rsidP="00CF30C0">
            <w:r w:rsidRPr="00962297">
              <w:t>Message Format</w:t>
            </w:r>
          </w:p>
        </w:tc>
        <w:tc>
          <w:tcPr>
            <w:tcW w:w="1183" w:type="dxa"/>
            <w:shd w:val="clear" w:color="auto" w:fill="8DB3E2" w:themeFill="text2" w:themeFillTint="66"/>
            <w:tcPrChange w:id="1972" w:author="D'souza, Nigel" w:date="2019-08-28T15:13:00Z">
              <w:tcPr>
                <w:tcW w:w="1483" w:type="dxa"/>
                <w:shd w:val="clear" w:color="auto" w:fill="8DB3E2" w:themeFill="text2" w:themeFillTint="66"/>
              </w:tcPr>
            </w:tcPrChange>
          </w:tcPr>
          <w:p w14:paraId="52971DC0" w14:textId="77777777" w:rsidR="00480D36" w:rsidRPr="00962297" w:rsidRDefault="00480D36" w:rsidP="00CF30C0">
            <w:r w:rsidRPr="00962297">
              <w:t>Transport</w:t>
            </w:r>
          </w:p>
        </w:tc>
        <w:tc>
          <w:tcPr>
            <w:tcW w:w="1328" w:type="dxa"/>
            <w:shd w:val="clear" w:color="auto" w:fill="8DB3E2" w:themeFill="text2" w:themeFillTint="66"/>
            <w:tcPrChange w:id="1973" w:author="D'souza, Nigel" w:date="2019-08-28T15:13:00Z">
              <w:tcPr>
                <w:tcW w:w="1328" w:type="dxa"/>
                <w:shd w:val="clear" w:color="auto" w:fill="8DB3E2" w:themeFill="text2" w:themeFillTint="66"/>
              </w:tcPr>
            </w:tcPrChange>
          </w:tcPr>
          <w:p w14:paraId="0A5D2F69" w14:textId="77777777" w:rsidR="00480D36" w:rsidRPr="00962297" w:rsidRDefault="00480D36" w:rsidP="00CF30C0">
            <w:r w:rsidRPr="00962297">
              <w:t xml:space="preserve">Intermediary </w:t>
            </w:r>
          </w:p>
        </w:tc>
        <w:tc>
          <w:tcPr>
            <w:tcW w:w="1406" w:type="dxa"/>
            <w:shd w:val="clear" w:color="auto" w:fill="8DB3E2" w:themeFill="text2" w:themeFillTint="66"/>
            <w:tcPrChange w:id="1974" w:author="D'souza, Nigel" w:date="2019-08-28T15:13:00Z">
              <w:tcPr>
                <w:tcW w:w="1406" w:type="dxa"/>
                <w:shd w:val="clear" w:color="auto" w:fill="8DB3E2" w:themeFill="text2" w:themeFillTint="66"/>
              </w:tcPr>
            </w:tcPrChange>
          </w:tcPr>
          <w:p w14:paraId="33F08EC2" w14:textId="77777777" w:rsidR="00480D36" w:rsidRPr="00962297" w:rsidRDefault="00480D36" w:rsidP="00CF30C0">
            <w:r w:rsidRPr="00962297">
              <w:t>IDT Configuration Required</w:t>
            </w:r>
          </w:p>
        </w:tc>
        <w:tc>
          <w:tcPr>
            <w:tcW w:w="1028" w:type="dxa"/>
            <w:shd w:val="clear" w:color="auto" w:fill="8DB3E2" w:themeFill="text2" w:themeFillTint="66"/>
            <w:tcPrChange w:id="1975" w:author="D'souza, Nigel" w:date="2019-08-28T15:13:00Z">
              <w:tcPr>
                <w:tcW w:w="1028" w:type="dxa"/>
                <w:shd w:val="clear" w:color="auto" w:fill="8DB3E2" w:themeFill="text2" w:themeFillTint="66"/>
              </w:tcPr>
            </w:tcPrChange>
          </w:tcPr>
          <w:p w14:paraId="2EA18A7C" w14:textId="77777777" w:rsidR="00480D36" w:rsidRPr="00962297" w:rsidRDefault="00480D36" w:rsidP="00CF30C0">
            <w:r w:rsidRPr="00962297">
              <w:t>HLD Required</w:t>
            </w:r>
          </w:p>
        </w:tc>
      </w:tr>
      <w:tr w:rsidR="001E4D04" w14:paraId="449260F4" w14:textId="77777777" w:rsidTr="00CD7798">
        <w:tc>
          <w:tcPr>
            <w:tcW w:w="1416" w:type="dxa"/>
            <w:tcPrChange w:id="1976" w:author="D'souza, Nigel" w:date="2019-08-28T15:13:00Z">
              <w:tcPr>
                <w:tcW w:w="2159" w:type="dxa"/>
              </w:tcPr>
            </w:tcPrChange>
          </w:tcPr>
          <w:p w14:paraId="7343C18D" w14:textId="77777777" w:rsidR="001E4D04" w:rsidRDefault="001E4D04" w:rsidP="001E4D04">
            <w:r>
              <w:t>Stop a range of checks to Stop or Stop Cancel Requests</w:t>
            </w:r>
          </w:p>
        </w:tc>
        <w:tc>
          <w:tcPr>
            <w:tcW w:w="1891" w:type="dxa"/>
            <w:tcPrChange w:id="1977" w:author="D'souza, Nigel" w:date="2019-08-28T15:13:00Z">
              <w:tcPr>
                <w:tcW w:w="1080" w:type="dxa"/>
              </w:tcPr>
            </w:tcPrChange>
          </w:tcPr>
          <w:p w14:paraId="0965354A" w14:textId="27ACBA5E" w:rsidR="001E4D04" w:rsidRDefault="001E4D04" w:rsidP="001E4D04">
            <w:r>
              <w:t xml:space="preserve">Bank </w:t>
            </w:r>
            <w:del w:id="1978" w:author="D'souza, Nigel [2]" w:date="2020-01-03T14:11:00Z">
              <w:r w:rsidDel="00A450DC">
                <w:delText xml:space="preserve">DDA </w:delText>
              </w:r>
            </w:del>
            <w:ins w:id="1979" w:author="D'souza, Nigel [2]" w:date="2020-01-03T14:11:00Z">
              <w:r>
                <w:t xml:space="preserve">CMS </w:t>
              </w:r>
            </w:ins>
            <w:r>
              <w:t>and Branch OVS</w:t>
            </w:r>
          </w:p>
        </w:tc>
        <w:tc>
          <w:tcPr>
            <w:tcW w:w="1260" w:type="dxa"/>
            <w:tcPrChange w:id="1980" w:author="D'souza, Nigel" w:date="2019-08-28T15:13:00Z">
              <w:tcPr>
                <w:tcW w:w="1028" w:type="dxa"/>
              </w:tcPr>
            </w:tcPrChange>
          </w:tcPr>
          <w:p w14:paraId="0AB9FD20" w14:textId="75314944" w:rsidR="001E4D04" w:rsidRDefault="001E4D04" w:rsidP="001E4D04">
            <w:ins w:id="1981" w:author="D'souza, Nigel" w:date="2021-11-10T15:36:00Z">
              <w:r>
                <w:t>SOAP Product OOB</w:t>
              </w:r>
            </w:ins>
            <w:ins w:id="1982" w:author="D'souza, Nigel" w:date="2019-08-28T15:13:00Z">
              <w:del w:id="1983" w:author="D'souza, Nigel" w:date="2021-11-10T15:36:00Z">
                <w:r w:rsidDel="00991B8C">
                  <w:delText>SOAP</w:delText>
                </w:r>
              </w:del>
            </w:ins>
            <w:del w:id="1984" w:author="D'souza, Nigel" w:date="2021-11-10T15:36:00Z">
              <w:r w:rsidDel="00991B8C">
                <w:delText>TBD</w:delText>
              </w:r>
            </w:del>
          </w:p>
        </w:tc>
        <w:tc>
          <w:tcPr>
            <w:tcW w:w="1183" w:type="dxa"/>
            <w:tcPrChange w:id="1985" w:author="D'souza, Nigel" w:date="2019-08-28T15:13:00Z">
              <w:tcPr>
                <w:tcW w:w="1483" w:type="dxa"/>
              </w:tcPr>
            </w:tcPrChange>
          </w:tcPr>
          <w:p w14:paraId="1C3072AB" w14:textId="77777777" w:rsidR="001E4D04" w:rsidRDefault="001E4D04" w:rsidP="001E4D04">
            <w:ins w:id="1986" w:author="D'souza, Nigel" w:date="2019-08-28T15:13:00Z">
              <w:r>
                <w:t>HTTPS</w:t>
              </w:r>
            </w:ins>
            <w:del w:id="1987" w:author="D'souza, Nigel" w:date="2019-08-28T15:13:00Z">
              <w:r w:rsidDel="009F4A8C">
                <w:delText>SOAP/HTTPS</w:delText>
              </w:r>
            </w:del>
          </w:p>
        </w:tc>
        <w:tc>
          <w:tcPr>
            <w:tcW w:w="1328" w:type="dxa"/>
            <w:tcPrChange w:id="1988" w:author="D'souza, Nigel" w:date="2019-08-28T15:13:00Z">
              <w:tcPr>
                <w:tcW w:w="1328" w:type="dxa"/>
              </w:tcPr>
            </w:tcPrChange>
          </w:tcPr>
          <w:p w14:paraId="09ABCCE3" w14:textId="77777777" w:rsidR="001E4D04" w:rsidRDefault="001E4D04" w:rsidP="001E4D04">
            <w:commentRangeStart w:id="1989"/>
            <w:commentRangeStart w:id="1990"/>
            <w:ins w:id="1991" w:author="D'souza, Nigel" w:date="2019-08-28T15:13:00Z">
              <w:r>
                <w:t>EIP</w:t>
              </w:r>
            </w:ins>
            <w:commentRangeEnd w:id="1989"/>
            <w:r>
              <w:rPr>
                <w:rStyle w:val="CommentReference"/>
                <w:lang w:val="en-GB"/>
              </w:rPr>
              <w:commentReference w:id="1989"/>
            </w:r>
            <w:commentRangeEnd w:id="1990"/>
            <w:r>
              <w:rPr>
                <w:rStyle w:val="CommentReference"/>
                <w:lang w:val="en-GB"/>
              </w:rPr>
              <w:commentReference w:id="1990"/>
            </w:r>
            <w:del w:id="1992" w:author="D'souza, Nigel" w:date="2019-08-28T15:13:00Z">
              <w:r w:rsidDel="009F4A8C">
                <w:delText>EIP</w:delText>
              </w:r>
            </w:del>
          </w:p>
        </w:tc>
        <w:tc>
          <w:tcPr>
            <w:tcW w:w="1406" w:type="dxa"/>
            <w:tcPrChange w:id="1993" w:author="D'souza, Nigel" w:date="2019-08-28T15:13:00Z">
              <w:tcPr>
                <w:tcW w:w="1406" w:type="dxa"/>
              </w:tcPr>
            </w:tcPrChange>
          </w:tcPr>
          <w:p w14:paraId="1EDFCDE0" w14:textId="0D5F32F7" w:rsidR="001E4D04" w:rsidRDefault="001E4D04" w:rsidP="001E4D04">
            <w:ins w:id="1994" w:author="D'souza, Nigel" w:date="2021-11-10T15:36:00Z">
              <w:r>
                <w:t>No</w:t>
              </w:r>
            </w:ins>
            <w:ins w:id="1995" w:author="D'souza, Nigel" w:date="2019-08-28T15:13:00Z">
              <w:del w:id="1996" w:author="D'souza, Nigel" w:date="2021-11-10T15:36:00Z">
                <w:r w:rsidDel="00C60C0D">
                  <w:delText>TBD</w:delText>
                </w:r>
              </w:del>
            </w:ins>
            <w:del w:id="1997" w:author="D'souza, Nigel" w:date="2021-11-10T15:36:00Z">
              <w:r w:rsidDel="00C60C0D">
                <w:delText>TBD</w:delText>
              </w:r>
            </w:del>
          </w:p>
        </w:tc>
        <w:tc>
          <w:tcPr>
            <w:tcW w:w="1028" w:type="dxa"/>
            <w:tcPrChange w:id="1998" w:author="D'souza, Nigel" w:date="2019-08-28T15:13:00Z">
              <w:tcPr>
                <w:tcW w:w="1028" w:type="dxa"/>
              </w:tcPr>
            </w:tcPrChange>
          </w:tcPr>
          <w:p w14:paraId="0AE9C0B4" w14:textId="77777777" w:rsidR="001E4D04" w:rsidRDefault="001E4D04" w:rsidP="001E4D04">
            <w:ins w:id="1999" w:author="D'souza, Nigel" w:date="2019-08-28T15:13:00Z">
              <w:r>
                <w:t>No</w:t>
              </w:r>
            </w:ins>
            <w:del w:id="2000" w:author="D'souza, Nigel" w:date="2019-08-28T15:13:00Z">
              <w:r w:rsidDel="009F4A8C">
                <w:delText>TBD</w:delText>
              </w:r>
            </w:del>
          </w:p>
        </w:tc>
      </w:tr>
      <w:tr w:rsidR="001E4D04" w14:paraId="3377D230" w14:textId="77777777" w:rsidTr="00CD7798">
        <w:tc>
          <w:tcPr>
            <w:tcW w:w="1416" w:type="dxa"/>
            <w:tcPrChange w:id="2001" w:author="D'souza, Nigel" w:date="2019-08-28T15:13:00Z">
              <w:tcPr>
                <w:tcW w:w="2159" w:type="dxa"/>
              </w:tcPr>
            </w:tcPrChange>
          </w:tcPr>
          <w:p w14:paraId="3E9E46E2" w14:textId="77777777" w:rsidR="001E4D04" w:rsidRDefault="001E4D04" w:rsidP="001E4D04">
            <w:r>
              <w:t>Receive statuses for each  request</w:t>
            </w:r>
          </w:p>
        </w:tc>
        <w:tc>
          <w:tcPr>
            <w:tcW w:w="1891" w:type="dxa"/>
            <w:tcPrChange w:id="2002" w:author="D'souza, Nigel" w:date="2019-08-28T15:13:00Z">
              <w:tcPr>
                <w:tcW w:w="1080" w:type="dxa"/>
              </w:tcPr>
            </w:tcPrChange>
          </w:tcPr>
          <w:p w14:paraId="59122890" w14:textId="5C0035C6" w:rsidR="001E4D04" w:rsidRDefault="001E4D04" w:rsidP="001E4D04">
            <w:r>
              <w:t xml:space="preserve">Bank </w:t>
            </w:r>
            <w:del w:id="2003" w:author="D'souza, Nigel [2]" w:date="2020-01-03T14:11:00Z">
              <w:r w:rsidDel="00A450DC">
                <w:delText xml:space="preserve">DDA </w:delText>
              </w:r>
            </w:del>
            <w:ins w:id="2004" w:author="D'souza, Nigel [2]" w:date="2020-01-03T14:11:00Z">
              <w:r>
                <w:t xml:space="preserve">CMS </w:t>
              </w:r>
            </w:ins>
            <w:r>
              <w:t>and Branch OVS</w:t>
            </w:r>
          </w:p>
        </w:tc>
        <w:tc>
          <w:tcPr>
            <w:tcW w:w="1260" w:type="dxa"/>
            <w:tcPrChange w:id="2005" w:author="D'souza, Nigel" w:date="2019-08-28T15:13:00Z">
              <w:tcPr>
                <w:tcW w:w="1028" w:type="dxa"/>
              </w:tcPr>
            </w:tcPrChange>
          </w:tcPr>
          <w:p w14:paraId="28AAFBB3" w14:textId="183AB698" w:rsidR="001E4D04" w:rsidRDefault="001E4D04" w:rsidP="001E4D04">
            <w:ins w:id="2006" w:author="D'souza, Nigel" w:date="2021-11-10T15:36:00Z">
              <w:r>
                <w:t>SOAP Product OOB</w:t>
              </w:r>
            </w:ins>
            <w:ins w:id="2007" w:author="D'souza, Nigel" w:date="2019-08-28T15:13:00Z">
              <w:del w:id="2008" w:author="D'souza, Nigel" w:date="2021-11-10T15:36:00Z">
                <w:r w:rsidDel="00991B8C">
                  <w:delText>SOAP</w:delText>
                </w:r>
              </w:del>
            </w:ins>
            <w:del w:id="2009" w:author="D'souza, Nigel" w:date="2021-11-10T15:36:00Z">
              <w:r w:rsidDel="00991B8C">
                <w:delText>TBD</w:delText>
              </w:r>
            </w:del>
          </w:p>
        </w:tc>
        <w:tc>
          <w:tcPr>
            <w:tcW w:w="1183" w:type="dxa"/>
            <w:tcPrChange w:id="2010" w:author="D'souza, Nigel" w:date="2019-08-28T15:13:00Z">
              <w:tcPr>
                <w:tcW w:w="1483" w:type="dxa"/>
              </w:tcPr>
            </w:tcPrChange>
          </w:tcPr>
          <w:p w14:paraId="4286BE45" w14:textId="77777777" w:rsidR="001E4D04" w:rsidRDefault="001E4D04" w:rsidP="001E4D04">
            <w:ins w:id="2011" w:author="D'souza, Nigel" w:date="2019-08-28T15:13:00Z">
              <w:r>
                <w:t>HTTPS</w:t>
              </w:r>
            </w:ins>
            <w:del w:id="2012" w:author="D'souza, Nigel" w:date="2019-08-28T15:13:00Z">
              <w:r w:rsidDel="009F4A8C">
                <w:delText>SOAP/HTTPS</w:delText>
              </w:r>
            </w:del>
          </w:p>
        </w:tc>
        <w:tc>
          <w:tcPr>
            <w:tcW w:w="1328" w:type="dxa"/>
            <w:tcPrChange w:id="2013" w:author="D'souza, Nigel" w:date="2019-08-28T15:13:00Z">
              <w:tcPr>
                <w:tcW w:w="1328" w:type="dxa"/>
              </w:tcPr>
            </w:tcPrChange>
          </w:tcPr>
          <w:p w14:paraId="463E3867" w14:textId="77777777" w:rsidR="001E4D04" w:rsidRDefault="001E4D04" w:rsidP="001E4D04">
            <w:ins w:id="2014" w:author="D'souza, Nigel" w:date="2019-08-28T15:13:00Z">
              <w:r>
                <w:t>EIP</w:t>
              </w:r>
            </w:ins>
            <w:del w:id="2015" w:author="D'souza, Nigel" w:date="2019-08-28T15:13:00Z">
              <w:r w:rsidDel="009F4A8C">
                <w:delText>EIP</w:delText>
              </w:r>
            </w:del>
          </w:p>
        </w:tc>
        <w:tc>
          <w:tcPr>
            <w:tcW w:w="1406" w:type="dxa"/>
            <w:tcPrChange w:id="2016" w:author="D'souza, Nigel" w:date="2019-08-28T15:13:00Z">
              <w:tcPr>
                <w:tcW w:w="1406" w:type="dxa"/>
              </w:tcPr>
            </w:tcPrChange>
          </w:tcPr>
          <w:p w14:paraId="5C06B15D" w14:textId="5448728C" w:rsidR="001E4D04" w:rsidRDefault="001E4D04" w:rsidP="001E4D04">
            <w:ins w:id="2017" w:author="D'souza, Nigel" w:date="2021-11-10T15:36:00Z">
              <w:r>
                <w:t>No</w:t>
              </w:r>
            </w:ins>
            <w:ins w:id="2018" w:author="D'souza, Nigel" w:date="2019-08-28T15:13:00Z">
              <w:del w:id="2019" w:author="D'souza, Nigel" w:date="2021-11-10T15:36:00Z">
                <w:r w:rsidDel="00C60C0D">
                  <w:delText>TBD</w:delText>
                </w:r>
              </w:del>
            </w:ins>
            <w:del w:id="2020" w:author="D'souza, Nigel" w:date="2021-11-10T15:36:00Z">
              <w:r w:rsidDel="00C60C0D">
                <w:delText>TBD</w:delText>
              </w:r>
            </w:del>
          </w:p>
        </w:tc>
        <w:tc>
          <w:tcPr>
            <w:tcW w:w="1028" w:type="dxa"/>
            <w:tcPrChange w:id="2021" w:author="D'souza, Nigel" w:date="2019-08-28T15:13:00Z">
              <w:tcPr>
                <w:tcW w:w="1028" w:type="dxa"/>
              </w:tcPr>
            </w:tcPrChange>
          </w:tcPr>
          <w:p w14:paraId="07CF36D9" w14:textId="77777777" w:rsidR="001E4D04" w:rsidRDefault="001E4D04" w:rsidP="001E4D04">
            <w:ins w:id="2022" w:author="D'souza, Nigel" w:date="2019-08-28T15:13:00Z">
              <w:r>
                <w:t>No</w:t>
              </w:r>
            </w:ins>
            <w:del w:id="2023" w:author="D'souza, Nigel" w:date="2019-08-28T15:13:00Z">
              <w:r w:rsidDel="009F4A8C">
                <w:delText>TBD</w:delText>
              </w:r>
            </w:del>
          </w:p>
        </w:tc>
      </w:tr>
    </w:tbl>
    <w:p w14:paraId="16C74D7D" w14:textId="77777777" w:rsidR="00480D36" w:rsidRDefault="00480D36" w:rsidP="00480D36">
      <w:pPr>
        <w:pStyle w:val="NormalIndent"/>
        <w:ind w:left="0"/>
      </w:pPr>
    </w:p>
    <w:p w14:paraId="76F463E9" w14:textId="443E8C18" w:rsidR="00BE272B" w:rsidRPr="002F326A" w:rsidRDefault="00CF5321" w:rsidP="00480D36">
      <w:pPr>
        <w:pStyle w:val="NormalIndent"/>
        <w:ind w:left="0"/>
        <w:rPr>
          <w:color w:val="FF0000"/>
        </w:rPr>
      </w:pPr>
      <w:del w:id="2024" w:author="D'souza, Nigel [2]" w:date="2020-01-03T14:12:00Z">
        <w:r w:rsidDel="00A450DC">
          <w:object w:dxaOrig="11190" w:dyaOrig="6690" w14:anchorId="274F784D">
            <v:shape id="_x0000_i1026" type="#_x0000_t75" style="width:481.8pt;height:287.4pt" o:ole="">
              <v:imagedata r:id="rId51" o:title=""/>
            </v:shape>
            <o:OLEObject Type="Embed" ProgID="Visio.Drawing.15" ShapeID="_x0000_i1026" DrawAspect="Content" ObjectID="_1698511801" r:id="rId52"/>
          </w:object>
        </w:r>
      </w:del>
      <w:ins w:id="2025" w:author="D'souza, Nigel [2]" w:date="2020-01-03T14:12:00Z">
        <w:del w:id="2026" w:author="D'souza, Nigel" w:date="2021-11-10T15:37:00Z">
          <w:r w:rsidR="00A450DC" w:rsidRPr="00A450DC" w:rsidDel="00CC055E">
            <w:rPr>
              <w:noProof/>
              <w:lang w:val="en-US"/>
            </w:rPr>
            <w:drawing>
              <wp:inline distT="0" distB="0" distL="0" distR="0" wp14:anchorId="53187E9B" wp14:editId="7CA7EE92">
                <wp:extent cx="5734951" cy="356659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48497" cy="3575018"/>
                        </a:xfrm>
                        <a:prstGeom prst="rect">
                          <a:avLst/>
                        </a:prstGeom>
                      </pic:spPr>
                    </pic:pic>
                  </a:graphicData>
                </a:graphic>
              </wp:inline>
            </w:drawing>
          </w:r>
        </w:del>
      </w:ins>
      <w:ins w:id="2027" w:author="D'souza, Nigel" w:date="2021-11-10T15:37:00Z">
        <w:r w:rsidR="00CC055E" w:rsidRPr="00CC055E">
          <w:rPr>
            <w:noProof/>
          </w:rPr>
          <w:drawing>
            <wp:inline distT="0" distB="0" distL="0" distR="0" wp14:anchorId="2E913D07" wp14:editId="14DEF3E3">
              <wp:extent cx="5934903" cy="4477375"/>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34903" cy="4477375"/>
                      </a:xfrm>
                      <a:prstGeom prst="rect">
                        <a:avLst/>
                      </a:prstGeom>
                    </pic:spPr>
                  </pic:pic>
                </a:graphicData>
              </a:graphic>
            </wp:inline>
          </w:drawing>
        </w:r>
      </w:ins>
    </w:p>
    <w:p w14:paraId="18A9E7FE" w14:textId="77777777" w:rsidR="00BE272B" w:rsidRDefault="00BE272B" w:rsidP="00480D36">
      <w:pPr>
        <w:pStyle w:val="NormalIndent"/>
        <w:ind w:left="0"/>
      </w:pPr>
    </w:p>
    <w:p w14:paraId="4935C8F9" w14:textId="77777777" w:rsidR="009A5440" w:rsidRPr="00B20FBC" w:rsidRDefault="009A5440" w:rsidP="00B20FBC">
      <w:pPr>
        <w:pStyle w:val="NormalIndent"/>
        <w:ind w:left="0"/>
      </w:pPr>
      <w:r w:rsidRPr="00B20FBC">
        <w:br w:type="page"/>
      </w:r>
    </w:p>
    <w:p w14:paraId="2F6BE029" w14:textId="77777777" w:rsidR="00CA2787" w:rsidRPr="00CF5321" w:rsidRDefault="00CA2787" w:rsidP="00583888">
      <w:pPr>
        <w:pStyle w:val="Heading2"/>
        <w:numPr>
          <w:ilvl w:val="2"/>
          <w:numId w:val="2"/>
        </w:numPr>
        <w:rPr>
          <w:color w:val="A6A6A6" w:themeColor="background1" w:themeShade="A6"/>
          <w:szCs w:val="20"/>
        </w:rPr>
      </w:pPr>
      <w:bookmarkStart w:id="2028" w:name="_Toc436906271"/>
      <w:bookmarkStart w:id="2029" w:name="_Toc28956272"/>
      <w:r w:rsidRPr="00CF5321">
        <w:rPr>
          <w:color w:val="A6A6A6" w:themeColor="background1" w:themeShade="A6"/>
          <w:szCs w:val="20"/>
        </w:rPr>
        <w:lastRenderedPageBreak/>
        <w:t xml:space="preserve">Deposit Ticket Item List </w:t>
      </w:r>
      <w:commentRangeStart w:id="2030"/>
      <w:r w:rsidRPr="00CF5321">
        <w:rPr>
          <w:color w:val="A6A6A6" w:themeColor="background1" w:themeShade="A6"/>
          <w:szCs w:val="20"/>
        </w:rPr>
        <w:t>Retrieval</w:t>
      </w:r>
      <w:bookmarkEnd w:id="2028"/>
      <w:r w:rsidR="00CF5321" w:rsidRPr="00CF5321">
        <w:rPr>
          <w:color w:val="A6A6A6" w:themeColor="background1" w:themeShade="A6"/>
          <w:szCs w:val="20"/>
        </w:rPr>
        <w:t xml:space="preserve"> </w:t>
      </w:r>
      <w:commentRangeEnd w:id="2030"/>
      <w:r w:rsidR="000511DD">
        <w:rPr>
          <w:rStyle w:val="CommentReference"/>
          <w:rFonts w:ascii="Arial" w:hAnsi="Arial" w:cs="Times New Roman"/>
          <w:b w:val="0"/>
          <w:bCs w:val="0"/>
          <w:color w:val="auto"/>
          <w:lang w:val="en-GB"/>
        </w:rPr>
        <w:commentReference w:id="2030"/>
      </w:r>
      <w:r w:rsidR="00CF5321" w:rsidRPr="00CF5321">
        <w:rPr>
          <w:color w:val="A6A6A6" w:themeColor="background1" w:themeShade="A6"/>
          <w:szCs w:val="20"/>
        </w:rPr>
        <w:t>(</w:t>
      </w:r>
      <w:del w:id="2031" w:author="D'souza, Nigel" w:date="2019-08-28T14:18:00Z">
        <w:r w:rsidR="00A22999" w:rsidDel="008C124E">
          <w:rPr>
            <w:color w:val="A6A6A6" w:themeColor="background1" w:themeShade="A6"/>
            <w:szCs w:val="20"/>
          </w:rPr>
          <w:delText>Not in Scope</w:delText>
        </w:r>
      </w:del>
      <w:ins w:id="2032" w:author="D'souza, Nigel" w:date="2019-08-28T14:18:00Z">
        <w:r w:rsidR="008C124E">
          <w:rPr>
            <w:color w:val="A6A6A6" w:themeColor="background1" w:themeShade="A6"/>
            <w:szCs w:val="20"/>
          </w:rPr>
          <w:t>P3??</w:t>
        </w:r>
      </w:ins>
      <w:r w:rsidR="00CF5321" w:rsidRPr="00CF5321">
        <w:rPr>
          <w:color w:val="A6A6A6" w:themeColor="background1" w:themeShade="A6"/>
          <w:szCs w:val="20"/>
        </w:rPr>
        <w:t>)</w:t>
      </w:r>
      <w:bookmarkEnd w:id="2029"/>
    </w:p>
    <w:p w14:paraId="5883475B" w14:textId="77777777" w:rsidR="00CA2787" w:rsidRDefault="00CA2787" w:rsidP="00CA2787">
      <w:pPr>
        <w:pStyle w:val="NormalIndent"/>
      </w:pPr>
    </w:p>
    <w:tbl>
      <w:tblPr>
        <w:tblStyle w:val="TableGrid"/>
        <w:tblW w:w="0" w:type="auto"/>
        <w:tblInd w:w="108" w:type="dxa"/>
        <w:tblLook w:val="04A0" w:firstRow="1" w:lastRow="0" w:firstColumn="1" w:lastColumn="0" w:noHBand="0" w:noVBand="1"/>
      </w:tblPr>
      <w:tblGrid>
        <w:gridCol w:w="2160"/>
        <w:gridCol w:w="1080"/>
        <w:gridCol w:w="1028"/>
        <w:gridCol w:w="1080"/>
        <w:gridCol w:w="1328"/>
        <w:gridCol w:w="1406"/>
        <w:gridCol w:w="1028"/>
      </w:tblGrid>
      <w:tr w:rsidR="00CA2787" w14:paraId="74E3CEE7" w14:textId="77777777" w:rsidTr="00CA2787">
        <w:tc>
          <w:tcPr>
            <w:tcW w:w="2160" w:type="dxa"/>
            <w:shd w:val="clear" w:color="auto" w:fill="8DB3E2" w:themeFill="text2" w:themeFillTint="66"/>
          </w:tcPr>
          <w:p w14:paraId="3F554C52" w14:textId="77777777" w:rsidR="00CA2787" w:rsidRPr="00962297" w:rsidRDefault="00CA2787" w:rsidP="00CA2787">
            <w:r w:rsidRPr="00962297">
              <w:t>Business Purpose</w:t>
            </w:r>
          </w:p>
        </w:tc>
        <w:tc>
          <w:tcPr>
            <w:tcW w:w="1080" w:type="dxa"/>
            <w:shd w:val="clear" w:color="auto" w:fill="8DB3E2" w:themeFill="text2" w:themeFillTint="66"/>
          </w:tcPr>
          <w:p w14:paraId="465DAC99" w14:textId="77777777" w:rsidR="00CA2787" w:rsidRPr="00962297" w:rsidRDefault="00CA2787" w:rsidP="00CA2787">
            <w:r w:rsidRPr="00962297">
              <w:t>Interface System</w:t>
            </w:r>
          </w:p>
        </w:tc>
        <w:tc>
          <w:tcPr>
            <w:tcW w:w="1028" w:type="dxa"/>
            <w:shd w:val="clear" w:color="auto" w:fill="8DB3E2" w:themeFill="text2" w:themeFillTint="66"/>
          </w:tcPr>
          <w:p w14:paraId="12B33603" w14:textId="77777777" w:rsidR="00CA2787" w:rsidRPr="00962297" w:rsidRDefault="00CA2787" w:rsidP="00CA2787">
            <w:r w:rsidRPr="00962297">
              <w:t>Message Format</w:t>
            </w:r>
          </w:p>
        </w:tc>
        <w:tc>
          <w:tcPr>
            <w:tcW w:w="1080" w:type="dxa"/>
            <w:shd w:val="clear" w:color="auto" w:fill="8DB3E2" w:themeFill="text2" w:themeFillTint="66"/>
          </w:tcPr>
          <w:p w14:paraId="002BCF0F" w14:textId="77777777" w:rsidR="00CA2787" w:rsidRPr="00962297" w:rsidRDefault="00CA2787" w:rsidP="00CA2787">
            <w:r w:rsidRPr="00962297">
              <w:t>Transport</w:t>
            </w:r>
          </w:p>
        </w:tc>
        <w:tc>
          <w:tcPr>
            <w:tcW w:w="1328" w:type="dxa"/>
            <w:shd w:val="clear" w:color="auto" w:fill="8DB3E2" w:themeFill="text2" w:themeFillTint="66"/>
          </w:tcPr>
          <w:p w14:paraId="2BB32E3E" w14:textId="77777777" w:rsidR="00CA2787" w:rsidRPr="00962297" w:rsidRDefault="00CA2787" w:rsidP="00CA2787">
            <w:r w:rsidRPr="00962297">
              <w:t xml:space="preserve">Intermediary </w:t>
            </w:r>
          </w:p>
        </w:tc>
        <w:tc>
          <w:tcPr>
            <w:tcW w:w="1406" w:type="dxa"/>
            <w:shd w:val="clear" w:color="auto" w:fill="8DB3E2" w:themeFill="text2" w:themeFillTint="66"/>
          </w:tcPr>
          <w:p w14:paraId="1401D86B" w14:textId="77777777" w:rsidR="00CA2787" w:rsidRPr="00962297" w:rsidRDefault="00CA2787" w:rsidP="00CA2787">
            <w:r w:rsidRPr="00962297">
              <w:t>IDT Configuration Required</w:t>
            </w:r>
          </w:p>
        </w:tc>
        <w:tc>
          <w:tcPr>
            <w:tcW w:w="1028" w:type="dxa"/>
            <w:shd w:val="clear" w:color="auto" w:fill="8DB3E2" w:themeFill="text2" w:themeFillTint="66"/>
          </w:tcPr>
          <w:p w14:paraId="25D84535" w14:textId="77777777" w:rsidR="00CA2787" w:rsidRPr="00962297" w:rsidRDefault="00CA2787" w:rsidP="00CA2787">
            <w:r w:rsidRPr="00962297">
              <w:t>HLD Required</w:t>
            </w:r>
          </w:p>
        </w:tc>
      </w:tr>
      <w:tr w:rsidR="00CD7798" w14:paraId="55AFF368" w14:textId="77777777" w:rsidTr="00CA2787">
        <w:tc>
          <w:tcPr>
            <w:tcW w:w="2160" w:type="dxa"/>
          </w:tcPr>
          <w:p w14:paraId="62856D26" w14:textId="77777777" w:rsidR="00CD7798" w:rsidRDefault="00CD7798" w:rsidP="00CD7798">
            <w:r>
              <w:t>Request for list of deposit items on deposit ticket</w:t>
            </w:r>
          </w:p>
        </w:tc>
        <w:tc>
          <w:tcPr>
            <w:tcW w:w="1080" w:type="dxa"/>
          </w:tcPr>
          <w:p w14:paraId="33B9471D" w14:textId="77777777" w:rsidR="00CD7798" w:rsidRDefault="00CD7798" w:rsidP="00CD7798"/>
        </w:tc>
        <w:tc>
          <w:tcPr>
            <w:tcW w:w="1028" w:type="dxa"/>
          </w:tcPr>
          <w:p w14:paraId="65E9E41F" w14:textId="77777777" w:rsidR="00CD7798" w:rsidRDefault="00CD7798" w:rsidP="00CD7798">
            <w:ins w:id="2033" w:author="D'souza, Nigel" w:date="2019-08-28T15:13:00Z">
              <w:r>
                <w:t>SOAP</w:t>
              </w:r>
            </w:ins>
          </w:p>
        </w:tc>
        <w:tc>
          <w:tcPr>
            <w:tcW w:w="1080" w:type="dxa"/>
          </w:tcPr>
          <w:p w14:paraId="58E16921" w14:textId="77777777" w:rsidR="00CD7798" w:rsidRDefault="00CD7798" w:rsidP="00CD7798">
            <w:ins w:id="2034" w:author="D'souza, Nigel" w:date="2019-08-28T15:13:00Z">
              <w:r>
                <w:t>HTTPS</w:t>
              </w:r>
            </w:ins>
          </w:p>
        </w:tc>
        <w:tc>
          <w:tcPr>
            <w:tcW w:w="1328" w:type="dxa"/>
          </w:tcPr>
          <w:p w14:paraId="5A8AF818" w14:textId="77777777" w:rsidR="00CD7798" w:rsidRDefault="00CD7798" w:rsidP="00CD7798">
            <w:ins w:id="2035" w:author="D'souza, Nigel" w:date="2019-08-28T15:13:00Z">
              <w:r>
                <w:t>EIP</w:t>
              </w:r>
            </w:ins>
          </w:p>
        </w:tc>
        <w:tc>
          <w:tcPr>
            <w:tcW w:w="1406" w:type="dxa"/>
          </w:tcPr>
          <w:p w14:paraId="205C9A25" w14:textId="77777777" w:rsidR="00CD7798" w:rsidRDefault="00CD7798" w:rsidP="00CD7798">
            <w:ins w:id="2036" w:author="D'souza, Nigel" w:date="2019-08-28T15:13:00Z">
              <w:r>
                <w:t>TBD</w:t>
              </w:r>
            </w:ins>
          </w:p>
        </w:tc>
        <w:tc>
          <w:tcPr>
            <w:tcW w:w="1028" w:type="dxa"/>
          </w:tcPr>
          <w:p w14:paraId="1B9246B9" w14:textId="77777777" w:rsidR="00CD7798" w:rsidRDefault="00CD7798" w:rsidP="00CD7798">
            <w:ins w:id="2037" w:author="D'souza, Nigel" w:date="2019-08-28T15:13:00Z">
              <w:r>
                <w:t>No</w:t>
              </w:r>
            </w:ins>
          </w:p>
        </w:tc>
      </w:tr>
      <w:tr w:rsidR="00CD7798" w14:paraId="51BE2DC4" w14:textId="77777777" w:rsidTr="00CA2787">
        <w:tc>
          <w:tcPr>
            <w:tcW w:w="2160" w:type="dxa"/>
          </w:tcPr>
          <w:p w14:paraId="5A19D291" w14:textId="77777777" w:rsidR="00CD7798" w:rsidRDefault="00CD7798" w:rsidP="00CD7798">
            <w:r>
              <w:t>Receive list of items</w:t>
            </w:r>
          </w:p>
        </w:tc>
        <w:tc>
          <w:tcPr>
            <w:tcW w:w="1080" w:type="dxa"/>
          </w:tcPr>
          <w:p w14:paraId="2BAFF332" w14:textId="77777777" w:rsidR="00CD7798" w:rsidRDefault="00CD7798" w:rsidP="00CD7798"/>
        </w:tc>
        <w:tc>
          <w:tcPr>
            <w:tcW w:w="1028" w:type="dxa"/>
          </w:tcPr>
          <w:p w14:paraId="18119BEF" w14:textId="77777777" w:rsidR="00CD7798" w:rsidRDefault="00CD7798" w:rsidP="00CD7798">
            <w:ins w:id="2038" w:author="D'souza, Nigel" w:date="2019-08-28T15:13:00Z">
              <w:r>
                <w:t>SOAP</w:t>
              </w:r>
            </w:ins>
          </w:p>
        </w:tc>
        <w:tc>
          <w:tcPr>
            <w:tcW w:w="1080" w:type="dxa"/>
          </w:tcPr>
          <w:p w14:paraId="7697E056" w14:textId="77777777" w:rsidR="00CD7798" w:rsidRDefault="00CD7798" w:rsidP="00CD7798">
            <w:ins w:id="2039" w:author="D'souza, Nigel" w:date="2019-08-28T15:13:00Z">
              <w:r>
                <w:t>HTTPS</w:t>
              </w:r>
            </w:ins>
          </w:p>
        </w:tc>
        <w:tc>
          <w:tcPr>
            <w:tcW w:w="1328" w:type="dxa"/>
          </w:tcPr>
          <w:p w14:paraId="3B862C24" w14:textId="77777777" w:rsidR="00CD7798" w:rsidRDefault="00CD7798" w:rsidP="00CD7798">
            <w:ins w:id="2040" w:author="D'souza, Nigel" w:date="2019-08-28T15:13:00Z">
              <w:r>
                <w:t>EIP</w:t>
              </w:r>
            </w:ins>
          </w:p>
        </w:tc>
        <w:tc>
          <w:tcPr>
            <w:tcW w:w="1406" w:type="dxa"/>
          </w:tcPr>
          <w:p w14:paraId="2558464F" w14:textId="77777777" w:rsidR="00CD7798" w:rsidRDefault="00CD7798" w:rsidP="00CD7798">
            <w:ins w:id="2041" w:author="D'souza, Nigel" w:date="2019-08-28T15:13:00Z">
              <w:r>
                <w:t>TBD</w:t>
              </w:r>
            </w:ins>
          </w:p>
        </w:tc>
        <w:tc>
          <w:tcPr>
            <w:tcW w:w="1028" w:type="dxa"/>
          </w:tcPr>
          <w:p w14:paraId="468E0763" w14:textId="77777777" w:rsidR="00CD7798" w:rsidRDefault="00CD7798" w:rsidP="00CD7798">
            <w:ins w:id="2042" w:author="D'souza, Nigel" w:date="2019-08-28T15:13:00Z">
              <w:r>
                <w:t>No</w:t>
              </w:r>
            </w:ins>
          </w:p>
        </w:tc>
      </w:tr>
    </w:tbl>
    <w:p w14:paraId="07EE9904" w14:textId="77777777" w:rsidR="00240675" w:rsidRDefault="00240675" w:rsidP="003061A6">
      <w:pPr>
        <w:rPr>
          <w:szCs w:val="20"/>
        </w:rPr>
      </w:pPr>
    </w:p>
    <w:p w14:paraId="6770D5A3" w14:textId="77777777" w:rsidR="003061A6" w:rsidRDefault="00286D62" w:rsidP="003061A6">
      <w:pPr>
        <w:rPr>
          <w:szCs w:val="20"/>
        </w:rPr>
      </w:pPr>
      <w:r w:rsidRPr="00286D62">
        <w:t xml:space="preserve"> </w:t>
      </w:r>
    </w:p>
    <w:p w14:paraId="6EC0CE57" w14:textId="77777777" w:rsidR="0005752A" w:rsidRDefault="0005752A">
      <w:pPr>
        <w:rPr>
          <w:rFonts w:ascii="Arial Narrow" w:hAnsi="Arial Narrow" w:cs="Arial"/>
          <w:b/>
          <w:bCs/>
          <w:color w:val="336999"/>
          <w:sz w:val="28"/>
          <w:szCs w:val="20"/>
        </w:rPr>
      </w:pPr>
      <w:r>
        <w:rPr>
          <w:szCs w:val="20"/>
        </w:rPr>
        <w:br w:type="page"/>
      </w:r>
    </w:p>
    <w:p w14:paraId="75B8D0AB" w14:textId="77777777" w:rsidR="00240675" w:rsidRPr="00CF5321" w:rsidRDefault="00240675" w:rsidP="00583888">
      <w:pPr>
        <w:pStyle w:val="Heading2"/>
        <w:numPr>
          <w:ilvl w:val="2"/>
          <w:numId w:val="2"/>
        </w:numPr>
        <w:rPr>
          <w:color w:val="A6A6A6" w:themeColor="background1" w:themeShade="A6"/>
          <w:szCs w:val="20"/>
        </w:rPr>
      </w:pPr>
      <w:bookmarkStart w:id="2043" w:name="_Toc28956273"/>
      <w:r w:rsidRPr="00CF5321">
        <w:rPr>
          <w:color w:val="A6A6A6" w:themeColor="background1" w:themeShade="A6"/>
          <w:szCs w:val="20"/>
        </w:rPr>
        <w:lastRenderedPageBreak/>
        <w:t>Real-Time Account Balance Retrieval</w:t>
      </w:r>
      <w:r w:rsidR="00CF5321">
        <w:rPr>
          <w:color w:val="A6A6A6" w:themeColor="background1" w:themeShade="A6"/>
          <w:szCs w:val="20"/>
        </w:rPr>
        <w:t xml:space="preserve"> (</w:t>
      </w:r>
      <w:r w:rsidR="00A22999">
        <w:rPr>
          <w:color w:val="A6A6A6" w:themeColor="background1" w:themeShade="A6"/>
          <w:szCs w:val="20"/>
        </w:rPr>
        <w:t>Not in Scope</w:t>
      </w:r>
      <w:r w:rsidR="00CF5321">
        <w:rPr>
          <w:color w:val="A6A6A6" w:themeColor="background1" w:themeShade="A6"/>
          <w:szCs w:val="20"/>
        </w:rPr>
        <w:t>)</w:t>
      </w:r>
      <w:bookmarkEnd w:id="2043"/>
    </w:p>
    <w:p w14:paraId="4E2A3412" w14:textId="77777777" w:rsidR="009C24FA" w:rsidRDefault="009C24FA" w:rsidP="002F326A">
      <w:pPr>
        <w:pStyle w:val="NormalIndent"/>
        <w:ind w:left="1440"/>
      </w:pPr>
    </w:p>
    <w:p w14:paraId="441C6B6F" w14:textId="77777777" w:rsidR="00240675" w:rsidRDefault="00240675" w:rsidP="00240675">
      <w:pPr>
        <w:pStyle w:val="NormalIndent"/>
      </w:pPr>
    </w:p>
    <w:tbl>
      <w:tblPr>
        <w:tblStyle w:val="TableGrid"/>
        <w:tblW w:w="0" w:type="auto"/>
        <w:tblInd w:w="108" w:type="dxa"/>
        <w:tblLook w:val="04A0" w:firstRow="1" w:lastRow="0" w:firstColumn="1" w:lastColumn="0" w:noHBand="0" w:noVBand="1"/>
      </w:tblPr>
      <w:tblGrid>
        <w:gridCol w:w="2160"/>
        <w:gridCol w:w="1080"/>
        <w:gridCol w:w="1028"/>
        <w:gridCol w:w="1080"/>
        <w:gridCol w:w="1328"/>
        <w:gridCol w:w="1406"/>
        <w:gridCol w:w="1028"/>
      </w:tblGrid>
      <w:tr w:rsidR="00240675" w14:paraId="4B850AC5" w14:textId="77777777" w:rsidTr="005227DB">
        <w:tc>
          <w:tcPr>
            <w:tcW w:w="2160" w:type="dxa"/>
            <w:shd w:val="clear" w:color="auto" w:fill="8DB3E2" w:themeFill="text2" w:themeFillTint="66"/>
          </w:tcPr>
          <w:p w14:paraId="11525373" w14:textId="77777777" w:rsidR="00240675" w:rsidRPr="00962297" w:rsidRDefault="00240675" w:rsidP="001F6923">
            <w:r w:rsidRPr="00962297">
              <w:t>Business Purpose</w:t>
            </w:r>
          </w:p>
        </w:tc>
        <w:tc>
          <w:tcPr>
            <w:tcW w:w="1080" w:type="dxa"/>
            <w:shd w:val="clear" w:color="auto" w:fill="8DB3E2" w:themeFill="text2" w:themeFillTint="66"/>
          </w:tcPr>
          <w:p w14:paraId="1E581941" w14:textId="77777777" w:rsidR="00240675" w:rsidRPr="00962297" w:rsidRDefault="00240675" w:rsidP="001F6923">
            <w:r w:rsidRPr="00962297">
              <w:t>Interface System</w:t>
            </w:r>
          </w:p>
        </w:tc>
        <w:tc>
          <w:tcPr>
            <w:tcW w:w="1028" w:type="dxa"/>
            <w:shd w:val="clear" w:color="auto" w:fill="8DB3E2" w:themeFill="text2" w:themeFillTint="66"/>
          </w:tcPr>
          <w:p w14:paraId="34CD881D" w14:textId="77777777" w:rsidR="00240675" w:rsidRPr="00962297" w:rsidRDefault="00240675" w:rsidP="001F6923">
            <w:r w:rsidRPr="00962297">
              <w:t>Message Format</w:t>
            </w:r>
          </w:p>
        </w:tc>
        <w:tc>
          <w:tcPr>
            <w:tcW w:w="1080" w:type="dxa"/>
            <w:shd w:val="clear" w:color="auto" w:fill="8DB3E2" w:themeFill="text2" w:themeFillTint="66"/>
          </w:tcPr>
          <w:p w14:paraId="4BEB8E89" w14:textId="77777777" w:rsidR="00240675" w:rsidRPr="00962297" w:rsidRDefault="00240675" w:rsidP="001F6923">
            <w:r w:rsidRPr="00962297">
              <w:t>Transport</w:t>
            </w:r>
          </w:p>
        </w:tc>
        <w:tc>
          <w:tcPr>
            <w:tcW w:w="1328" w:type="dxa"/>
            <w:shd w:val="clear" w:color="auto" w:fill="8DB3E2" w:themeFill="text2" w:themeFillTint="66"/>
          </w:tcPr>
          <w:p w14:paraId="26C7FAFB" w14:textId="77777777" w:rsidR="00240675" w:rsidRPr="00962297" w:rsidRDefault="00240675" w:rsidP="001F6923">
            <w:r w:rsidRPr="00962297">
              <w:t xml:space="preserve">Intermediary </w:t>
            </w:r>
          </w:p>
        </w:tc>
        <w:tc>
          <w:tcPr>
            <w:tcW w:w="1406" w:type="dxa"/>
            <w:shd w:val="clear" w:color="auto" w:fill="8DB3E2" w:themeFill="text2" w:themeFillTint="66"/>
          </w:tcPr>
          <w:p w14:paraId="60F44786" w14:textId="77777777" w:rsidR="00240675" w:rsidRPr="00962297" w:rsidRDefault="00240675" w:rsidP="001F6923">
            <w:r w:rsidRPr="00962297">
              <w:t>IDT Configuration Required</w:t>
            </w:r>
          </w:p>
        </w:tc>
        <w:tc>
          <w:tcPr>
            <w:tcW w:w="1028" w:type="dxa"/>
            <w:shd w:val="clear" w:color="auto" w:fill="8DB3E2" w:themeFill="text2" w:themeFillTint="66"/>
          </w:tcPr>
          <w:p w14:paraId="1668BF71" w14:textId="77777777" w:rsidR="00240675" w:rsidRPr="00962297" w:rsidRDefault="00240675" w:rsidP="001F6923">
            <w:r w:rsidRPr="00962297">
              <w:t>HLD Required</w:t>
            </w:r>
          </w:p>
        </w:tc>
      </w:tr>
      <w:tr w:rsidR="00CD7798" w14:paraId="17B2FC2D" w14:textId="77777777" w:rsidTr="005227DB">
        <w:tc>
          <w:tcPr>
            <w:tcW w:w="2160" w:type="dxa"/>
          </w:tcPr>
          <w:p w14:paraId="49FB14A9" w14:textId="77777777" w:rsidR="00CD7798" w:rsidRDefault="00CD7798" w:rsidP="00CD7798">
            <w:r>
              <w:t>Request Real-Time Balance</w:t>
            </w:r>
          </w:p>
        </w:tc>
        <w:tc>
          <w:tcPr>
            <w:tcW w:w="1080" w:type="dxa"/>
          </w:tcPr>
          <w:p w14:paraId="40548337" w14:textId="77777777" w:rsidR="00CD7798" w:rsidRDefault="00CD7798" w:rsidP="00CD7798"/>
        </w:tc>
        <w:tc>
          <w:tcPr>
            <w:tcW w:w="1028" w:type="dxa"/>
          </w:tcPr>
          <w:p w14:paraId="053ABD6F" w14:textId="77777777" w:rsidR="00CD7798" w:rsidRDefault="00CD7798" w:rsidP="00CD7798">
            <w:ins w:id="2044" w:author="D'souza, Nigel" w:date="2019-08-28T15:13:00Z">
              <w:r>
                <w:t>SOAP</w:t>
              </w:r>
            </w:ins>
          </w:p>
        </w:tc>
        <w:tc>
          <w:tcPr>
            <w:tcW w:w="1080" w:type="dxa"/>
          </w:tcPr>
          <w:p w14:paraId="398206BE" w14:textId="77777777" w:rsidR="00CD7798" w:rsidRDefault="00CD7798" w:rsidP="00CD7798">
            <w:ins w:id="2045" w:author="D'souza, Nigel" w:date="2019-08-28T15:13:00Z">
              <w:r>
                <w:t>HTTPS</w:t>
              </w:r>
            </w:ins>
          </w:p>
        </w:tc>
        <w:tc>
          <w:tcPr>
            <w:tcW w:w="1328" w:type="dxa"/>
          </w:tcPr>
          <w:p w14:paraId="4C49826F" w14:textId="77777777" w:rsidR="00CD7798" w:rsidRDefault="00CD7798" w:rsidP="00CD7798">
            <w:ins w:id="2046" w:author="D'souza, Nigel" w:date="2019-08-28T15:13:00Z">
              <w:r>
                <w:t>EIP</w:t>
              </w:r>
            </w:ins>
          </w:p>
        </w:tc>
        <w:tc>
          <w:tcPr>
            <w:tcW w:w="1406" w:type="dxa"/>
          </w:tcPr>
          <w:p w14:paraId="3B1DCD3E" w14:textId="77777777" w:rsidR="00CD7798" w:rsidRDefault="00CD7798" w:rsidP="00CD7798">
            <w:ins w:id="2047" w:author="D'souza, Nigel" w:date="2019-08-28T15:13:00Z">
              <w:r>
                <w:t>TBD</w:t>
              </w:r>
            </w:ins>
          </w:p>
        </w:tc>
        <w:tc>
          <w:tcPr>
            <w:tcW w:w="1028" w:type="dxa"/>
          </w:tcPr>
          <w:p w14:paraId="0157931A" w14:textId="77777777" w:rsidR="00CD7798" w:rsidRDefault="00CD7798" w:rsidP="00CD7798">
            <w:ins w:id="2048" w:author="D'souza, Nigel" w:date="2019-08-28T15:13:00Z">
              <w:r>
                <w:t>No</w:t>
              </w:r>
            </w:ins>
          </w:p>
        </w:tc>
      </w:tr>
      <w:tr w:rsidR="00CD7798" w14:paraId="01AD9865" w14:textId="77777777" w:rsidTr="005227DB">
        <w:tc>
          <w:tcPr>
            <w:tcW w:w="2160" w:type="dxa"/>
          </w:tcPr>
          <w:p w14:paraId="488118E0" w14:textId="77777777" w:rsidR="00CD7798" w:rsidRDefault="00CD7798" w:rsidP="00CD7798">
            <w:r>
              <w:t>Receive Real-Time Balance</w:t>
            </w:r>
          </w:p>
        </w:tc>
        <w:tc>
          <w:tcPr>
            <w:tcW w:w="1080" w:type="dxa"/>
          </w:tcPr>
          <w:p w14:paraId="1BA41624" w14:textId="77777777" w:rsidR="00CD7798" w:rsidRDefault="00CD7798" w:rsidP="00CD7798"/>
        </w:tc>
        <w:tc>
          <w:tcPr>
            <w:tcW w:w="1028" w:type="dxa"/>
          </w:tcPr>
          <w:p w14:paraId="00F22D43" w14:textId="77777777" w:rsidR="00CD7798" w:rsidRDefault="00CD7798" w:rsidP="00CD7798">
            <w:ins w:id="2049" w:author="D'souza, Nigel" w:date="2019-08-28T15:13:00Z">
              <w:r>
                <w:t>SOAP</w:t>
              </w:r>
            </w:ins>
          </w:p>
        </w:tc>
        <w:tc>
          <w:tcPr>
            <w:tcW w:w="1080" w:type="dxa"/>
          </w:tcPr>
          <w:p w14:paraId="65BF1012" w14:textId="77777777" w:rsidR="00CD7798" w:rsidRDefault="00CD7798" w:rsidP="00CD7798">
            <w:ins w:id="2050" w:author="D'souza, Nigel" w:date="2019-08-28T15:13:00Z">
              <w:r>
                <w:t>HTTPS</w:t>
              </w:r>
            </w:ins>
          </w:p>
        </w:tc>
        <w:tc>
          <w:tcPr>
            <w:tcW w:w="1328" w:type="dxa"/>
          </w:tcPr>
          <w:p w14:paraId="6DD86D3C" w14:textId="77777777" w:rsidR="00CD7798" w:rsidRDefault="00CD7798" w:rsidP="00CD7798">
            <w:ins w:id="2051" w:author="D'souza, Nigel" w:date="2019-08-28T15:13:00Z">
              <w:r>
                <w:t>EIP</w:t>
              </w:r>
            </w:ins>
          </w:p>
        </w:tc>
        <w:tc>
          <w:tcPr>
            <w:tcW w:w="1406" w:type="dxa"/>
          </w:tcPr>
          <w:p w14:paraId="22E39547" w14:textId="77777777" w:rsidR="00CD7798" w:rsidRDefault="00CD7798" w:rsidP="00CD7798">
            <w:ins w:id="2052" w:author="D'souza, Nigel" w:date="2019-08-28T15:13:00Z">
              <w:r>
                <w:t>TBD</w:t>
              </w:r>
            </w:ins>
          </w:p>
        </w:tc>
        <w:tc>
          <w:tcPr>
            <w:tcW w:w="1028" w:type="dxa"/>
          </w:tcPr>
          <w:p w14:paraId="0FE28FA6" w14:textId="77777777" w:rsidR="00CD7798" w:rsidRDefault="00CD7798" w:rsidP="00CD7798">
            <w:ins w:id="2053" w:author="D'souza, Nigel" w:date="2019-08-28T15:13:00Z">
              <w:r>
                <w:t>No</w:t>
              </w:r>
            </w:ins>
          </w:p>
        </w:tc>
      </w:tr>
    </w:tbl>
    <w:p w14:paraId="7BBBF9EF" w14:textId="77777777" w:rsidR="009E05EE" w:rsidRDefault="009E05EE" w:rsidP="002F326A"/>
    <w:p w14:paraId="75703C36" w14:textId="77777777" w:rsidR="005227DB" w:rsidRPr="00CF5321" w:rsidRDefault="005227DB" w:rsidP="00583888">
      <w:pPr>
        <w:pStyle w:val="Heading2"/>
        <w:numPr>
          <w:ilvl w:val="2"/>
          <w:numId w:val="2"/>
        </w:numPr>
        <w:rPr>
          <w:color w:val="A6A6A6" w:themeColor="background1" w:themeShade="A6"/>
          <w:szCs w:val="20"/>
        </w:rPr>
      </w:pPr>
      <w:bookmarkStart w:id="2054" w:name="_Toc28956274"/>
      <w:r w:rsidRPr="00CF5321">
        <w:rPr>
          <w:color w:val="A6A6A6" w:themeColor="background1" w:themeShade="A6"/>
          <w:szCs w:val="20"/>
        </w:rPr>
        <w:t xml:space="preserve">Real-Time Account Transaction Retrieval </w:t>
      </w:r>
      <w:r w:rsidR="00CF5321">
        <w:rPr>
          <w:color w:val="A6A6A6" w:themeColor="background1" w:themeShade="A6"/>
          <w:szCs w:val="20"/>
        </w:rPr>
        <w:t>(</w:t>
      </w:r>
      <w:r w:rsidR="00A22999">
        <w:rPr>
          <w:color w:val="A6A6A6" w:themeColor="background1" w:themeShade="A6"/>
          <w:szCs w:val="20"/>
        </w:rPr>
        <w:t>Not in Scope</w:t>
      </w:r>
      <w:r w:rsidR="00CF5321">
        <w:rPr>
          <w:color w:val="A6A6A6" w:themeColor="background1" w:themeShade="A6"/>
          <w:szCs w:val="20"/>
        </w:rPr>
        <w:t>)</w:t>
      </w:r>
      <w:bookmarkEnd w:id="2054"/>
    </w:p>
    <w:p w14:paraId="6DC2D43B" w14:textId="77777777" w:rsidR="009C24FA" w:rsidRDefault="009C24FA" w:rsidP="002F326A"/>
    <w:p w14:paraId="6654DBEF" w14:textId="77777777" w:rsidR="009C24FA" w:rsidRPr="00995FE6" w:rsidRDefault="009C24FA" w:rsidP="002F326A">
      <w:r>
        <w:t>This service is used to provide customers with all their current day transactions directly from the back-office using a real-time request incremental current day request when looking at transactions within a given account or set of accounts.</w:t>
      </w:r>
    </w:p>
    <w:p w14:paraId="60864D71" w14:textId="77777777" w:rsidR="009C24FA" w:rsidRPr="00370543" w:rsidRDefault="009C24FA" w:rsidP="002F326A">
      <w:pPr>
        <w:pStyle w:val="NormalIndent"/>
        <w:ind w:left="0"/>
      </w:pPr>
    </w:p>
    <w:p w14:paraId="1B55DE4A" w14:textId="77777777" w:rsidR="005227DB" w:rsidRDefault="005227DB" w:rsidP="005227DB">
      <w:pPr>
        <w:pStyle w:val="NormalIndent"/>
      </w:pPr>
    </w:p>
    <w:tbl>
      <w:tblPr>
        <w:tblStyle w:val="TableGrid"/>
        <w:tblW w:w="0" w:type="auto"/>
        <w:tblInd w:w="108" w:type="dxa"/>
        <w:tblLook w:val="04A0" w:firstRow="1" w:lastRow="0" w:firstColumn="1" w:lastColumn="0" w:noHBand="0" w:noVBand="1"/>
      </w:tblPr>
      <w:tblGrid>
        <w:gridCol w:w="2160"/>
        <w:gridCol w:w="1080"/>
        <w:gridCol w:w="1028"/>
        <w:gridCol w:w="1272"/>
        <w:gridCol w:w="1328"/>
        <w:gridCol w:w="1406"/>
        <w:gridCol w:w="1028"/>
      </w:tblGrid>
      <w:tr w:rsidR="005227DB" w14:paraId="16FF3891" w14:textId="77777777" w:rsidTr="009C24FA">
        <w:tc>
          <w:tcPr>
            <w:tcW w:w="2160" w:type="dxa"/>
            <w:shd w:val="clear" w:color="auto" w:fill="8DB3E2" w:themeFill="text2" w:themeFillTint="66"/>
          </w:tcPr>
          <w:p w14:paraId="483D887C" w14:textId="77777777" w:rsidR="005227DB" w:rsidRPr="00962297" w:rsidRDefault="005227DB" w:rsidP="001F6923">
            <w:r w:rsidRPr="00962297">
              <w:t>Business Purpose</w:t>
            </w:r>
          </w:p>
        </w:tc>
        <w:tc>
          <w:tcPr>
            <w:tcW w:w="1080" w:type="dxa"/>
            <w:shd w:val="clear" w:color="auto" w:fill="8DB3E2" w:themeFill="text2" w:themeFillTint="66"/>
          </w:tcPr>
          <w:p w14:paraId="7BA9E173" w14:textId="77777777" w:rsidR="005227DB" w:rsidRPr="00962297" w:rsidRDefault="005227DB" w:rsidP="001F6923">
            <w:r w:rsidRPr="00962297">
              <w:t>Interface System</w:t>
            </w:r>
          </w:p>
        </w:tc>
        <w:tc>
          <w:tcPr>
            <w:tcW w:w="1028" w:type="dxa"/>
            <w:shd w:val="clear" w:color="auto" w:fill="8DB3E2" w:themeFill="text2" w:themeFillTint="66"/>
          </w:tcPr>
          <w:p w14:paraId="3F3AE1E7" w14:textId="77777777" w:rsidR="005227DB" w:rsidRPr="00962297" w:rsidRDefault="005227DB" w:rsidP="001F6923">
            <w:r w:rsidRPr="00962297">
              <w:t>Message Format</w:t>
            </w:r>
          </w:p>
        </w:tc>
        <w:tc>
          <w:tcPr>
            <w:tcW w:w="1272" w:type="dxa"/>
            <w:shd w:val="clear" w:color="auto" w:fill="8DB3E2" w:themeFill="text2" w:themeFillTint="66"/>
          </w:tcPr>
          <w:p w14:paraId="50F92EC3" w14:textId="77777777" w:rsidR="005227DB" w:rsidRPr="00962297" w:rsidRDefault="005227DB" w:rsidP="001F6923">
            <w:r w:rsidRPr="00962297">
              <w:t>Transport</w:t>
            </w:r>
          </w:p>
        </w:tc>
        <w:tc>
          <w:tcPr>
            <w:tcW w:w="1328" w:type="dxa"/>
            <w:shd w:val="clear" w:color="auto" w:fill="8DB3E2" w:themeFill="text2" w:themeFillTint="66"/>
          </w:tcPr>
          <w:p w14:paraId="0283D280" w14:textId="77777777" w:rsidR="005227DB" w:rsidRPr="00962297" w:rsidRDefault="005227DB" w:rsidP="001F6923">
            <w:r w:rsidRPr="00962297">
              <w:t xml:space="preserve">Intermediary </w:t>
            </w:r>
          </w:p>
        </w:tc>
        <w:tc>
          <w:tcPr>
            <w:tcW w:w="1406" w:type="dxa"/>
            <w:shd w:val="clear" w:color="auto" w:fill="8DB3E2" w:themeFill="text2" w:themeFillTint="66"/>
          </w:tcPr>
          <w:p w14:paraId="162F1BF2" w14:textId="77777777" w:rsidR="005227DB" w:rsidRPr="00962297" w:rsidRDefault="005227DB" w:rsidP="001F6923">
            <w:r w:rsidRPr="00962297">
              <w:t>IDT Configuration Required</w:t>
            </w:r>
          </w:p>
        </w:tc>
        <w:tc>
          <w:tcPr>
            <w:tcW w:w="1028" w:type="dxa"/>
            <w:shd w:val="clear" w:color="auto" w:fill="8DB3E2" w:themeFill="text2" w:themeFillTint="66"/>
          </w:tcPr>
          <w:p w14:paraId="284FC32C" w14:textId="77777777" w:rsidR="005227DB" w:rsidRPr="00962297" w:rsidRDefault="005227DB" w:rsidP="001F6923">
            <w:r w:rsidRPr="00962297">
              <w:t>HLD Required</w:t>
            </w:r>
          </w:p>
        </w:tc>
      </w:tr>
      <w:tr w:rsidR="00CD7798" w14:paraId="01A5CF13" w14:textId="77777777" w:rsidTr="009C24FA">
        <w:trPr>
          <w:trHeight w:val="550"/>
        </w:trPr>
        <w:tc>
          <w:tcPr>
            <w:tcW w:w="2160" w:type="dxa"/>
          </w:tcPr>
          <w:p w14:paraId="5829D463" w14:textId="77777777" w:rsidR="00CD7798" w:rsidRDefault="00CD7798" w:rsidP="00CD7798">
            <w:r>
              <w:t>Request Real-Time Current Day Transactions</w:t>
            </w:r>
          </w:p>
        </w:tc>
        <w:tc>
          <w:tcPr>
            <w:tcW w:w="1080" w:type="dxa"/>
          </w:tcPr>
          <w:p w14:paraId="57C5BF44" w14:textId="77777777" w:rsidR="00CD7798" w:rsidRDefault="00CD7798" w:rsidP="00CD7798"/>
        </w:tc>
        <w:tc>
          <w:tcPr>
            <w:tcW w:w="1028" w:type="dxa"/>
          </w:tcPr>
          <w:p w14:paraId="584783B8" w14:textId="77777777" w:rsidR="00CD7798" w:rsidRDefault="00CD7798" w:rsidP="00CD7798">
            <w:ins w:id="2055" w:author="D'souza, Nigel" w:date="2019-08-28T15:13:00Z">
              <w:r>
                <w:t>SOAP</w:t>
              </w:r>
            </w:ins>
          </w:p>
        </w:tc>
        <w:tc>
          <w:tcPr>
            <w:tcW w:w="1272" w:type="dxa"/>
          </w:tcPr>
          <w:p w14:paraId="4A9518E3" w14:textId="77777777" w:rsidR="00CD7798" w:rsidRDefault="00CD7798" w:rsidP="00CD7798">
            <w:ins w:id="2056" w:author="D'souza, Nigel" w:date="2019-08-28T15:13:00Z">
              <w:r>
                <w:t>HTTPS</w:t>
              </w:r>
            </w:ins>
          </w:p>
        </w:tc>
        <w:tc>
          <w:tcPr>
            <w:tcW w:w="1328" w:type="dxa"/>
          </w:tcPr>
          <w:p w14:paraId="54E89DA5" w14:textId="77777777" w:rsidR="00CD7798" w:rsidRDefault="00CD7798" w:rsidP="00CD7798">
            <w:ins w:id="2057" w:author="D'souza, Nigel" w:date="2019-08-28T15:13:00Z">
              <w:r>
                <w:t>EIP</w:t>
              </w:r>
            </w:ins>
          </w:p>
        </w:tc>
        <w:tc>
          <w:tcPr>
            <w:tcW w:w="1406" w:type="dxa"/>
          </w:tcPr>
          <w:p w14:paraId="7AF4B355" w14:textId="77777777" w:rsidR="00CD7798" w:rsidRDefault="00CD7798" w:rsidP="00CD7798">
            <w:ins w:id="2058" w:author="D'souza, Nigel" w:date="2019-08-28T15:13:00Z">
              <w:r>
                <w:t>TBD</w:t>
              </w:r>
            </w:ins>
          </w:p>
        </w:tc>
        <w:tc>
          <w:tcPr>
            <w:tcW w:w="1028" w:type="dxa"/>
          </w:tcPr>
          <w:p w14:paraId="1890AF67" w14:textId="77777777" w:rsidR="00CD7798" w:rsidRDefault="00CD7798" w:rsidP="00CD7798">
            <w:ins w:id="2059" w:author="D'souza, Nigel" w:date="2019-08-28T15:13:00Z">
              <w:r>
                <w:t>No</w:t>
              </w:r>
            </w:ins>
          </w:p>
        </w:tc>
      </w:tr>
      <w:tr w:rsidR="00CD7798" w14:paraId="011BC691" w14:textId="77777777" w:rsidTr="009C24FA">
        <w:tc>
          <w:tcPr>
            <w:tcW w:w="2160" w:type="dxa"/>
          </w:tcPr>
          <w:p w14:paraId="5105B869" w14:textId="77777777" w:rsidR="00CD7798" w:rsidRDefault="00CD7798" w:rsidP="00CD7798">
            <w:r>
              <w:t>Receive Real-Time Current Day Transactions</w:t>
            </w:r>
          </w:p>
        </w:tc>
        <w:tc>
          <w:tcPr>
            <w:tcW w:w="1080" w:type="dxa"/>
          </w:tcPr>
          <w:p w14:paraId="638069F0" w14:textId="77777777" w:rsidR="00CD7798" w:rsidRDefault="00CD7798" w:rsidP="00CD7798"/>
        </w:tc>
        <w:tc>
          <w:tcPr>
            <w:tcW w:w="1028" w:type="dxa"/>
          </w:tcPr>
          <w:p w14:paraId="506D00AA" w14:textId="77777777" w:rsidR="00CD7798" w:rsidRDefault="00CD7798" w:rsidP="00CD7798">
            <w:ins w:id="2060" w:author="D'souza, Nigel" w:date="2019-08-28T15:13:00Z">
              <w:r>
                <w:t>SOAP</w:t>
              </w:r>
            </w:ins>
          </w:p>
        </w:tc>
        <w:tc>
          <w:tcPr>
            <w:tcW w:w="1272" w:type="dxa"/>
          </w:tcPr>
          <w:p w14:paraId="00BF69DB" w14:textId="77777777" w:rsidR="00CD7798" w:rsidRDefault="00CD7798" w:rsidP="00CD7798">
            <w:ins w:id="2061" w:author="D'souza, Nigel" w:date="2019-08-28T15:13:00Z">
              <w:r>
                <w:t>HTTPS</w:t>
              </w:r>
            </w:ins>
          </w:p>
        </w:tc>
        <w:tc>
          <w:tcPr>
            <w:tcW w:w="1328" w:type="dxa"/>
          </w:tcPr>
          <w:p w14:paraId="4A4C9FD8" w14:textId="77777777" w:rsidR="00CD7798" w:rsidRDefault="00CD7798" w:rsidP="00CD7798">
            <w:ins w:id="2062" w:author="D'souza, Nigel" w:date="2019-08-28T15:13:00Z">
              <w:r>
                <w:t>EIP</w:t>
              </w:r>
            </w:ins>
          </w:p>
        </w:tc>
        <w:tc>
          <w:tcPr>
            <w:tcW w:w="1406" w:type="dxa"/>
          </w:tcPr>
          <w:p w14:paraId="789CFE87" w14:textId="77777777" w:rsidR="00CD7798" w:rsidRDefault="00CD7798" w:rsidP="00CD7798">
            <w:ins w:id="2063" w:author="D'souza, Nigel" w:date="2019-08-28T15:13:00Z">
              <w:r>
                <w:t>TBD</w:t>
              </w:r>
            </w:ins>
          </w:p>
        </w:tc>
        <w:tc>
          <w:tcPr>
            <w:tcW w:w="1028" w:type="dxa"/>
          </w:tcPr>
          <w:p w14:paraId="39DD7D46" w14:textId="77777777" w:rsidR="00CD7798" w:rsidRDefault="00CD7798" w:rsidP="00CD7798">
            <w:ins w:id="2064" w:author="D'souza, Nigel" w:date="2019-08-28T15:13:00Z">
              <w:r>
                <w:t>No</w:t>
              </w:r>
            </w:ins>
          </w:p>
        </w:tc>
      </w:tr>
    </w:tbl>
    <w:p w14:paraId="219D5DE1" w14:textId="77777777" w:rsidR="0005752A" w:rsidRDefault="0005752A" w:rsidP="002F326A">
      <w:bookmarkStart w:id="2065" w:name="_Toc436906274"/>
    </w:p>
    <w:p w14:paraId="2D2732DE" w14:textId="77777777" w:rsidR="0089585A" w:rsidRPr="00A509C8" w:rsidRDefault="0089585A" w:rsidP="00A509C8">
      <w:pPr>
        <w:pStyle w:val="NormalIndent"/>
        <w:ind w:left="0"/>
      </w:pPr>
    </w:p>
    <w:p w14:paraId="53D7417B" w14:textId="77777777" w:rsidR="009E05EE" w:rsidRPr="00B0049C" w:rsidRDefault="009E05EE" w:rsidP="00583888">
      <w:pPr>
        <w:pStyle w:val="Heading2"/>
        <w:numPr>
          <w:ilvl w:val="2"/>
          <w:numId w:val="2"/>
        </w:numPr>
        <w:rPr>
          <w:color w:val="FF0000"/>
          <w:szCs w:val="20"/>
          <w:rPrChange w:id="2066" w:author="D'souza, Nigel" w:date="2019-09-30T16:11:00Z">
            <w:rPr>
              <w:color w:val="A6A6A6" w:themeColor="background1" w:themeShade="A6"/>
              <w:szCs w:val="20"/>
            </w:rPr>
          </w:rPrChange>
        </w:rPr>
      </w:pPr>
      <w:bookmarkStart w:id="2067" w:name="_Toc28956275"/>
      <w:r w:rsidRPr="00B0049C">
        <w:rPr>
          <w:color w:val="FF0000"/>
          <w:szCs w:val="20"/>
          <w:rPrChange w:id="2068" w:author="D'souza, Nigel" w:date="2019-09-30T16:11:00Z">
            <w:rPr>
              <w:color w:val="A6A6A6" w:themeColor="background1" w:themeShade="A6"/>
              <w:szCs w:val="20"/>
            </w:rPr>
          </w:rPrChange>
        </w:rPr>
        <w:t xml:space="preserve">Deposit Ticket </w:t>
      </w:r>
      <w:r w:rsidR="00396780" w:rsidRPr="00B0049C">
        <w:rPr>
          <w:color w:val="FF0000"/>
          <w:szCs w:val="20"/>
          <w:rPrChange w:id="2069" w:author="D'souza, Nigel" w:date="2019-09-30T16:11:00Z">
            <w:rPr>
              <w:color w:val="A6A6A6" w:themeColor="background1" w:themeShade="A6"/>
              <w:szCs w:val="20"/>
            </w:rPr>
          </w:rPrChange>
        </w:rPr>
        <w:t xml:space="preserve">Image </w:t>
      </w:r>
      <w:r w:rsidRPr="00B0049C">
        <w:rPr>
          <w:color w:val="FF0000"/>
          <w:szCs w:val="20"/>
          <w:rPrChange w:id="2070" w:author="D'souza, Nigel" w:date="2019-09-30T16:11:00Z">
            <w:rPr>
              <w:color w:val="A6A6A6" w:themeColor="background1" w:themeShade="A6"/>
              <w:szCs w:val="20"/>
            </w:rPr>
          </w:rPrChange>
        </w:rPr>
        <w:t>Retrieval</w:t>
      </w:r>
      <w:bookmarkEnd w:id="2065"/>
      <w:r w:rsidRPr="00B0049C">
        <w:rPr>
          <w:color w:val="FF0000"/>
          <w:szCs w:val="20"/>
          <w:rPrChange w:id="2071" w:author="D'souza, Nigel" w:date="2019-09-30T16:11:00Z">
            <w:rPr>
              <w:color w:val="A6A6A6" w:themeColor="background1" w:themeShade="A6"/>
              <w:szCs w:val="20"/>
            </w:rPr>
          </w:rPrChange>
        </w:rPr>
        <w:t xml:space="preserve"> </w:t>
      </w:r>
      <w:r w:rsidR="00CF5321" w:rsidRPr="00B0049C">
        <w:rPr>
          <w:color w:val="FF0000"/>
          <w:szCs w:val="20"/>
          <w:rPrChange w:id="2072" w:author="D'souza, Nigel" w:date="2019-09-30T16:11:00Z">
            <w:rPr>
              <w:color w:val="A6A6A6" w:themeColor="background1" w:themeShade="A6"/>
              <w:szCs w:val="20"/>
            </w:rPr>
          </w:rPrChange>
        </w:rPr>
        <w:t>(</w:t>
      </w:r>
      <w:del w:id="2073" w:author="D'souza, Nigel" w:date="2019-08-28T14:18:00Z">
        <w:r w:rsidR="00A22999" w:rsidRPr="00B0049C" w:rsidDel="008C124E">
          <w:rPr>
            <w:color w:val="FF0000"/>
            <w:szCs w:val="20"/>
            <w:rPrChange w:id="2074" w:author="D'souza, Nigel" w:date="2019-09-30T16:11:00Z">
              <w:rPr>
                <w:color w:val="A6A6A6" w:themeColor="background1" w:themeShade="A6"/>
                <w:szCs w:val="20"/>
              </w:rPr>
            </w:rPrChange>
          </w:rPr>
          <w:delText>Not in Scope</w:delText>
        </w:r>
      </w:del>
      <w:ins w:id="2075" w:author="D'souza, Nigel" w:date="2019-08-28T14:18:00Z">
        <w:r w:rsidR="00B0049C" w:rsidRPr="00B0049C">
          <w:rPr>
            <w:color w:val="FF0000"/>
            <w:szCs w:val="20"/>
            <w:rPrChange w:id="2076" w:author="D'souza, Nigel" w:date="2019-09-30T16:11:00Z">
              <w:rPr>
                <w:color w:val="A6A6A6" w:themeColor="background1" w:themeShade="A6"/>
                <w:szCs w:val="20"/>
              </w:rPr>
            </w:rPrChange>
          </w:rPr>
          <w:t>P3</w:t>
        </w:r>
      </w:ins>
      <w:r w:rsidR="00CF5321" w:rsidRPr="00B0049C">
        <w:rPr>
          <w:color w:val="FF0000"/>
          <w:szCs w:val="20"/>
          <w:rPrChange w:id="2077" w:author="D'souza, Nigel" w:date="2019-09-30T16:11:00Z">
            <w:rPr>
              <w:color w:val="A6A6A6" w:themeColor="background1" w:themeShade="A6"/>
              <w:szCs w:val="20"/>
            </w:rPr>
          </w:rPrChange>
        </w:rPr>
        <w:t>)</w:t>
      </w:r>
      <w:bookmarkEnd w:id="2067"/>
    </w:p>
    <w:p w14:paraId="03F7F12E" w14:textId="77777777" w:rsidR="009E05EE" w:rsidRDefault="009E05EE" w:rsidP="009E05EE">
      <w:pPr>
        <w:pStyle w:val="NormalIndent"/>
      </w:pPr>
    </w:p>
    <w:tbl>
      <w:tblPr>
        <w:tblStyle w:val="TableGrid"/>
        <w:tblW w:w="0" w:type="auto"/>
        <w:tblInd w:w="108" w:type="dxa"/>
        <w:tblLook w:val="04A0" w:firstRow="1" w:lastRow="0" w:firstColumn="1" w:lastColumn="0" w:noHBand="0" w:noVBand="1"/>
      </w:tblPr>
      <w:tblGrid>
        <w:gridCol w:w="2160"/>
        <w:gridCol w:w="1080"/>
        <w:gridCol w:w="1028"/>
        <w:gridCol w:w="1080"/>
        <w:gridCol w:w="1328"/>
        <w:gridCol w:w="1406"/>
        <w:gridCol w:w="1028"/>
      </w:tblGrid>
      <w:tr w:rsidR="009E05EE" w14:paraId="0C979629" w14:textId="77777777" w:rsidTr="00A27B6A">
        <w:tc>
          <w:tcPr>
            <w:tcW w:w="2160" w:type="dxa"/>
            <w:shd w:val="clear" w:color="auto" w:fill="8DB3E2" w:themeFill="text2" w:themeFillTint="66"/>
          </w:tcPr>
          <w:p w14:paraId="59EC1347" w14:textId="77777777" w:rsidR="009E05EE" w:rsidRPr="00962297" w:rsidRDefault="009E05EE" w:rsidP="00A27B6A">
            <w:r w:rsidRPr="00962297">
              <w:t>Business Purpose</w:t>
            </w:r>
          </w:p>
        </w:tc>
        <w:tc>
          <w:tcPr>
            <w:tcW w:w="1080" w:type="dxa"/>
            <w:shd w:val="clear" w:color="auto" w:fill="8DB3E2" w:themeFill="text2" w:themeFillTint="66"/>
          </w:tcPr>
          <w:p w14:paraId="50AC7304" w14:textId="77777777" w:rsidR="009E05EE" w:rsidRPr="00962297" w:rsidRDefault="009E05EE" w:rsidP="00A27B6A">
            <w:r w:rsidRPr="00962297">
              <w:t>Interface System</w:t>
            </w:r>
          </w:p>
        </w:tc>
        <w:tc>
          <w:tcPr>
            <w:tcW w:w="1028" w:type="dxa"/>
            <w:shd w:val="clear" w:color="auto" w:fill="8DB3E2" w:themeFill="text2" w:themeFillTint="66"/>
          </w:tcPr>
          <w:p w14:paraId="02C553B2" w14:textId="77777777" w:rsidR="009E05EE" w:rsidRPr="00962297" w:rsidRDefault="009E05EE" w:rsidP="00A27B6A">
            <w:r w:rsidRPr="00962297">
              <w:t>Message Format</w:t>
            </w:r>
          </w:p>
        </w:tc>
        <w:tc>
          <w:tcPr>
            <w:tcW w:w="1080" w:type="dxa"/>
            <w:shd w:val="clear" w:color="auto" w:fill="8DB3E2" w:themeFill="text2" w:themeFillTint="66"/>
          </w:tcPr>
          <w:p w14:paraId="67289513" w14:textId="77777777" w:rsidR="009E05EE" w:rsidRPr="00962297" w:rsidRDefault="009E05EE" w:rsidP="00A27B6A">
            <w:r w:rsidRPr="00962297">
              <w:t>Transport</w:t>
            </w:r>
          </w:p>
        </w:tc>
        <w:tc>
          <w:tcPr>
            <w:tcW w:w="1328" w:type="dxa"/>
            <w:shd w:val="clear" w:color="auto" w:fill="8DB3E2" w:themeFill="text2" w:themeFillTint="66"/>
          </w:tcPr>
          <w:p w14:paraId="1AEBE9B3" w14:textId="77777777" w:rsidR="009E05EE" w:rsidRPr="00962297" w:rsidRDefault="009E05EE" w:rsidP="00A27B6A">
            <w:r w:rsidRPr="00962297">
              <w:t xml:space="preserve">Intermediary </w:t>
            </w:r>
          </w:p>
        </w:tc>
        <w:tc>
          <w:tcPr>
            <w:tcW w:w="1406" w:type="dxa"/>
            <w:shd w:val="clear" w:color="auto" w:fill="8DB3E2" w:themeFill="text2" w:themeFillTint="66"/>
          </w:tcPr>
          <w:p w14:paraId="677142CE" w14:textId="77777777" w:rsidR="009E05EE" w:rsidRPr="00962297" w:rsidRDefault="009E05EE" w:rsidP="00A27B6A">
            <w:r w:rsidRPr="00962297">
              <w:t>IDT Configuration Required</w:t>
            </w:r>
          </w:p>
        </w:tc>
        <w:tc>
          <w:tcPr>
            <w:tcW w:w="1028" w:type="dxa"/>
            <w:shd w:val="clear" w:color="auto" w:fill="8DB3E2" w:themeFill="text2" w:themeFillTint="66"/>
          </w:tcPr>
          <w:p w14:paraId="7F1CBD50" w14:textId="77777777" w:rsidR="009E05EE" w:rsidRPr="00962297" w:rsidRDefault="009E05EE" w:rsidP="00A27B6A">
            <w:r w:rsidRPr="00962297">
              <w:t>HLD Required</w:t>
            </w:r>
          </w:p>
        </w:tc>
      </w:tr>
      <w:tr w:rsidR="00CD7798" w14:paraId="67F38E06" w14:textId="77777777" w:rsidTr="00A27B6A">
        <w:tc>
          <w:tcPr>
            <w:tcW w:w="2160" w:type="dxa"/>
          </w:tcPr>
          <w:p w14:paraId="2E684C2E" w14:textId="77777777" w:rsidR="00CD7798" w:rsidRDefault="00CD7798" w:rsidP="00CD7798">
            <w:r>
              <w:t>Request Deposit Ticket Image</w:t>
            </w:r>
          </w:p>
        </w:tc>
        <w:tc>
          <w:tcPr>
            <w:tcW w:w="1080" w:type="dxa"/>
          </w:tcPr>
          <w:p w14:paraId="723F5DC5" w14:textId="59952C4C" w:rsidR="00CD7798" w:rsidRDefault="007A0473" w:rsidP="00CD7798">
            <w:ins w:id="2078" w:author="D'souza, Nigel [2]" w:date="2020-01-03T14:13:00Z">
              <w:r>
                <w:t>IBX</w:t>
              </w:r>
            </w:ins>
          </w:p>
        </w:tc>
        <w:tc>
          <w:tcPr>
            <w:tcW w:w="1028" w:type="dxa"/>
          </w:tcPr>
          <w:p w14:paraId="03FD3F56" w14:textId="77777777" w:rsidR="00CD7798" w:rsidRDefault="00CD7798" w:rsidP="00CD7798">
            <w:ins w:id="2079" w:author="D'souza, Nigel" w:date="2019-08-28T15:13:00Z">
              <w:r>
                <w:t>SOAP</w:t>
              </w:r>
            </w:ins>
          </w:p>
        </w:tc>
        <w:tc>
          <w:tcPr>
            <w:tcW w:w="1080" w:type="dxa"/>
          </w:tcPr>
          <w:p w14:paraId="257387F5" w14:textId="77777777" w:rsidR="00CD7798" w:rsidRDefault="00CD7798" w:rsidP="00CD7798">
            <w:ins w:id="2080" w:author="D'souza, Nigel" w:date="2019-08-28T15:13:00Z">
              <w:r>
                <w:t>HTTPS</w:t>
              </w:r>
            </w:ins>
          </w:p>
        </w:tc>
        <w:tc>
          <w:tcPr>
            <w:tcW w:w="1328" w:type="dxa"/>
          </w:tcPr>
          <w:p w14:paraId="5C3380F1" w14:textId="77777777" w:rsidR="00CD7798" w:rsidRDefault="00CD7798" w:rsidP="00CD7798">
            <w:ins w:id="2081" w:author="D'souza, Nigel" w:date="2019-08-28T15:13:00Z">
              <w:r>
                <w:t>EIP</w:t>
              </w:r>
            </w:ins>
          </w:p>
        </w:tc>
        <w:tc>
          <w:tcPr>
            <w:tcW w:w="1406" w:type="dxa"/>
          </w:tcPr>
          <w:p w14:paraId="3EE68D92" w14:textId="77777777" w:rsidR="00CD7798" w:rsidRDefault="00CD7798" w:rsidP="00CD7798">
            <w:ins w:id="2082" w:author="D'souza, Nigel" w:date="2019-08-28T15:13:00Z">
              <w:r>
                <w:t>TBD</w:t>
              </w:r>
            </w:ins>
          </w:p>
        </w:tc>
        <w:tc>
          <w:tcPr>
            <w:tcW w:w="1028" w:type="dxa"/>
          </w:tcPr>
          <w:p w14:paraId="2DD1E2B9" w14:textId="77777777" w:rsidR="00CD7798" w:rsidRDefault="00CD7798" w:rsidP="00CD7798">
            <w:ins w:id="2083" w:author="D'souza, Nigel" w:date="2019-08-28T15:13:00Z">
              <w:r>
                <w:t>No</w:t>
              </w:r>
            </w:ins>
          </w:p>
        </w:tc>
      </w:tr>
      <w:tr w:rsidR="00CD7798" w14:paraId="1F3D18AC" w14:textId="77777777" w:rsidTr="00A27B6A">
        <w:tc>
          <w:tcPr>
            <w:tcW w:w="2160" w:type="dxa"/>
          </w:tcPr>
          <w:p w14:paraId="059C6C93" w14:textId="77777777" w:rsidR="00CD7798" w:rsidRDefault="00CD7798" w:rsidP="00CD7798">
            <w:r>
              <w:t>Receive Deposit Ticket Image</w:t>
            </w:r>
          </w:p>
        </w:tc>
        <w:tc>
          <w:tcPr>
            <w:tcW w:w="1080" w:type="dxa"/>
          </w:tcPr>
          <w:p w14:paraId="5CFE088F" w14:textId="4AD13ADF" w:rsidR="00CD7798" w:rsidRDefault="007A0473" w:rsidP="00CD7798">
            <w:ins w:id="2084" w:author="D'souza, Nigel [2]" w:date="2020-01-03T14:13:00Z">
              <w:r>
                <w:t>IBX</w:t>
              </w:r>
            </w:ins>
          </w:p>
        </w:tc>
        <w:tc>
          <w:tcPr>
            <w:tcW w:w="1028" w:type="dxa"/>
          </w:tcPr>
          <w:p w14:paraId="189B48E4" w14:textId="77777777" w:rsidR="00CD7798" w:rsidRDefault="00CD7798" w:rsidP="00CD7798">
            <w:ins w:id="2085" w:author="D'souza, Nigel" w:date="2019-08-28T15:13:00Z">
              <w:r>
                <w:t>SOAP</w:t>
              </w:r>
            </w:ins>
          </w:p>
        </w:tc>
        <w:tc>
          <w:tcPr>
            <w:tcW w:w="1080" w:type="dxa"/>
          </w:tcPr>
          <w:p w14:paraId="18481EBC" w14:textId="77777777" w:rsidR="00CD7798" w:rsidRDefault="00CD7798" w:rsidP="00CD7798">
            <w:ins w:id="2086" w:author="D'souza, Nigel" w:date="2019-08-28T15:13:00Z">
              <w:r>
                <w:t>HTTPS</w:t>
              </w:r>
            </w:ins>
          </w:p>
        </w:tc>
        <w:tc>
          <w:tcPr>
            <w:tcW w:w="1328" w:type="dxa"/>
          </w:tcPr>
          <w:p w14:paraId="21CFC5DA" w14:textId="77777777" w:rsidR="00CD7798" w:rsidRDefault="00CD7798" w:rsidP="00CD7798">
            <w:ins w:id="2087" w:author="D'souza, Nigel" w:date="2019-08-28T15:13:00Z">
              <w:r>
                <w:t>EIP</w:t>
              </w:r>
            </w:ins>
          </w:p>
        </w:tc>
        <w:tc>
          <w:tcPr>
            <w:tcW w:w="1406" w:type="dxa"/>
          </w:tcPr>
          <w:p w14:paraId="3AE5EE79" w14:textId="77777777" w:rsidR="00CD7798" w:rsidRDefault="00CD7798" w:rsidP="00CD7798">
            <w:ins w:id="2088" w:author="D'souza, Nigel" w:date="2019-08-28T15:13:00Z">
              <w:r>
                <w:t>TBD</w:t>
              </w:r>
            </w:ins>
          </w:p>
        </w:tc>
        <w:tc>
          <w:tcPr>
            <w:tcW w:w="1028" w:type="dxa"/>
          </w:tcPr>
          <w:p w14:paraId="21FA6D3A" w14:textId="77777777" w:rsidR="00CD7798" w:rsidRDefault="00CD7798" w:rsidP="00CD7798">
            <w:ins w:id="2089" w:author="D'souza, Nigel" w:date="2019-08-28T15:13:00Z">
              <w:r>
                <w:t>No</w:t>
              </w:r>
            </w:ins>
          </w:p>
        </w:tc>
      </w:tr>
    </w:tbl>
    <w:p w14:paraId="05E846B8" w14:textId="77777777" w:rsidR="009E05EE" w:rsidRDefault="009E05EE" w:rsidP="009E05EE">
      <w:pPr>
        <w:rPr>
          <w:szCs w:val="20"/>
        </w:rPr>
      </w:pPr>
    </w:p>
    <w:p w14:paraId="3AEDB837" w14:textId="77777777" w:rsidR="009E05EE" w:rsidRDefault="009E05EE" w:rsidP="009E05EE">
      <w:pPr>
        <w:rPr>
          <w:rFonts w:ascii="Arial Narrow" w:hAnsi="Arial Narrow" w:cs="Arial"/>
          <w:b/>
          <w:bCs/>
          <w:color w:val="336999"/>
          <w:sz w:val="28"/>
          <w:szCs w:val="20"/>
        </w:rPr>
      </w:pPr>
      <w:r>
        <w:rPr>
          <w:szCs w:val="20"/>
        </w:rPr>
        <w:br w:type="page"/>
      </w:r>
      <w:commentRangeStart w:id="2090"/>
      <w:commentRangeEnd w:id="2090"/>
      <w:r w:rsidR="0045088A">
        <w:rPr>
          <w:rStyle w:val="CommentReference"/>
          <w:lang w:val="en-GB"/>
        </w:rPr>
        <w:commentReference w:id="2090"/>
      </w:r>
      <w:commentRangeStart w:id="2091"/>
      <w:commentRangeEnd w:id="2091"/>
      <w:r w:rsidR="007A0473">
        <w:rPr>
          <w:rStyle w:val="CommentReference"/>
          <w:lang w:val="en-GB"/>
        </w:rPr>
        <w:commentReference w:id="2091"/>
      </w:r>
    </w:p>
    <w:p w14:paraId="4CC0F8BC" w14:textId="77777777" w:rsidR="009E05EE" w:rsidRPr="00727BA1" w:rsidRDefault="009E05EE" w:rsidP="00583888">
      <w:pPr>
        <w:pStyle w:val="Heading2"/>
        <w:numPr>
          <w:ilvl w:val="2"/>
          <w:numId w:val="2"/>
        </w:numPr>
        <w:rPr>
          <w:szCs w:val="20"/>
          <w:rPrChange w:id="2092" w:author="D'souza, Nigel" w:date="2019-08-28T14:03:00Z">
            <w:rPr>
              <w:color w:val="A6A6A6" w:themeColor="background1" w:themeShade="A6"/>
              <w:szCs w:val="20"/>
            </w:rPr>
          </w:rPrChange>
        </w:rPr>
      </w:pPr>
      <w:bookmarkStart w:id="2093" w:name="_Toc436906275"/>
      <w:bookmarkStart w:id="2094" w:name="_Toc28956276"/>
      <w:r w:rsidRPr="00727BA1">
        <w:rPr>
          <w:szCs w:val="20"/>
          <w:rPrChange w:id="2095" w:author="D'souza, Nigel" w:date="2019-08-28T14:03:00Z">
            <w:rPr>
              <w:color w:val="A6A6A6" w:themeColor="background1" w:themeShade="A6"/>
              <w:szCs w:val="20"/>
            </w:rPr>
          </w:rPrChange>
        </w:rPr>
        <w:lastRenderedPageBreak/>
        <w:t>Image Search</w:t>
      </w:r>
      <w:bookmarkEnd w:id="2093"/>
      <w:bookmarkEnd w:id="2094"/>
      <w:del w:id="2096" w:author="D'souza, Nigel" w:date="2019-08-28T14:03:00Z">
        <w:r w:rsidR="00CF5321" w:rsidRPr="00727BA1" w:rsidDel="00727BA1">
          <w:rPr>
            <w:szCs w:val="20"/>
            <w:rPrChange w:id="2097" w:author="D'souza, Nigel" w:date="2019-08-28T14:03:00Z">
              <w:rPr>
                <w:color w:val="A6A6A6" w:themeColor="background1" w:themeShade="A6"/>
                <w:szCs w:val="20"/>
              </w:rPr>
            </w:rPrChange>
          </w:rPr>
          <w:delText xml:space="preserve"> (</w:delText>
        </w:r>
        <w:r w:rsidR="00A22999" w:rsidRPr="00727BA1" w:rsidDel="00727BA1">
          <w:rPr>
            <w:szCs w:val="20"/>
            <w:rPrChange w:id="2098" w:author="D'souza, Nigel" w:date="2019-08-28T14:03:00Z">
              <w:rPr>
                <w:color w:val="A6A6A6" w:themeColor="background1" w:themeShade="A6"/>
                <w:szCs w:val="20"/>
              </w:rPr>
            </w:rPrChange>
          </w:rPr>
          <w:delText>Not in Scope</w:delText>
        </w:r>
        <w:r w:rsidR="00CF5321" w:rsidRPr="00727BA1" w:rsidDel="00727BA1">
          <w:rPr>
            <w:szCs w:val="20"/>
            <w:rPrChange w:id="2099" w:author="D'souza, Nigel" w:date="2019-08-28T14:03:00Z">
              <w:rPr>
                <w:color w:val="A6A6A6" w:themeColor="background1" w:themeShade="A6"/>
                <w:szCs w:val="20"/>
              </w:rPr>
            </w:rPrChange>
          </w:rPr>
          <w:delText>)</w:delText>
        </w:r>
      </w:del>
    </w:p>
    <w:p w14:paraId="22132D93" w14:textId="77777777" w:rsidR="00D754A1" w:rsidRDefault="00D754A1">
      <w:pPr>
        <w:pStyle w:val="NormalIndent"/>
        <w:ind w:left="720"/>
        <w:rPr>
          <w:ins w:id="2100" w:author="D'souza, Nigel" w:date="2019-08-28T14:11:00Z"/>
        </w:rPr>
        <w:pPrChange w:id="2101" w:author="D'souza, Nigel" w:date="2019-08-28T14:11:00Z">
          <w:pPr>
            <w:pStyle w:val="NormalIndent"/>
          </w:pPr>
        </w:pPrChange>
      </w:pPr>
      <w:ins w:id="2102" w:author="D'souza, Nigel" w:date="2019-08-28T14:11:00Z">
        <w:r>
          <w:t xml:space="preserve">   MUFG - image search will be </w:t>
        </w:r>
      </w:ins>
      <w:ins w:id="2103" w:author="D'souza, Nigel" w:date="2019-09-30T16:12:00Z">
        <w:r w:rsidR="00B0049C">
          <w:t>available</w:t>
        </w:r>
      </w:ins>
      <w:ins w:id="2104" w:author="D'souza, Nigel" w:date="2019-08-28T14:11:00Z">
        <w:r>
          <w:t xml:space="preserve"> via </w:t>
        </w:r>
        <w:proofErr w:type="spellStart"/>
        <w:r>
          <w:t>VisionIP</w:t>
        </w:r>
        <w:proofErr w:type="spellEnd"/>
        <w:r>
          <w:t xml:space="preserve"> (</w:t>
        </w:r>
      </w:ins>
      <w:ins w:id="2105" w:author="D'souza, Nigel" w:date="2019-09-30T16:12:00Z">
        <w:r w:rsidR="00B0049C">
          <w:t>Customer Check Paid Image</w:t>
        </w:r>
      </w:ins>
      <w:ins w:id="2106" w:author="D'souza, Nigel" w:date="2019-08-28T14:11:00Z">
        <w:r>
          <w:t xml:space="preserve">).  Lockbox check image will need to be </w:t>
        </w:r>
      </w:ins>
      <w:ins w:id="2107" w:author="D'souza, Nigel" w:date="2019-09-30T16:12:00Z">
        <w:r w:rsidR="00B0049C">
          <w:t>viewed</w:t>
        </w:r>
      </w:ins>
      <w:ins w:id="2108" w:author="D'souza, Nigel" w:date="2019-08-28T14:11:00Z">
        <w:r>
          <w:t xml:space="preserve"> on BNYM Check Manager.</w:t>
        </w:r>
      </w:ins>
    </w:p>
    <w:p w14:paraId="54C81BBF" w14:textId="77777777" w:rsidR="00D754A1" w:rsidRDefault="00D754A1">
      <w:pPr>
        <w:pStyle w:val="NormalIndent"/>
        <w:ind w:left="720"/>
        <w:rPr>
          <w:ins w:id="2109" w:author="D'souza, Nigel" w:date="2019-08-28T14:11:00Z"/>
        </w:rPr>
        <w:pPrChange w:id="2110" w:author="D'souza, Nigel" w:date="2019-08-28T14:11:00Z">
          <w:pPr>
            <w:pStyle w:val="NormalIndent"/>
          </w:pPr>
        </w:pPrChange>
      </w:pPr>
    </w:p>
    <w:p w14:paraId="1BDD42D5" w14:textId="77777777" w:rsidR="009E05EE" w:rsidRDefault="00D754A1">
      <w:pPr>
        <w:pStyle w:val="NormalIndent"/>
        <w:ind w:left="720"/>
        <w:rPr>
          <w:ins w:id="2111" w:author="D'souza, Nigel" w:date="2019-08-28T14:11:00Z"/>
        </w:rPr>
        <w:pPrChange w:id="2112" w:author="D'souza, Nigel" w:date="2019-08-28T14:11:00Z">
          <w:pPr>
            <w:pStyle w:val="NormalIndent"/>
          </w:pPr>
        </w:pPrChange>
      </w:pPr>
      <w:ins w:id="2113" w:author="D'souza, Nigel" w:date="2019-08-28T14:11:00Z">
        <w:r>
          <w:t xml:space="preserve">  MUB - image search will be available via IBX. Applicable to both Check Images and </w:t>
        </w:r>
      </w:ins>
      <w:commentRangeStart w:id="2114"/>
      <w:ins w:id="2115" w:author="D'souza, Nigel" w:date="2019-09-30T16:12:00Z">
        <w:r w:rsidR="00B0049C">
          <w:t>Deposit</w:t>
        </w:r>
      </w:ins>
      <w:ins w:id="2116" w:author="D'souza, Nigel" w:date="2019-08-28T14:11:00Z">
        <w:r>
          <w:t xml:space="preserve"> </w:t>
        </w:r>
      </w:ins>
      <w:commentRangeEnd w:id="2114"/>
      <w:r w:rsidR="000C37DA">
        <w:rPr>
          <w:rStyle w:val="CommentReference"/>
          <w:lang w:val="en-GB"/>
        </w:rPr>
        <w:commentReference w:id="2114"/>
      </w:r>
      <w:ins w:id="2117" w:author="D'souza, Nigel" w:date="2019-08-28T14:11:00Z">
        <w:r>
          <w:t>Images.</w:t>
        </w:r>
      </w:ins>
    </w:p>
    <w:p w14:paraId="1259B40F" w14:textId="77777777" w:rsidR="00D754A1" w:rsidRDefault="00D754A1">
      <w:pPr>
        <w:pStyle w:val="NormalIndent"/>
        <w:ind w:left="720"/>
        <w:pPrChange w:id="2118" w:author="D'souza, Nigel" w:date="2019-08-28T14:11:00Z">
          <w:pPr>
            <w:pStyle w:val="NormalIndent"/>
          </w:pPr>
        </w:pPrChange>
      </w:pPr>
    </w:p>
    <w:tbl>
      <w:tblPr>
        <w:tblStyle w:val="TableGrid"/>
        <w:tblW w:w="0" w:type="auto"/>
        <w:tblInd w:w="108" w:type="dxa"/>
        <w:tblLook w:val="04A0" w:firstRow="1" w:lastRow="0" w:firstColumn="1" w:lastColumn="0" w:noHBand="0" w:noVBand="1"/>
      </w:tblPr>
      <w:tblGrid>
        <w:gridCol w:w="2160"/>
        <w:gridCol w:w="1080"/>
        <w:gridCol w:w="1028"/>
        <w:gridCol w:w="1080"/>
        <w:gridCol w:w="1328"/>
        <w:gridCol w:w="1406"/>
        <w:gridCol w:w="1028"/>
      </w:tblGrid>
      <w:tr w:rsidR="009E05EE" w14:paraId="463986C4" w14:textId="77777777" w:rsidTr="002F326A">
        <w:trPr>
          <w:trHeight w:val="757"/>
        </w:trPr>
        <w:tc>
          <w:tcPr>
            <w:tcW w:w="2160" w:type="dxa"/>
            <w:shd w:val="clear" w:color="auto" w:fill="8DB3E2" w:themeFill="text2" w:themeFillTint="66"/>
          </w:tcPr>
          <w:p w14:paraId="165D4C4A" w14:textId="77777777" w:rsidR="009E05EE" w:rsidRPr="00962297" w:rsidRDefault="009E05EE" w:rsidP="00A27B6A">
            <w:r w:rsidRPr="00962297">
              <w:t>Business Purpose</w:t>
            </w:r>
          </w:p>
        </w:tc>
        <w:tc>
          <w:tcPr>
            <w:tcW w:w="1080" w:type="dxa"/>
            <w:shd w:val="clear" w:color="auto" w:fill="8DB3E2" w:themeFill="text2" w:themeFillTint="66"/>
          </w:tcPr>
          <w:p w14:paraId="14446623" w14:textId="77777777" w:rsidR="009E05EE" w:rsidRPr="00962297" w:rsidRDefault="009E05EE" w:rsidP="00A27B6A">
            <w:r w:rsidRPr="00962297">
              <w:t>Interface System</w:t>
            </w:r>
          </w:p>
        </w:tc>
        <w:tc>
          <w:tcPr>
            <w:tcW w:w="1028" w:type="dxa"/>
            <w:shd w:val="clear" w:color="auto" w:fill="8DB3E2" w:themeFill="text2" w:themeFillTint="66"/>
          </w:tcPr>
          <w:p w14:paraId="1F0F097C" w14:textId="77777777" w:rsidR="009E05EE" w:rsidRPr="00962297" w:rsidRDefault="009E05EE" w:rsidP="00A27B6A">
            <w:r w:rsidRPr="00962297">
              <w:t>Message Format</w:t>
            </w:r>
          </w:p>
        </w:tc>
        <w:tc>
          <w:tcPr>
            <w:tcW w:w="1080" w:type="dxa"/>
            <w:shd w:val="clear" w:color="auto" w:fill="8DB3E2" w:themeFill="text2" w:themeFillTint="66"/>
          </w:tcPr>
          <w:p w14:paraId="1EEB9970" w14:textId="77777777" w:rsidR="009E05EE" w:rsidRPr="00962297" w:rsidRDefault="009E05EE" w:rsidP="00A27B6A">
            <w:r w:rsidRPr="00962297">
              <w:t>Transport</w:t>
            </w:r>
          </w:p>
        </w:tc>
        <w:tc>
          <w:tcPr>
            <w:tcW w:w="1328" w:type="dxa"/>
            <w:shd w:val="clear" w:color="auto" w:fill="8DB3E2" w:themeFill="text2" w:themeFillTint="66"/>
          </w:tcPr>
          <w:p w14:paraId="4F6A2ACA" w14:textId="77777777" w:rsidR="009E05EE" w:rsidRPr="00962297" w:rsidRDefault="009E05EE" w:rsidP="00A27B6A">
            <w:r w:rsidRPr="00962297">
              <w:t xml:space="preserve">Intermediary </w:t>
            </w:r>
          </w:p>
        </w:tc>
        <w:tc>
          <w:tcPr>
            <w:tcW w:w="1406" w:type="dxa"/>
            <w:shd w:val="clear" w:color="auto" w:fill="8DB3E2" w:themeFill="text2" w:themeFillTint="66"/>
          </w:tcPr>
          <w:p w14:paraId="36F85DB3" w14:textId="77777777" w:rsidR="009E05EE" w:rsidRPr="00962297" w:rsidRDefault="009E05EE" w:rsidP="00A27B6A">
            <w:r w:rsidRPr="00962297">
              <w:t>IDT Configuration Required</w:t>
            </w:r>
          </w:p>
        </w:tc>
        <w:tc>
          <w:tcPr>
            <w:tcW w:w="1028" w:type="dxa"/>
            <w:shd w:val="clear" w:color="auto" w:fill="8DB3E2" w:themeFill="text2" w:themeFillTint="66"/>
          </w:tcPr>
          <w:p w14:paraId="712F7F74" w14:textId="77777777" w:rsidR="009E05EE" w:rsidRPr="00962297" w:rsidRDefault="009E05EE" w:rsidP="00A27B6A">
            <w:r w:rsidRPr="00962297">
              <w:t>HLD Required</w:t>
            </w:r>
          </w:p>
        </w:tc>
      </w:tr>
      <w:tr w:rsidR="00430814" w14:paraId="095648C7" w14:textId="77777777" w:rsidTr="00A27B6A">
        <w:tc>
          <w:tcPr>
            <w:tcW w:w="2160" w:type="dxa"/>
          </w:tcPr>
          <w:p w14:paraId="27F3F056" w14:textId="77777777" w:rsidR="00430814" w:rsidRDefault="00430814" w:rsidP="00430814">
            <w:r>
              <w:t>Request List of Available Images</w:t>
            </w:r>
          </w:p>
        </w:tc>
        <w:tc>
          <w:tcPr>
            <w:tcW w:w="1080" w:type="dxa"/>
          </w:tcPr>
          <w:p w14:paraId="5457D2A1" w14:textId="77777777" w:rsidR="00430814" w:rsidRDefault="00430814" w:rsidP="00430814"/>
        </w:tc>
        <w:tc>
          <w:tcPr>
            <w:tcW w:w="1028" w:type="dxa"/>
          </w:tcPr>
          <w:p w14:paraId="48385DF4" w14:textId="77777777" w:rsidR="00430814" w:rsidRDefault="00430814" w:rsidP="00430814">
            <w:ins w:id="2119" w:author="D'souza, Nigel" w:date="2019-08-28T14:04:00Z">
              <w:r>
                <w:t>SOAP</w:t>
              </w:r>
            </w:ins>
          </w:p>
        </w:tc>
        <w:tc>
          <w:tcPr>
            <w:tcW w:w="1080" w:type="dxa"/>
          </w:tcPr>
          <w:p w14:paraId="35792FF6" w14:textId="77777777" w:rsidR="00430814" w:rsidRDefault="00430814" w:rsidP="00430814">
            <w:ins w:id="2120" w:author="D'souza, Nigel" w:date="2019-08-28T14:04:00Z">
              <w:r>
                <w:t>HTTPS</w:t>
              </w:r>
            </w:ins>
          </w:p>
        </w:tc>
        <w:tc>
          <w:tcPr>
            <w:tcW w:w="1328" w:type="dxa"/>
          </w:tcPr>
          <w:p w14:paraId="0531AD70" w14:textId="77777777" w:rsidR="00430814" w:rsidRDefault="00430814" w:rsidP="00430814">
            <w:ins w:id="2121" w:author="D'souza, Nigel" w:date="2019-08-28T14:04:00Z">
              <w:r>
                <w:t>EIP</w:t>
              </w:r>
            </w:ins>
          </w:p>
        </w:tc>
        <w:tc>
          <w:tcPr>
            <w:tcW w:w="1406" w:type="dxa"/>
          </w:tcPr>
          <w:p w14:paraId="5DD75696" w14:textId="77777777" w:rsidR="00430814" w:rsidRDefault="00FE7450" w:rsidP="00430814">
            <w:ins w:id="2122" w:author="D'souza, Nigel" w:date="2019-08-28T14:05:00Z">
              <w:r>
                <w:t>Yes</w:t>
              </w:r>
            </w:ins>
          </w:p>
        </w:tc>
        <w:tc>
          <w:tcPr>
            <w:tcW w:w="1028" w:type="dxa"/>
          </w:tcPr>
          <w:p w14:paraId="29219B79" w14:textId="77777777" w:rsidR="00430814" w:rsidRDefault="00FE7450" w:rsidP="00430814">
            <w:ins w:id="2123" w:author="D'souza, Nigel" w:date="2019-08-28T14:04:00Z">
              <w:r>
                <w:t>No</w:t>
              </w:r>
            </w:ins>
          </w:p>
        </w:tc>
      </w:tr>
      <w:tr w:rsidR="00430814" w14:paraId="3F8BB22E" w14:textId="77777777" w:rsidTr="00A27B6A">
        <w:tc>
          <w:tcPr>
            <w:tcW w:w="2160" w:type="dxa"/>
          </w:tcPr>
          <w:p w14:paraId="4E32A946" w14:textId="77777777" w:rsidR="00430814" w:rsidRDefault="00430814" w:rsidP="00430814">
            <w:r>
              <w:t>Receive List of Available Images</w:t>
            </w:r>
          </w:p>
        </w:tc>
        <w:tc>
          <w:tcPr>
            <w:tcW w:w="1080" w:type="dxa"/>
          </w:tcPr>
          <w:p w14:paraId="0894B800" w14:textId="77777777" w:rsidR="00430814" w:rsidRDefault="00430814" w:rsidP="00430814"/>
        </w:tc>
        <w:tc>
          <w:tcPr>
            <w:tcW w:w="1028" w:type="dxa"/>
          </w:tcPr>
          <w:p w14:paraId="4C639C1C" w14:textId="77777777" w:rsidR="00430814" w:rsidRDefault="00430814" w:rsidP="00430814">
            <w:ins w:id="2124" w:author="D'souza, Nigel" w:date="2019-08-28T14:04:00Z">
              <w:r>
                <w:t>SOAP</w:t>
              </w:r>
            </w:ins>
          </w:p>
        </w:tc>
        <w:tc>
          <w:tcPr>
            <w:tcW w:w="1080" w:type="dxa"/>
          </w:tcPr>
          <w:p w14:paraId="2468BC49" w14:textId="77777777" w:rsidR="00430814" w:rsidRDefault="00430814" w:rsidP="00430814">
            <w:ins w:id="2125" w:author="D'souza, Nigel" w:date="2019-08-28T14:04:00Z">
              <w:r>
                <w:t>HTTPS</w:t>
              </w:r>
            </w:ins>
          </w:p>
        </w:tc>
        <w:tc>
          <w:tcPr>
            <w:tcW w:w="1328" w:type="dxa"/>
          </w:tcPr>
          <w:p w14:paraId="610BF563" w14:textId="77777777" w:rsidR="00430814" w:rsidRDefault="00430814" w:rsidP="00430814">
            <w:ins w:id="2126" w:author="D'souza, Nigel" w:date="2019-08-28T14:04:00Z">
              <w:r>
                <w:t>EIP</w:t>
              </w:r>
            </w:ins>
          </w:p>
        </w:tc>
        <w:tc>
          <w:tcPr>
            <w:tcW w:w="1406" w:type="dxa"/>
          </w:tcPr>
          <w:p w14:paraId="22D1D200" w14:textId="77777777" w:rsidR="00430814" w:rsidRDefault="00FE7450" w:rsidP="00430814">
            <w:ins w:id="2127" w:author="D'souza, Nigel" w:date="2019-08-28T14:05:00Z">
              <w:r>
                <w:t>Yes</w:t>
              </w:r>
            </w:ins>
          </w:p>
        </w:tc>
        <w:tc>
          <w:tcPr>
            <w:tcW w:w="1028" w:type="dxa"/>
          </w:tcPr>
          <w:p w14:paraId="66720737" w14:textId="77777777" w:rsidR="00430814" w:rsidRDefault="00FE7450" w:rsidP="00430814">
            <w:ins w:id="2128" w:author="D'souza, Nigel" w:date="2019-08-28T14:05:00Z">
              <w:r>
                <w:t>No</w:t>
              </w:r>
            </w:ins>
          </w:p>
        </w:tc>
      </w:tr>
    </w:tbl>
    <w:p w14:paraId="6D3F6972" w14:textId="77777777" w:rsidR="009E05EE" w:rsidRDefault="009E05EE" w:rsidP="009E05EE"/>
    <w:p w14:paraId="34BD3958" w14:textId="77777777" w:rsidR="009E05EE" w:rsidRPr="006C78F2" w:rsidRDefault="009E05EE" w:rsidP="00583888">
      <w:pPr>
        <w:pStyle w:val="Heading2"/>
        <w:numPr>
          <w:ilvl w:val="2"/>
          <w:numId w:val="2"/>
        </w:numPr>
        <w:rPr>
          <w:color w:val="FF0000"/>
          <w:szCs w:val="20"/>
          <w:rPrChange w:id="2129" w:author="D'souza, Nigel" w:date="2019-09-30T16:13:00Z">
            <w:rPr>
              <w:color w:val="A6A6A6" w:themeColor="background1" w:themeShade="A6"/>
              <w:szCs w:val="20"/>
            </w:rPr>
          </w:rPrChange>
        </w:rPr>
      </w:pPr>
      <w:bookmarkStart w:id="2130" w:name="_Toc436906276"/>
      <w:bookmarkStart w:id="2131" w:name="_Toc28956277"/>
      <w:r w:rsidRPr="006C78F2">
        <w:rPr>
          <w:color w:val="FF0000"/>
          <w:szCs w:val="20"/>
          <w:rPrChange w:id="2132" w:author="D'souza, Nigel" w:date="2019-09-30T16:13:00Z">
            <w:rPr>
              <w:color w:val="A6A6A6" w:themeColor="background1" w:themeShade="A6"/>
              <w:szCs w:val="20"/>
            </w:rPr>
          </w:rPrChange>
        </w:rPr>
        <w:t>Deposit Ticket Detail Item Image Retrieval</w:t>
      </w:r>
      <w:bookmarkEnd w:id="2130"/>
      <w:r w:rsidR="00CF5321" w:rsidRPr="006C78F2">
        <w:rPr>
          <w:color w:val="FF0000"/>
          <w:szCs w:val="20"/>
          <w:rPrChange w:id="2133" w:author="D'souza, Nigel" w:date="2019-09-30T16:13:00Z">
            <w:rPr>
              <w:color w:val="A6A6A6" w:themeColor="background1" w:themeShade="A6"/>
              <w:szCs w:val="20"/>
            </w:rPr>
          </w:rPrChange>
        </w:rPr>
        <w:t xml:space="preserve"> (</w:t>
      </w:r>
      <w:del w:id="2134" w:author="D'souza, Nigel" w:date="2019-08-28T14:18:00Z">
        <w:r w:rsidR="00A22999" w:rsidRPr="006C78F2" w:rsidDel="008C124E">
          <w:rPr>
            <w:color w:val="FF0000"/>
            <w:szCs w:val="20"/>
            <w:rPrChange w:id="2135" w:author="D'souza, Nigel" w:date="2019-09-30T16:13:00Z">
              <w:rPr>
                <w:color w:val="A6A6A6" w:themeColor="background1" w:themeShade="A6"/>
                <w:szCs w:val="20"/>
              </w:rPr>
            </w:rPrChange>
          </w:rPr>
          <w:delText>Not in Scope</w:delText>
        </w:r>
      </w:del>
      <w:ins w:id="2136" w:author="D'souza, Nigel" w:date="2019-08-28T14:18:00Z">
        <w:r w:rsidR="008C124E" w:rsidRPr="006C78F2">
          <w:rPr>
            <w:color w:val="FF0000"/>
            <w:szCs w:val="20"/>
            <w:rPrChange w:id="2137" w:author="D'souza, Nigel" w:date="2019-09-30T16:13:00Z">
              <w:rPr>
                <w:color w:val="A6A6A6" w:themeColor="background1" w:themeShade="A6"/>
                <w:szCs w:val="20"/>
              </w:rPr>
            </w:rPrChange>
          </w:rPr>
          <w:t>P3</w:t>
        </w:r>
      </w:ins>
      <w:r w:rsidR="00CF5321" w:rsidRPr="006C78F2">
        <w:rPr>
          <w:color w:val="FF0000"/>
          <w:szCs w:val="20"/>
          <w:rPrChange w:id="2138" w:author="D'souza, Nigel" w:date="2019-09-30T16:13:00Z">
            <w:rPr>
              <w:color w:val="A6A6A6" w:themeColor="background1" w:themeShade="A6"/>
              <w:szCs w:val="20"/>
            </w:rPr>
          </w:rPrChange>
        </w:rPr>
        <w:t>)</w:t>
      </w:r>
      <w:bookmarkEnd w:id="2131"/>
    </w:p>
    <w:p w14:paraId="5A4DB36B" w14:textId="77777777" w:rsidR="009E05EE" w:rsidRDefault="009E05EE" w:rsidP="009E05EE">
      <w:pPr>
        <w:pStyle w:val="NormalIndent"/>
      </w:pPr>
    </w:p>
    <w:tbl>
      <w:tblPr>
        <w:tblStyle w:val="TableGrid"/>
        <w:tblW w:w="0" w:type="auto"/>
        <w:tblInd w:w="108" w:type="dxa"/>
        <w:tblLook w:val="04A0" w:firstRow="1" w:lastRow="0" w:firstColumn="1" w:lastColumn="0" w:noHBand="0" w:noVBand="1"/>
      </w:tblPr>
      <w:tblGrid>
        <w:gridCol w:w="2160"/>
        <w:gridCol w:w="1080"/>
        <w:gridCol w:w="1028"/>
        <w:gridCol w:w="1080"/>
        <w:gridCol w:w="1328"/>
        <w:gridCol w:w="1406"/>
        <w:gridCol w:w="1028"/>
      </w:tblGrid>
      <w:tr w:rsidR="009E05EE" w14:paraId="0A233E3F" w14:textId="77777777" w:rsidTr="00A27B6A">
        <w:tc>
          <w:tcPr>
            <w:tcW w:w="2160" w:type="dxa"/>
            <w:shd w:val="clear" w:color="auto" w:fill="8DB3E2" w:themeFill="text2" w:themeFillTint="66"/>
          </w:tcPr>
          <w:p w14:paraId="71E8F087" w14:textId="77777777" w:rsidR="009E05EE" w:rsidRPr="00962297" w:rsidRDefault="009E05EE" w:rsidP="00A27B6A">
            <w:r w:rsidRPr="00962297">
              <w:t>Business Purpose</w:t>
            </w:r>
          </w:p>
        </w:tc>
        <w:tc>
          <w:tcPr>
            <w:tcW w:w="1080" w:type="dxa"/>
            <w:shd w:val="clear" w:color="auto" w:fill="8DB3E2" w:themeFill="text2" w:themeFillTint="66"/>
          </w:tcPr>
          <w:p w14:paraId="10605106" w14:textId="77777777" w:rsidR="009E05EE" w:rsidRPr="00962297" w:rsidRDefault="009E05EE" w:rsidP="00A27B6A">
            <w:r w:rsidRPr="00962297">
              <w:t>Interface System</w:t>
            </w:r>
          </w:p>
        </w:tc>
        <w:tc>
          <w:tcPr>
            <w:tcW w:w="1028" w:type="dxa"/>
            <w:shd w:val="clear" w:color="auto" w:fill="8DB3E2" w:themeFill="text2" w:themeFillTint="66"/>
          </w:tcPr>
          <w:p w14:paraId="5A110EE5" w14:textId="77777777" w:rsidR="009E05EE" w:rsidRPr="00962297" w:rsidRDefault="009E05EE" w:rsidP="00A27B6A">
            <w:r w:rsidRPr="00962297">
              <w:t>Message Format</w:t>
            </w:r>
          </w:p>
        </w:tc>
        <w:tc>
          <w:tcPr>
            <w:tcW w:w="1080" w:type="dxa"/>
            <w:shd w:val="clear" w:color="auto" w:fill="8DB3E2" w:themeFill="text2" w:themeFillTint="66"/>
          </w:tcPr>
          <w:p w14:paraId="5B755E7A" w14:textId="77777777" w:rsidR="009E05EE" w:rsidRPr="00962297" w:rsidRDefault="009E05EE" w:rsidP="00A27B6A">
            <w:r w:rsidRPr="00962297">
              <w:t>Transport</w:t>
            </w:r>
          </w:p>
        </w:tc>
        <w:tc>
          <w:tcPr>
            <w:tcW w:w="1328" w:type="dxa"/>
            <w:shd w:val="clear" w:color="auto" w:fill="8DB3E2" w:themeFill="text2" w:themeFillTint="66"/>
          </w:tcPr>
          <w:p w14:paraId="40B64EC1" w14:textId="77777777" w:rsidR="009E05EE" w:rsidRPr="00962297" w:rsidRDefault="009E05EE" w:rsidP="00A27B6A">
            <w:r w:rsidRPr="00962297">
              <w:t xml:space="preserve">Intermediary </w:t>
            </w:r>
          </w:p>
        </w:tc>
        <w:tc>
          <w:tcPr>
            <w:tcW w:w="1406" w:type="dxa"/>
            <w:shd w:val="clear" w:color="auto" w:fill="8DB3E2" w:themeFill="text2" w:themeFillTint="66"/>
          </w:tcPr>
          <w:p w14:paraId="2CF81330" w14:textId="77777777" w:rsidR="009E05EE" w:rsidRPr="00962297" w:rsidRDefault="009E05EE" w:rsidP="00A27B6A">
            <w:r w:rsidRPr="00962297">
              <w:t>IDT Configuration Required</w:t>
            </w:r>
          </w:p>
        </w:tc>
        <w:tc>
          <w:tcPr>
            <w:tcW w:w="1028" w:type="dxa"/>
            <w:shd w:val="clear" w:color="auto" w:fill="8DB3E2" w:themeFill="text2" w:themeFillTint="66"/>
          </w:tcPr>
          <w:p w14:paraId="4404E072" w14:textId="77777777" w:rsidR="009E05EE" w:rsidRPr="00962297" w:rsidRDefault="009E05EE" w:rsidP="00A27B6A">
            <w:r w:rsidRPr="00962297">
              <w:t>HLD Required</w:t>
            </w:r>
          </w:p>
        </w:tc>
      </w:tr>
      <w:tr w:rsidR="00CD7798" w14:paraId="71F88790" w14:textId="77777777" w:rsidTr="00A27B6A">
        <w:tc>
          <w:tcPr>
            <w:tcW w:w="2160" w:type="dxa"/>
          </w:tcPr>
          <w:p w14:paraId="0517BFA5" w14:textId="77777777" w:rsidR="00CD7798" w:rsidRDefault="00CD7798" w:rsidP="00CD7798">
            <w:r>
              <w:t>Request Deposit Ticket Image</w:t>
            </w:r>
          </w:p>
        </w:tc>
        <w:tc>
          <w:tcPr>
            <w:tcW w:w="1080" w:type="dxa"/>
          </w:tcPr>
          <w:p w14:paraId="7B1FDEBA" w14:textId="77777777" w:rsidR="00CD7798" w:rsidRDefault="00CD7798" w:rsidP="00CD7798"/>
        </w:tc>
        <w:tc>
          <w:tcPr>
            <w:tcW w:w="1028" w:type="dxa"/>
          </w:tcPr>
          <w:p w14:paraId="10B071D8" w14:textId="77777777" w:rsidR="00CD7798" w:rsidRDefault="00CD7798" w:rsidP="00CD7798">
            <w:ins w:id="2139" w:author="D'souza, Nigel" w:date="2019-08-28T15:13:00Z">
              <w:r>
                <w:t>SOAP</w:t>
              </w:r>
            </w:ins>
          </w:p>
        </w:tc>
        <w:tc>
          <w:tcPr>
            <w:tcW w:w="1080" w:type="dxa"/>
          </w:tcPr>
          <w:p w14:paraId="5C0C3113" w14:textId="77777777" w:rsidR="00CD7798" w:rsidRDefault="00CD7798" w:rsidP="00CD7798">
            <w:ins w:id="2140" w:author="D'souza, Nigel" w:date="2019-08-28T15:13:00Z">
              <w:r>
                <w:t>HTTPS</w:t>
              </w:r>
            </w:ins>
          </w:p>
        </w:tc>
        <w:tc>
          <w:tcPr>
            <w:tcW w:w="1328" w:type="dxa"/>
          </w:tcPr>
          <w:p w14:paraId="5AC39C4A" w14:textId="77777777" w:rsidR="00CD7798" w:rsidRDefault="00CD7798" w:rsidP="00CD7798">
            <w:ins w:id="2141" w:author="D'souza, Nigel" w:date="2019-08-28T15:13:00Z">
              <w:r>
                <w:t>EIP</w:t>
              </w:r>
            </w:ins>
          </w:p>
        </w:tc>
        <w:tc>
          <w:tcPr>
            <w:tcW w:w="1406" w:type="dxa"/>
          </w:tcPr>
          <w:p w14:paraId="1D4F9C6D" w14:textId="77777777" w:rsidR="00CD7798" w:rsidRDefault="00CD7798" w:rsidP="00CD7798">
            <w:ins w:id="2142" w:author="D'souza, Nigel" w:date="2019-08-28T15:13:00Z">
              <w:r>
                <w:t>TBD</w:t>
              </w:r>
            </w:ins>
          </w:p>
        </w:tc>
        <w:tc>
          <w:tcPr>
            <w:tcW w:w="1028" w:type="dxa"/>
          </w:tcPr>
          <w:p w14:paraId="1230B766" w14:textId="77777777" w:rsidR="00CD7798" w:rsidRDefault="00CD7798" w:rsidP="00CD7798">
            <w:ins w:id="2143" w:author="D'souza, Nigel" w:date="2019-08-28T15:13:00Z">
              <w:r>
                <w:t>No</w:t>
              </w:r>
            </w:ins>
          </w:p>
        </w:tc>
      </w:tr>
      <w:tr w:rsidR="00CD7798" w14:paraId="2418C9B1" w14:textId="77777777" w:rsidTr="00A27B6A">
        <w:tc>
          <w:tcPr>
            <w:tcW w:w="2160" w:type="dxa"/>
          </w:tcPr>
          <w:p w14:paraId="66759266" w14:textId="77777777" w:rsidR="00CD7798" w:rsidRDefault="00CD7798" w:rsidP="00CD7798">
            <w:r>
              <w:t>Receive Deposit Ticket Image</w:t>
            </w:r>
          </w:p>
        </w:tc>
        <w:tc>
          <w:tcPr>
            <w:tcW w:w="1080" w:type="dxa"/>
          </w:tcPr>
          <w:p w14:paraId="477E5342" w14:textId="77777777" w:rsidR="00CD7798" w:rsidRDefault="00CD7798" w:rsidP="00CD7798"/>
        </w:tc>
        <w:tc>
          <w:tcPr>
            <w:tcW w:w="1028" w:type="dxa"/>
          </w:tcPr>
          <w:p w14:paraId="544CDCA6" w14:textId="77777777" w:rsidR="00CD7798" w:rsidRDefault="00CD7798" w:rsidP="00CD7798">
            <w:ins w:id="2144" w:author="D'souza, Nigel" w:date="2019-08-28T15:13:00Z">
              <w:r>
                <w:t>SOAP</w:t>
              </w:r>
            </w:ins>
          </w:p>
        </w:tc>
        <w:tc>
          <w:tcPr>
            <w:tcW w:w="1080" w:type="dxa"/>
          </w:tcPr>
          <w:p w14:paraId="23B9A5B2" w14:textId="77777777" w:rsidR="00CD7798" w:rsidRDefault="00CD7798" w:rsidP="00CD7798">
            <w:ins w:id="2145" w:author="D'souza, Nigel" w:date="2019-08-28T15:13:00Z">
              <w:r>
                <w:t>HTTPS</w:t>
              </w:r>
            </w:ins>
          </w:p>
        </w:tc>
        <w:tc>
          <w:tcPr>
            <w:tcW w:w="1328" w:type="dxa"/>
          </w:tcPr>
          <w:p w14:paraId="24166BE4" w14:textId="77777777" w:rsidR="00CD7798" w:rsidRDefault="00CD7798" w:rsidP="00CD7798">
            <w:ins w:id="2146" w:author="D'souza, Nigel" w:date="2019-08-28T15:13:00Z">
              <w:r>
                <w:t>EIP</w:t>
              </w:r>
            </w:ins>
          </w:p>
        </w:tc>
        <w:tc>
          <w:tcPr>
            <w:tcW w:w="1406" w:type="dxa"/>
          </w:tcPr>
          <w:p w14:paraId="0B35D596" w14:textId="77777777" w:rsidR="00CD7798" w:rsidRDefault="00CD7798" w:rsidP="00CD7798">
            <w:ins w:id="2147" w:author="D'souza, Nigel" w:date="2019-08-28T15:13:00Z">
              <w:r>
                <w:t>TBD</w:t>
              </w:r>
            </w:ins>
          </w:p>
        </w:tc>
        <w:tc>
          <w:tcPr>
            <w:tcW w:w="1028" w:type="dxa"/>
          </w:tcPr>
          <w:p w14:paraId="2B4F811C" w14:textId="77777777" w:rsidR="00CD7798" w:rsidRDefault="00CD7798" w:rsidP="00CD7798">
            <w:ins w:id="2148" w:author="D'souza, Nigel" w:date="2019-08-28T15:13:00Z">
              <w:r>
                <w:t>No</w:t>
              </w:r>
            </w:ins>
          </w:p>
        </w:tc>
      </w:tr>
    </w:tbl>
    <w:p w14:paraId="65FE5FD1" w14:textId="77777777" w:rsidR="009E05EE" w:rsidRPr="006C78F2" w:rsidRDefault="009E05EE" w:rsidP="009E05EE">
      <w:pPr>
        <w:rPr>
          <w:color w:val="FF0000"/>
          <w:rPrChange w:id="2149" w:author="D'souza, Nigel" w:date="2019-09-30T16:13:00Z">
            <w:rPr/>
          </w:rPrChange>
        </w:rPr>
      </w:pPr>
    </w:p>
    <w:p w14:paraId="6AAED0EE" w14:textId="77777777" w:rsidR="009E05EE" w:rsidRPr="008D5141" w:rsidRDefault="009E05EE" w:rsidP="00583888">
      <w:pPr>
        <w:pStyle w:val="Heading2"/>
        <w:numPr>
          <w:ilvl w:val="2"/>
          <w:numId w:val="2"/>
        </w:numPr>
        <w:rPr>
          <w:color w:val="A6A6A6" w:themeColor="background1" w:themeShade="A6"/>
          <w:szCs w:val="20"/>
        </w:rPr>
      </w:pPr>
      <w:bookmarkStart w:id="2150" w:name="_Toc436906277"/>
      <w:bookmarkStart w:id="2151" w:name="_Toc28956278"/>
      <w:r w:rsidRPr="008D5141">
        <w:rPr>
          <w:color w:val="A6A6A6" w:themeColor="background1" w:themeShade="A6"/>
          <w:szCs w:val="20"/>
        </w:rPr>
        <w:t>Deposit Ticket Return Item Image Retrieval</w:t>
      </w:r>
      <w:bookmarkEnd w:id="2150"/>
      <w:r w:rsidR="00CF5321" w:rsidRPr="008D5141">
        <w:rPr>
          <w:color w:val="A6A6A6" w:themeColor="background1" w:themeShade="A6"/>
          <w:szCs w:val="20"/>
        </w:rPr>
        <w:t xml:space="preserve"> (</w:t>
      </w:r>
      <w:del w:id="2152" w:author="D'souza, Nigel" w:date="2019-08-28T14:18:00Z">
        <w:r w:rsidR="00A22999" w:rsidRPr="008D5141" w:rsidDel="008C124E">
          <w:rPr>
            <w:color w:val="A6A6A6" w:themeColor="background1" w:themeShade="A6"/>
            <w:szCs w:val="20"/>
          </w:rPr>
          <w:delText>Not in Scope</w:delText>
        </w:r>
      </w:del>
      <w:ins w:id="2153" w:author="D'souza, Nigel" w:date="2019-09-30T16:15:00Z">
        <w:r w:rsidR="008D5141">
          <w:rPr>
            <w:color w:val="A6A6A6" w:themeColor="background1" w:themeShade="A6"/>
            <w:szCs w:val="20"/>
          </w:rPr>
          <w:t>Not in Scope</w:t>
        </w:r>
      </w:ins>
      <w:r w:rsidR="00CF5321" w:rsidRPr="008D5141">
        <w:rPr>
          <w:color w:val="A6A6A6" w:themeColor="background1" w:themeShade="A6"/>
          <w:szCs w:val="20"/>
        </w:rPr>
        <w:t>)</w:t>
      </w:r>
      <w:bookmarkEnd w:id="2151"/>
    </w:p>
    <w:p w14:paraId="4F922BE7" w14:textId="77777777" w:rsidR="009E05EE" w:rsidRDefault="009E05EE" w:rsidP="009E05EE">
      <w:pPr>
        <w:pStyle w:val="NormalIndent"/>
      </w:pPr>
    </w:p>
    <w:tbl>
      <w:tblPr>
        <w:tblStyle w:val="TableGrid"/>
        <w:tblW w:w="0" w:type="auto"/>
        <w:tblInd w:w="108" w:type="dxa"/>
        <w:tblLook w:val="04A0" w:firstRow="1" w:lastRow="0" w:firstColumn="1" w:lastColumn="0" w:noHBand="0" w:noVBand="1"/>
      </w:tblPr>
      <w:tblGrid>
        <w:gridCol w:w="2160"/>
        <w:gridCol w:w="1080"/>
        <w:gridCol w:w="1028"/>
        <w:gridCol w:w="1080"/>
        <w:gridCol w:w="1328"/>
        <w:gridCol w:w="1406"/>
        <w:gridCol w:w="1028"/>
      </w:tblGrid>
      <w:tr w:rsidR="009E05EE" w14:paraId="794BEE50" w14:textId="77777777" w:rsidTr="00A27B6A">
        <w:tc>
          <w:tcPr>
            <w:tcW w:w="2160" w:type="dxa"/>
            <w:shd w:val="clear" w:color="auto" w:fill="8DB3E2" w:themeFill="text2" w:themeFillTint="66"/>
          </w:tcPr>
          <w:p w14:paraId="35AB16E8" w14:textId="77777777" w:rsidR="009E05EE" w:rsidRPr="00962297" w:rsidRDefault="009E05EE" w:rsidP="00A27B6A">
            <w:r w:rsidRPr="00962297">
              <w:t>Business Purpose</w:t>
            </w:r>
          </w:p>
        </w:tc>
        <w:tc>
          <w:tcPr>
            <w:tcW w:w="1080" w:type="dxa"/>
            <w:shd w:val="clear" w:color="auto" w:fill="8DB3E2" w:themeFill="text2" w:themeFillTint="66"/>
          </w:tcPr>
          <w:p w14:paraId="7F9AA1E3" w14:textId="77777777" w:rsidR="009E05EE" w:rsidRPr="00962297" w:rsidRDefault="009E05EE" w:rsidP="00A27B6A">
            <w:r w:rsidRPr="00962297">
              <w:t>Interface System</w:t>
            </w:r>
          </w:p>
        </w:tc>
        <w:tc>
          <w:tcPr>
            <w:tcW w:w="1028" w:type="dxa"/>
            <w:shd w:val="clear" w:color="auto" w:fill="8DB3E2" w:themeFill="text2" w:themeFillTint="66"/>
          </w:tcPr>
          <w:p w14:paraId="6A4178F9" w14:textId="77777777" w:rsidR="009E05EE" w:rsidRPr="00962297" w:rsidRDefault="009E05EE" w:rsidP="00A27B6A">
            <w:r w:rsidRPr="00962297">
              <w:t>Message Format</w:t>
            </w:r>
          </w:p>
        </w:tc>
        <w:tc>
          <w:tcPr>
            <w:tcW w:w="1080" w:type="dxa"/>
            <w:shd w:val="clear" w:color="auto" w:fill="8DB3E2" w:themeFill="text2" w:themeFillTint="66"/>
          </w:tcPr>
          <w:p w14:paraId="6CCADDDE" w14:textId="77777777" w:rsidR="009E05EE" w:rsidRPr="00962297" w:rsidRDefault="009E05EE" w:rsidP="00A27B6A">
            <w:r w:rsidRPr="00962297">
              <w:t>Transport</w:t>
            </w:r>
          </w:p>
        </w:tc>
        <w:tc>
          <w:tcPr>
            <w:tcW w:w="1328" w:type="dxa"/>
            <w:shd w:val="clear" w:color="auto" w:fill="8DB3E2" w:themeFill="text2" w:themeFillTint="66"/>
          </w:tcPr>
          <w:p w14:paraId="3DAE7FB1" w14:textId="77777777" w:rsidR="009E05EE" w:rsidRPr="00962297" w:rsidRDefault="009E05EE" w:rsidP="00A27B6A">
            <w:r w:rsidRPr="00962297">
              <w:t xml:space="preserve">Intermediary </w:t>
            </w:r>
          </w:p>
        </w:tc>
        <w:tc>
          <w:tcPr>
            <w:tcW w:w="1406" w:type="dxa"/>
            <w:shd w:val="clear" w:color="auto" w:fill="8DB3E2" w:themeFill="text2" w:themeFillTint="66"/>
          </w:tcPr>
          <w:p w14:paraId="6A656E75" w14:textId="77777777" w:rsidR="009E05EE" w:rsidRPr="00962297" w:rsidRDefault="009E05EE" w:rsidP="00A27B6A">
            <w:r w:rsidRPr="00962297">
              <w:t>IDT Configuration Required</w:t>
            </w:r>
          </w:p>
        </w:tc>
        <w:tc>
          <w:tcPr>
            <w:tcW w:w="1028" w:type="dxa"/>
            <w:shd w:val="clear" w:color="auto" w:fill="8DB3E2" w:themeFill="text2" w:themeFillTint="66"/>
          </w:tcPr>
          <w:p w14:paraId="504B7171" w14:textId="77777777" w:rsidR="009E05EE" w:rsidRPr="00962297" w:rsidRDefault="009E05EE" w:rsidP="00A27B6A">
            <w:r w:rsidRPr="00962297">
              <w:t>HLD Required</w:t>
            </w:r>
          </w:p>
        </w:tc>
      </w:tr>
      <w:tr w:rsidR="00CD7798" w14:paraId="7A2B8DCF" w14:textId="77777777" w:rsidTr="00A27B6A">
        <w:tc>
          <w:tcPr>
            <w:tcW w:w="2160" w:type="dxa"/>
          </w:tcPr>
          <w:p w14:paraId="71027356" w14:textId="77777777" w:rsidR="00CD7798" w:rsidRDefault="00CD7798" w:rsidP="00CD7798">
            <w:r>
              <w:t>Request Deposit Ticket Image</w:t>
            </w:r>
          </w:p>
        </w:tc>
        <w:tc>
          <w:tcPr>
            <w:tcW w:w="1080" w:type="dxa"/>
          </w:tcPr>
          <w:p w14:paraId="060FA940" w14:textId="77777777" w:rsidR="00CD7798" w:rsidRDefault="00CD7798" w:rsidP="00CD7798"/>
        </w:tc>
        <w:tc>
          <w:tcPr>
            <w:tcW w:w="1028" w:type="dxa"/>
          </w:tcPr>
          <w:p w14:paraId="21DCAB3B" w14:textId="77777777" w:rsidR="00CD7798" w:rsidRDefault="00CD7798" w:rsidP="00CD7798">
            <w:ins w:id="2154" w:author="D'souza, Nigel" w:date="2019-08-28T15:13:00Z">
              <w:r>
                <w:t>SOAP</w:t>
              </w:r>
            </w:ins>
          </w:p>
        </w:tc>
        <w:tc>
          <w:tcPr>
            <w:tcW w:w="1080" w:type="dxa"/>
          </w:tcPr>
          <w:p w14:paraId="29A1CC01" w14:textId="77777777" w:rsidR="00CD7798" w:rsidRDefault="00CD7798" w:rsidP="00CD7798">
            <w:ins w:id="2155" w:author="D'souza, Nigel" w:date="2019-08-28T15:13:00Z">
              <w:r>
                <w:t>HTTPS</w:t>
              </w:r>
            </w:ins>
          </w:p>
        </w:tc>
        <w:tc>
          <w:tcPr>
            <w:tcW w:w="1328" w:type="dxa"/>
          </w:tcPr>
          <w:p w14:paraId="3F1C0679" w14:textId="77777777" w:rsidR="00CD7798" w:rsidRDefault="00CD7798" w:rsidP="00CD7798">
            <w:ins w:id="2156" w:author="D'souza, Nigel" w:date="2019-08-28T15:13:00Z">
              <w:r>
                <w:t>EIP</w:t>
              </w:r>
            </w:ins>
          </w:p>
        </w:tc>
        <w:tc>
          <w:tcPr>
            <w:tcW w:w="1406" w:type="dxa"/>
          </w:tcPr>
          <w:p w14:paraId="31312E11" w14:textId="77777777" w:rsidR="00CD7798" w:rsidRDefault="00CD7798" w:rsidP="00CD7798">
            <w:ins w:id="2157" w:author="D'souza, Nigel" w:date="2019-08-28T15:13:00Z">
              <w:r>
                <w:t>TBD</w:t>
              </w:r>
            </w:ins>
          </w:p>
        </w:tc>
        <w:tc>
          <w:tcPr>
            <w:tcW w:w="1028" w:type="dxa"/>
          </w:tcPr>
          <w:p w14:paraId="46C12169" w14:textId="77777777" w:rsidR="00CD7798" w:rsidRDefault="00CD7798" w:rsidP="00CD7798">
            <w:ins w:id="2158" w:author="D'souza, Nigel" w:date="2019-08-28T15:13:00Z">
              <w:r>
                <w:t>No</w:t>
              </w:r>
            </w:ins>
          </w:p>
        </w:tc>
      </w:tr>
      <w:tr w:rsidR="00CD7798" w14:paraId="5783E7EB" w14:textId="77777777" w:rsidTr="00A27B6A">
        <w:tc>
          <w:tcPr>
            <w:tcW w:w="2160" w:type="dxa"/>
          </w:tcPr>
          <w:p w14:paraId="73EC4824" w14:textId="77777777" w:rsidR="00CD7798" w:rsidRDefault="00CD7798" w:rsidP="00CD7798">
            <w:r>
              <w:t>Receive Deposit Ticket Image</w:t>
            </w:r>
          </w:p>
        </w:tc>
        <w:tc>
          <w:tcPr>
            <w:tcW w:w="1080" w:type="dxa"/>
          </w:tcPr>
          <w:p w14:paraId="4A98765A" w14:textId="77777777" w:rsidR="00CD7798" w:rsidRDefault="00CD7798" w:rsidP="00CD7798"/>
        </w:tc>
        <w:tc>
          <w:tcPr>
            <w:tcW w:w="1028" w:type="dxa"/>
          </w:tcPr>
          <w:p w14:paraId="56013C7A" w14:textId="77777777" w:rsidR="00CD7798" w:rsidRDefault="00CD7798" w:rsidP="00CD7798">
            <w:ins w:id="2159" w:author="D'souza, Nigel" w:date="2019-08-28T15:13:00Z">
              <w:r>
                <w:t>SOAP</w:t>
              </w:r>
            </w:ins>
          </w:p>
        </w:tc>
        <w:tc>
          <w:tcPr>
            <w:tcW w:w="1080" w:type="dxa"/>
          </w:tcPr>
          <w:p w14:paraId="0879EFBD" w14:textId="77777777" w:rsidR="00CD7798" w:rsidRDefault="00CD7798" w:rsidP="00CD7798">
            <w:ins w:id="2160" w:author="D'souza, Nigel" w:date="2019-08-28T15:13:00Z">
              <w:r>
                <w:t>HTTPS</w:t>
              </w:r>
            </w:ins>
          </w:p>
        </w:tc>
        <w:tc>
          <w:tcPr>
            <w:tcW w:w="1328" w:type="dxa"/>
          </w:tcPr>
          <w:p w14:paraId="48EEC9DA" w14:textId="77777777" w:rsidR="00CD7798" w:rsidRDefault="00CD7798" w:rsidP="00CD7798">
            <w:ins w:id="2161" w:author="D'souza, Nigel" w:date="2019-08-28T15:13:00Z">
              <w:r>
                <w:t>EIP</w:t>
              </w:r>
            </w:ins>
          </w:p>
        </w:tc>
        <w:tc>
          <w:tcPr>
            <w:tcW w:w="1406" w:type="dxa"/>
          </w:tcPr>
          <w:p w14:paraId="0BC27FC6" w14:textId="77777777" w:rsidR="00CD7798" w:rsidRDefault="00CD7798" w:rsidP="00CD7798">
            <w:ins w:id="2162" w:author="D'souza, Nigel" w:date="2019-08-28T15:13:00Z">
              <w:r>
                <w:t>TBD</w:t>
              </w:r>
            </w:ins>
          </w:p>
        </w:tc>
        <w:tc>
          <w:tcPr>
            <w:tcW w:w="1028" w:type="dxa"/>
          </w:tcPr>
          <w:p w14:paraId="3FAC7EA9" w14:textId="77777777" w:rsidR="00CD7798" w:rsidRDefault="00CD7798" w:rsidP="00CD7798">
            <w:ins w:id="2163" w:author="D'souza, Nigel" w:date="2019-08-28T15:13:00Z">
              <w:r>
                <w:t>No</w:t>
              </w:r>
            </w:ins>
          </w:p>
        </w:tc>
      </w:tr>
    </w:tbl>
    <w:p w14:paraId="7A6509FE" w14:textId="77777777" w:rsidR="009E05EE" w:rsidRDefault="009E05EE" w:rsidP="009E05EE">
      <w:pPr>
        <w:pStyle w:val="NormalIndent"/>
        <w:ind w:left="0"/>
      </w:pPr>
    </w:p>
    <w:p w14:paraId="113D5D7F" w14:textId="77777777" w:rsidR="000E306C" w:rsidRDefault="000E306C" w:rsidP="009E05EE">
      <w:pPr>
        <w:pStyle w:val="NormalIndent"/>
        <w:ind w:left="0"/>
      </w:pPr>
    </w:p>
    <w:p w14:paraId="7A388D4D" w14:textId="77777777" w:rsidR="009E05EE" w:rsidRPr="008D5141" w:rsidRDefault="008D5141" w:rsidP="009E05EE">
      <w:pPr>
        <w:rPr>
          <w:rFonts w:ascii="Arial Narrow" w:hAnsi="Arial Narrow" w:cs="Arial"/>
          <w:b/>
          <w:bCs/>
          <w:i/>
          <w:color w:val="336999"/>
          <w:sz w:val="28"/>
          <w:szCs w:val="20"/>
          <w:rPrChange w:id="2164" w:author="D'souza, Nigel" w:date="2019-09-30T16:14:00Z">
            <w:rPr>
              <w:rFonts w:ascii="Arial Narrow" w:hAnsi="Arial Narrow" w:cs="Arial"/>
              <w:b/>
              <w:bCs/>
              <w:color w:val="336999"/>
              <w:sz w:val="28"/>
              <w:szCs w:val="20"/>
            </w:rPr>
          </w:rPrChange>
        </w:rPr>
      </w:pPr>
      <w:ins w:id="2165" w:author="D'souza, Nigel" w:date="2019-09-30T16:14:00Z">
        <w:r w:rsidRPr="008D5141">
          <w:rPr>
            <w:i/>
            <w:rPrChange w:id="2166" w:author="D'souza, Nigel" w:date="2019-09-30T16:14:00Z">
              <w:rPr/>
            </w:rPrChange>
          </w:rPr>
          <w:t>TAR 638:  Confirmed that Return Item Image is not available for Bank, and therefore not in scope for Avalon 3.  Mark as out-of-scope.</w:t>
        </w:r>
      </w:ins>
    </w:p>
    <w:p w14:paraId="6691BDB4" w14:textId="77777777" w:rsidR="007447CF" w:rsidRDefault="007447CF">
      <w:pPr>
        <w:rPr>
          <w:rFonts w:ascii="Arial Narrow" w:hAnsi="Arial Narrow" w:cs="Arial"/>
          <w:b/>
          <w:bCs/>
          <w:color w:val="336999"/>
          <w:sz w:val="28"/>
          <w:szCs w:val="20"/>
        </w:rPr>
      </w:pPr>
      <w:bookmarkStart w:id="2167" w:name="_Toc436906278"/>
      <w:r>
        <w:rPr>
          <w:szCs w:val="20"/>
        </w:rPr>
        <w:br w:type="page"/>
      </w:r>
    </w:p>
    <w:p w14:paraId="0027909D" w14:textId="77777777" w:rsidR="009E05EE" w:rsidRPr="00144AF5" w:rsidRDefault="009E05EE" w:rsidP="00583888">
      <w:pPr>
        <w:pStyle w:val="Heading2"/>
        <w:numPr>
          <w:ilvl w:val="2"/>
          <w:numId w:val="2"/>
        </w:numPr>
        <w:rPr>
          <w:szCs w:val="20"/>
        </w:rPr>
      </w:pPr>
      <w:bookmarkStart w:id="2168" w:name="_Toc28956279"/>
      <w:r w:rsidRPr="00144AF5">
        <w:rPr>
          <w:szCs w:val="20"/>
        </w:rPr>
        <w:lastRenderedPageBreak/>
        <w:t>Check Image Retrieval</w:t>
      </w:r>
      <w:bookmarkEnd w:id="2167"/>
      <w:bookmarkEnd w:id="2168"/>
      <w:r w:rsidRPr="00144AF5">
        <w:rPr>
          <w:szCs w:val="20"/>
        </w:rPr>
        <w:t xml:space="preserve"> </w:t>
      </w:r>
    </w:p>
    <w:p w14:paraId="08E391EF" w14:textId="77777777" w:rsidR="009E05EE" w:rsidRDefault="009E05EE" w:rsidP="009E05EE">
      <w:pPr>
        <w:pStyle w:val="NormalIndent"/>
      </w:pPr>
    </w:p>
    <w:tbl>
      <w:tblPr>
        <w:tblStyle w:val="TableGrid"/>
        <w:tblW w:w="0" w:type="auto"/>
        <w:tblInd w:w="108" w:type="dxa"/>
        <w:tblLook w:val="04A0" w:firstRow="1" w:lastRow="0" w:firstColumn="1" w:lastColumn="0" w:noHBand="0" w:noVBand="1"/>
      </w:tblPr>
      <w:tblGrid>
        <w:gridCol w:w="1337"/>
        <w:gridCol w:w="1328"/>
        <w:gridCol w:w="1172"/>
        <w:gridCol w:w="2139"/>
        <w:gridCol w:w="1328"/>
        <w:gridCol w:w="1406"/>
        <w:gridCol w:w="1028"/>
      </w:tblGrid>
      <w:tr w:rsidR="009E05EE" w14:paraId="06AB9301" w14:textId="77777777" w:rsidTr="007447CF">
        <w:tc>
          <w:tcPr>
            <w:tcW w:w="2159" w:type="dxa"/>
            <w:shd w:val="clear" w:color="auto" w:fill="8DB3E2" w:themeFill="text2" w:themeFillTint="66"/>
          </w:tcPr>
          <w:p w14:paraId="1D622876" w14:textId="77777777" w:rsidR="009E05EE" w:rsidRPr="00962297" w:rsidRDefault="009E05EE" w:rsidP="00A27B6A">
            <w:r w:rsidRPr="00962297">
              <w:t>Business Purpose</w:t>
            </w:r>
          </w:p>
        </w:tc>
        <w:tc>
          <w:tcPr>
            <w:tcW w:w="1080" w:type="dxa"/>
            <w:shd w:val="clear" w:color="auto" w:fill="8DB3E2" w:themeFill="text2" w:themeFillTint="66"/>
          </w:tcPr>
          <w:p w14:paraId="59B70648" w14:textId="77777777" w:rsidR="009E05EE" w:rsidRPr="00962297" w:rsidRDefault="009E05EE" w:rsidP="00A27B6A">
            <w:r w:rsidRPr="00962297">
              <w:t>Interface System</w:t>
            </w:r>
          </w:p>
        </w:tc>
        <w:tc>
          <w:tcPr>
            <w:tcW w:w="1028" w:type="dxa"/>
            <w:shd w:val="clear" w:color="auto" w:fill="8DB3E2" w:themeFill="text2" w:themeFillTint="66"/>
          </w:tcPr>
          <w:p w14:paraId="5D78D76D" w14:textId="77777777" w:rsidR="009E05EE" w:rsidRPr="00962297" w:rsidRDefault="009E05EE" w:rsidP="00A27B6A">
            <w:r w:rsidRPr="00962297">
              <w:t>Message Format</w:t>
            </w:r>
          </w:p>
        </w:tc>
        <w:tc>
          <w:tcPr>
            <w:tcW w:w="1483" w:type="dxa"/>
            <w:shd w:val="clear" w:color="auto" w:fill="8DB3E2" w:themeFill="text2" w:themeFillTint="66"/>
          </w:tcPr>
          <w:p w14:paraId="7FED5BE4" w14:textId="77777777" w:rsidR="009E05EE" w:rsidRPr="00962297" w:rsidRDefault="009E05EE" w:rsidP="00A27B6A">
            <w:r w:rsidRPr="00962297">
              <w:t>Transport</w:t>
            </w:r>
          </w:p>
        </w:tc>
        <w:tc>
          <w:tcPr>
            <w:tcW w:w="1328" w:type="dxa"/>
            <w:shd w:val="clear" w:color="auto" w:fill="8DB3E2" w:themeFill="text2" w:themeFillTint="66"/>
          </w:tcPr>
          <w:p w14:paraId="4FEB3E3A" w14:textId="77777777" w:rsidR="009E05EE" w:rsidRPr="00962297" w:rsidRDefault="009E05EE" w:rsidP="00A27B6A">
            <w:r w:rsidRPr="00962297">
              <w:t xml:space="preserve">Intermediary </w:t>
            </w:r>
          </w:p>
        </w:tc>
        <w:tc>
          <w:tcPr>
            <w:tcW w:w="1406" w:type="dxa"/>
            <w:shd w:val="clear" w:color="auto" w:fill="8DB3E2" w:themeFill="text2" w:themeFillTint="66"/>
          </w:tcPr>
          <w:p w14:paraId="0EBF0F6A" w14:textId="77777777" w:rsidR="009E05EE" w:rsidRPr="00962297" w:rsidRDefault="009E05EE" w:rsidP="00A27B6A">
            <w:r w:rsidRPr="00962297">
              <w:t>IDT Configuration Required</w:t>
            </w:r>
          </w:p>
        </w:tc>
        <w:tc>
          <w:tcPr>
            <w:tcW w:w="1028" w:type="dxa"/>
            <w:shd w:val="clear" w:color="auto" w:fill="8DB3E2" w:themeFill="text2" w:themeFillTint="66"/>
          </w:tcPr>
          <w:p w14:paraId="52BF0EE7" w14:textId="77777777" w:rsidR="009E05EE" w:rsidRPr="00962297" w:rsidRDefault="009E05EE" w:rsidP="00A27B6A">
            <w:r w:rsidRPr="00962297">
              <w:t>HLD Required</w:t>
            </w:r>
          </w:p>
        </w:tc>
      </w:tr>
      <w:tr w:rsidR="00CD7798" w14:paraId="1E6A8B8F" w14:textId="77777777" w:rsidTr="007447CF">
        <w:trPr>
          <w:trHeight w:val="496"/>
        </w:trPr>
        <w:tc>
          <w:tcPr>
            <w:tcW w:w="2159" w:type="dxa"/>
          </w:tcPr>
          <w:p w14:paraId="7F335418" w14:textId="77777777" w:rsidR="00CD7798" w:rsidRDefault="00CD7798" w:rsidP="00CD7798">
            <w:r>
              <w:t>Request Check Image</w:t>
            </w:r>
          </w:p>
        </w:tc>
        <w:tc>
          <w:tcPr>
            <w:tcW w:w="1080" w:type="dxa"/>
          </w:tcPr>
          <w:p w14:paraId="6F2E088A" w14:textId="77777777" w:rsidR="00CD7798" w:rsidRDefault="00125C1E" w:rsidP="00CD7798">
            <w:proofErr w:type="spellStart"/>
            <w:ins w:id="2169" w:author="D'souza, Nigel" w:date="2019-09-30T16:16:00Z">
              <w:r>
                <w:t>VisionIP</w:t>
              </w:r>
              <w:proofErr w:type="spellEnd"/>
              <w:r>
                <w:t>(P2) IBX</w:t>
              </w:r>
            </w:ins>
            <w:del w:id="2170" w:author="D'souza, Nigel" w:date="2019-09-30T16:16:00Z">
              <w:r w:rsidR="00CD7798" w:rsidDel="00125C1E">
                <w:delText>IBX</w:delText>
              </w:r>
            </w:del>
            <w:ins w:id="2171" w:author="D'souza, Nigel" w:date="2019-09-30T16:16:00Z">
              <w:r>
                <w:t>(P3)</w:t>
              </w:r>
            </w:ins>
          </w:p>
        </w:tc>
        <w:tc>
          <w:tcPr>
            <w:tcW w:w="1028" w:type="dxa"/>
          </w:tcPr>
          <w:p w14:paraId="540A7EA8" w14:textId="77777777" w:rsidR="00CD7798" w:rsidRDefault="00CD7798" w:rsidP="00CD7798">
            <w:ins w:id="2172" w:author="D'souza, Nigel" w:date="2019-08-28T15:13:00Z">
              <w:r>
                <w:t>SOAP</w:t>
              </w:r>
            </w:ins>
            <w:del w:id="2173" w:author="D'souza, Nigel" w:date="2019-08-28T15:13:00Z">
              <w:r w:rsidDel="004A79A7">
                <w:delText>TBD</w:delText>
              </w:r>
            </w:del>
          </w:p>
        </w:tc>
        <w:tc>
          <w:tcPr>
            <w:tcW w:w="1483" w:type="dxa"/>
          </w:tcPr>
          <w:p w14:paraId="31A9DBDB" w14:textId="77777777" w:rsidR="00CD7798" w:rsidRDefault="00CD7798" w:rsidP="00CD7798">
            <w:ins w:id="2174" w:author="D'souza, Nigel" w:date="2019-08-28T15:13:00Z">
              <w:r>
                <w:t>HTTPS</w:t>
              </w:r>
            </w:ins>
            <w:del w:id="2175" w:author="D'souza, Nigel" w:date="2019-08-28T15:13:00Z">
              <w:r w:rsidDel="004A79A7">
                <w:delText>SOAP/HTTPS</w:delText>
              </w:r>
            </w:del>
          </w:p>
        </w:tc>
        <w:tc>
          <w:tcPr>
            <w:tcW w:w="1328" w:type="dxa"/>
          </w:tcPr>
          <w:p w14:paraId="5C643ED1" w14:textId="77777777" w:rsidR="00CD7798" w:rsidRDefault="00CD7798" w:rsidP="00CD7798">
            <w:ins w:id="2176" w:author="D'souza, Nigel" w:date="2019-08-28T15:13:00Z">
              <w:r>
                <w:t>EIP</w:t>
              </w:r>
            </w:ins>
            <w:del w:id="2177" w:author="D'souza, Nigel" w:date="2019-08-28T15:13:00Z">
              <w:r w:rsidDel="004A79A7">
                <w:delText>None</w:delText>
              </w:r>
            </w:del>
          </w:p>
        </w:tc>
        <w:tc>
          <w:tcPr>
            <w:tcW w:w="1406" w:type="dxa"/>
          </w:tcPr>
          <w:p w14:paraId="0CCAC51A" w14:textId="727B0B45" w:rsidR="00CD7798" w:rsidRDefault="00CD7798" w:rsidP="00CD7798">
            <w:ins w:id="2178" w:author="D'souza, Nigel" w:date="2019-08-28T15:13:00Z">
              <w:del w:id="2179" w:author="D'souza, Nigel" w:date="2021-11-10T15:38:00Z">
                <w:r w:rsidDel="00CC055E">
                  <w:delText>TBD</w:delText>
                </w:r>
              </w:del>
            </w:ins>
            <w:ins w:id="2180" w:author="D'souza, Nigel" w:date="2021-11-10T15:38:00Z">
              <w:r w:rsidR="00CC055E">
                <w:t>No</w:t>
              </w:r>
            </w:ins>
            <w:del w:id="2181" w:author="D'souza, Nigel" w:date="2019-08-28T15:13:00Z">
              <w:r w:rsidDel="004A79A7">
                <w:delText>TBD</w:delText>
              </w:r>
            </w:del>
          </w:p>
        </w:tc>
        <w:tc>
          <w:tcPr>
            <w:tcW w:w="1028" w:type="dxa"/>
          </w:tcPr>
          <w:p w14:paraId="59F81C82" w14:textId="77777777" w:rsidR="00CD7798" w:rsidRDefault="00CD7798" w:rsidP="00CD7798">
            <w:ins w:id="2182" w:author="D'souza, Nigel" w:date="2019-08-28T15:13:00Z">
              <w:r>
                <w:t>No</w:t>
              </w:r>
            </w:ins>
            <w:del w:id="2183" w:author="D'souza, Nigel" w:date="2019-08-28T15:13:00Z">
              <w:r w:rsidDel="004A79A7">
                <w:delText>TBD</w:delText>
              </w:r>
            </w:del>
          </w:p>
        </w:tc>
      </w:tr>
      <w:tr w:rsidR="00CD7798" w14:paraId="750936B7" w14:textId="77777777" w:rsidTr="007447CF">
        <w:tc>
          <w:tcPr>
            <w:tcW w:w="2159" w:type="dxa"/>
          </w:tcPr>
          <w:p w14:paraId="7878A8BD" w14:textId="77777777" w:rsidR="00CD7798" w:rsidRDefault="00CD7798" w:rsidP="00CD7798">
            <w:r>
              <w:t>Receive Check Image</w:t>
            </w:r>
          </w:p>
        </w:tc>
        <w:tc>
          <w:tcPr>
            <w:tcW w:w="1080" w:type="dxa"/>
          </w:tcPr>
          <w:p w14:paraId="47EE58EA" w14:textId="77777777" w:rsidR="00CD7798" w:rsidRDefault="00125C1E" w:rsidP="00CD7798">
            <w:proofErr w:type="spellStart"/>
            <w:ins w:id="2184" w:author="D'souza, Nigel" w:date="2019-09-30T16:16:00Z">
              <w:r>
                <w:t>VisionIP</w:t>
              </w:r>
              <w:proofErr w:type="spellEnd"/>
              <w:r>
                <w:t>(P2) IBX(P3)</w:t>
              </w:r>
            </w:ins>
            <w:del w:id="2185" w:author="D'souza, Nigel" w:date="2019-09-30T16:16:00Z">
              <w:r w:rsidR="00CD7798" w:rsidDel="00125C1E">
                <w:delText>IBX</w:delText>
              </w:r>
            </w:del>
          </w:p>
        </w:tc>
        <w:tc>
          <w:tcPr>
            <w:tcW w:w="1028" w:type="dxa"/>
          </w:tcPr>
          <w:p w14:paraId="1DD5E566" w14:textId="77777777" w:rsidR="00CD7798" w:rsidRDefault="00CD7798" w:rsidP="00CD7798">
            <w:ins w:id="2186" w:author="D'souza, Nigel" w:date="2019-08-28T15:13:00Z">
              <w:r>
                <w:t>SOAP</w:t>
              </w:r>
            </w:ins>
            <w:del w:id="2187" w:author="D'souza, Nigel" w:date="2019-08-28T15:13:00Z">
              <w:r w:rsidDel="004A79A7">
                <w:delText>TBD</w:delText>
              </w:r>
            </w:del>
          </w:p>
        </w:tc>
        <w:tc>
          <w:tcPr>
            <w:tcW w:w="1483" w:type="dxa"/>
          </w:tcPr>
          <w:p w14:paraId="31CE2C1C" w14:textId="77777777" w:rsidR="00CD7798" w:rsidRDefault="00CD7798" w:rsidP="00CD7798">
            <w:ins w:id="2188" w:author="D'souza, Nigel" w:date="2019-08-28T15:13:00Z">
              <w:r>
                <w:t>HTTPS</w:t>
              </w:r>
            </w:ins>
            <w:del w:id="2189" w:author="D'souza, Nigel" w:date="2019-08-28T15:13:00Z">
              <w:r w:rsidDel="004A79A7">
                <w:delText>SOAP/HTTPS</w:delText>
              </w:r>
            </w:del>
          </w:p>
        </w:tc>
        <w:tc>
          <w:tcPr>
            <w:tcW w:w="1328" w:type="dxa"/>
          </w:tcPr>
          <w:p w14:paraId="4D7EEE89" w14:textId="77777777" w:rsidR="00CD7798" w:rsidRDefault="00CD7798" w:rsidP="00CD7798">
            <w:ins w:id="2190" w:author="D'souza, Nigel" w:date="2019-08-28T15:13:00Z">
              <w:r>
                <w:t>EIP</w:t>
              </w:r>
            </w:ins>
            <w:del w:id="2191" w:author="D'souza, Nigel" w:date="2019-08-28T15:13:00Z">
              <w:r w:rsidDel="004A79A7">
                <w:delText>None</w:delText>
              </w:r>
            </w:del>
          </w:p>
        </w:tc>
        <w:tc>
          <w:tcPr>
            <w:tcW w:w="1406" w:type="dxa"/>
          </w:tcPr>
          <w:p w14:paraId="1991D8BC" w14:textId="44686EEF" w:rsidR="00CD7798" w:rsidRDefault="00CD7798" w:rsidP="00CD7798">
            <w:ins w:id="2192" w:author="D'souza, Nigel" w:date="2019-08-28T15:13:00Z">
              <w:del w:id="2193" w:author="D'souza, Nigel" w:date="2021-11-10T15:38:00Z">
                <w:r w:rsidDel="00CC055E">
                  <w:delText>TBD</w:delText>
                </w:r>
              </w:del>
            </w:ins>
            <w:ins w:id="2194" w:author="D'souza, Nigel" w:date="2021-11-10T15:38:00Z">
              <w:r w:rsidR="00CC055E">
                <w:t>No</w:t>
              </w:r>
            </w:ins>
            <w:del w:id="2195" w:author="D'souza, Nigel" w:date="2019-08-28T15:13:00Z">
              <w:r w:rsidDel="004A79A7">
                <w:delText>TBD</w:delText>
              </w:r>
            </w:del>
          </w:p>
        </w:tc>
        <w:tc>
          <w:tcPr>
            <w:tcW w:w="1028" w:type="dxa"/>
          </w:tcPr>
          <w:p w14:paraId="0B346B68" w14:textId="77777777" w:rsidR="00CD7798" w:rsidRDefault="00CD7798" w:rsidP="00CD7798">
            <w:ins w:id="2196" w:author="D'souza, Nigel" w:date="2019-08-28T15:13:00Z">
              <w:r>
                <w:t>No</w:t>
              </w:r>
            </w:ins>
            <w:del w:id="2197" w:author="D'souza, Nigel" w:date="2019-08-28T15:13:00Z">
              <w:r w:rsidDel="004A79A7">
                <w:delText>TBD</w:delText>
              </w:r>
            </w:del>
          </w:p>
        </w:tc>
      </w:tr>
    </w:tbl>
    <w:p w14:paraId="7D8504AF" w14:textId="77777777" w:rsidR="009E05EE" w:rsidRDefault="009E05EE" w:rsidP="009E05EE"/>
    <w:p w14:paraId="7311B7AA" w14:textId="77777777" w:rsidR="00FB1C57" w:rsidRDefault="00FB1C57" w:rsidP="009E05EE">
      <w:pPr>
        <w:rPr>
          <w:noProof/>
          <w:lang w:val="en-US"/>
        </w:rPr>
      </w:pPr>
    </w:p>
    <w:p w14:paraId="09BFEBF9" w14:textId="4BC31734" w:rsidR="000E306C" w:rsidRDefault="00BA6CF4" w:rsidP="009E05EE">
      <w:commentRangeStart w:id="2198"/>
      <w:commentRangeEnd w:id="2198"/>
      <w:ins w:id="2199" w:author="D'souza, Nigel [2]" w:date="2020-01-03T14:21:00Z">
        <w:r>
          <w:rPr>
            <w:rStyle w:val="CommentReference"/>
            <w:lang w:val="en-GB"/>
          </w:rPr>
          <w:commentReference w:id="2198"/>
        </w:r>
      </w:ins>
      <w:ins w:id="2200" w:author="D'souza, Nigel [2]" w:date="2020-01-03T14:24:00Z">
        <w:r w:rsidRPr="00BA6CF4">
          <w:rPr>
            <w:noProof/>
            <w:lang w:val="en-US"/>
          </w:rPr>
          <w:t xml:space="preserve"> </w:t>
        </w:r>
      </w:ins>
      <w:ins w:id="2201" w:author="D'souza, Nigel [2]" w:date="2020-01-03T14:46:00Z">
        <w:r w:rsidR="00595C04" w:rsidRPr="00595C04">
          <w:rPr>
            <w:noProof/>
            <w:lang w:val="en-US"/>
          </w:rPr>
          <w:drawing>
            <wp:inline distT="0" distB="0" distL="0" distR="0" wp14:anchorId="165DF0E6" wp14:editId="1E8907AC">
              <wp:extent cx="5313054" cy="4342048"/>
              <wp:effectExtent l="0" t="0" r="1905"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21355" cy="4348832"/>
                      </a:xfrm>
                      <a:prstGeom prst="rect">
                        <a:avLst/>
                      </a:prstGeom>
                    </pic:spPr>
                  </pic:pic>
                </a:graphicData>
              </a:graphic>
            </wp:inline>
          </w:drawing>
        </w:r>
      </w:ins>
      <w:commentRangeStart w:id="2202"/>
      <w:del w:id="2203" w:author="D'souza, Nigel [2]" w:date="2020-01-03T14:20:00Z">
        <w:r w:rsidR="007447CF" w:rsidDel="00BA6CF4">
          <w:rPr>
            <w:noProof/>
            <w:lang w:val="en-US"/>
          </w:rPr>
          <w:drawing>
            <wp:inline distT="0" distB="0" distL="0" distR="0" wp14:anchorId="2EC6E14A" wp14:editId="257515F1">
              <wp:extent cx="5741670" cy="45777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1670" cy="4577715"/>
                      </a:xfrm>
                      <a:prstGeom prst="rect">
                        <a:avLst/>
                      </a:prstGeom>
                      <a:noFill/>
                      <a:ln>
                        <a:noFill/>
                      </a:ln>
                    </pic:spPr>
                  </pic:pic>
                </a:graphicData>
              </a:graphic>
            </wp:inline>
          </w:drawing>
        </w:r>
      </w:del>
      <w:commentRangeEnd w:id="2202"/>
      <w:r w:rsidR="0036600F">
        <w:rPr>
          <w:rStyle w:val="CommentReference"/>
          <w:lang w:val="en-GB"/>
        </w:rPr>
        <w:commentReference w:id="2202"/>
      </w:r>
    </w:p>
    <w:p w14:paraId="22CC62A3" w14:textId="77777777" w:rsidR="00530900" w:rsidRDefault="00530900" w:rsidP="009E05EE">
      <w:pPr>
        <w:rPr>
          <w:rFonts w:ascii="Arial Narrow" w:hAnsi="Arial Narrow" w:cs="Arial"/>
          <w:b/>
          <w:bCs/>
          <w:color w:val="336999"/>
          <w:sz w:val="28"/>
          <w:szCs w:val="20"/>
        </w:rPr>
      </w:pPr>
    </w:p>
    <w:p w14:paraId="15F0BD04" w14:textId="77777777" w:rsidR="00FB1C57" w:rsidRDefault="00FB1C57">
      <w:pPr>
        <w:rPr>
          <w:rFonts w:ascii="Arial Narrow" w:hAnsi="Arial Narrow" w:cs="Arial"/>
          <w:b/>
          <w:bCs/>
          <w:color w:val="336999"/>
          <w:sz w:val="28"/>
          <w:szCs w:val="20"/>
        </w:rPr>
      </w:pPr>
      <w:r>
        <w:rPr>
          <w:szCs w:val="20"/>
        </w:rPr>
        <w:br w:type="page"/>
      </w:r>
    </w:p>
    <w:p w14:paraId="4F9005F7" w14:textId="77777777" w:rsidR="00530900" w:rsidRDefault="00530900" w:rsidP="00583888">
      <w:pPr>
        <w:pStyle w:val="Heading2"/>
        <w:numPr>
          <w:ilvl w:val="2"/>
          <w:numId w:val="2"/>
        </w:numPr>
        <w:rPr>
          <w:szCs w:val="20"/>
        </w:rPr>
      </w:pPr>
      <w:bookmarkStart w:id="2204" w:name="_Toc28956280"/>
      <w:r>
        <w:rPr>
          <w:szCs w:val="20"/>
        </w:rPr>
        <w:lastRenderedPageBreak/>
        <w:t xml:space="preserve">Get </w:t>
      </w:r>
      <w:proofErr w:type="spellStart"/>
      <w:r>
        <w:rPr>
          <w:szCs w:val="20"/>
        </w:rPr>
        <w:t>eStatement</w:t>
      </w:r>
      <w:proofErr w:type="spellEnd"/>
      <w:r>
        <w:rPr>
          <w:szCs w:val="20"/>
        </w:rPr>
        <w:t xml:space="preserve"> List</w:t>
      </w:r>
      <w:bookmarkEnd w:id="2204"/>
    </w:p>
    <w:p w14:paraId="6341A175" w14:textId="77777777" w:rsidR="007447CF" w:rsidRPr="007447CF" w:rsidRDefault="007447CF" w:rsidP="007447CF">
      <w:pPr>
        <w:pStyle w:val="NormalIndent"/>
      </w:pPr>
    </w:p>
    <w:p w14:paraId="67DBDF57" w14:textId="77777777" w:rsidR="00B20FBC" w:rsidRDefault="00B20FBC" w:rsidP="00B20FBC">
      <w:pPr>
        <w:pStyle w:val="NormalIndent"/>
        <w:ind w:left="0"/>
        <w:rPr>
          <w:ins w:id="2205" w:author="D'souza, Nigel" w:date="2019-09-30T16:19:00Z"/>
          <w:sz w:val="20"/>
        </w:rPr>
      </w:pPr>
      <w:r w:rsidRPr="007447CF">
        <w:rPr>
          <w:sz w:val="20"/>
        </w:rPr>
        <w:t xml:space="preserve">This service provides the customer with a list of </w:t>
      </w:r>
      <w:proofErr w:type="spellStart"/>
      <w:r w:rsidRPr="007447CF">
        <w:rPr>
          <w:sz w:val="20"/>
        </w:rPr>
        <w:t>eStatements</w:t>
      </w:r>
      <w:proofErr w:type="spellEnd"/>
      <w:r w:rsidRPr="007447CF">
        <w:rPr>
          <w:sz w:val="20"/>
        </w:rPr>
        <w:t xml:space="preserve"> that are available for downloading.</w:t>
      </w:r>
      <w:r w:rsidR="007447CF" w:rsidRPr="007447CF">
        <w:rPr>
          <w:sz w:val="20"/>
        </w:rPr>
        <w:t xml:space="preserve">  These can either be Account </w:t>
      </w:r>
      <w:proofErr w:type="spellStart"/>
      <w:r w:rsidR="007447CF" w:rsidRPr="007447CF">
        <w:rPr>
          <w:sz w:val="20"/>
        </w:rPr>
        <w:t>eStatements</w:t>
      </w:r>
      <w:proofErr w:type="spellEnd"/>
      <w:r w:rsidR="007447CF" w:rsidRPr="007447CF">
        <w:rPr>
          <w:sz w:val="20"/>
        </w:rPr>
        <w:t xml:space="preserve"> or Billing </w:t>
      </w:r>
      <w:proofErr w:type="spellStart"/>
      <w:r w:rsidR="007447CF" w:rsidRPr="007447CF">
        <w:rPr>
          <w:sz w:val="20"/>
        </w:rPr>
        <w:t>eStatements</w:t>
      </w:r>
      <w:proofErr w:type="spellEnd"/>
      <w:r w:rsidR="007447CF" w:rsidRPr="007447CF">
        <w:rPr>
          <w:sz w:val="20"/>
        </w:rPr>
        <w:t>.</w:t>
      </w:r>
    </w:p>
    <w:p w14:paraId="791404A3" w14:textId="77777777" w:rsidR="00DF36F0" w:rsidRDefault="00DF36F0" w:rsidP="00B20FBC">
      <w:pPr>
        <w:pStyle w:val="NormalIndent"/>
        <w:ind w:left="0"/>
        <w:rPr>
          <w:sz w:val="20"/>
        </w:rPr>
      </w:pPr>
      <w:ins w:id="2206" w:author="D'souza, Nigel" w:date="2019-09-30T16:19:00Z">
        <w:r>
          <w:t>In the BTL payload, there is Account ID and ABA number which will distinguish Bank (P3) vs Branch (P2).</w:t>
        </w:r>
      </w:ins>
    </w:p>
    <w:p w14:paraId="1002E0F9" w14:textId="77777777" w:rsidR="00F542F7" w:rsidRPr="007447CF" w:rsidRDefault="00F542F7" w:rsidP="00B20FBC">
      <w:pPr>
        <w:pStyle w:val="NormalIndent"/>
        <w:ind w:left="0"/>
        <w:rPr>
          <w:sz w:val="20"/>
        </w:rPr>
      </w:pPr>
    </w:p>
    <w:p w14:paraId="597D5865" w14:textId="77777777" w:rsidR="00B20FBC" w:rsidRPr="00B20FBC" w:rsidRDefault="00B20FBC" w:rsidP="00B20FBC">
      <w:pPr>
        <w:pStyle w:val="NormalIndent"/>
      </w:pPr>
    </w:p>
    <w:tbl>
      <w:tblPr>
        <w:tblStyle w:val="TableGrid"/>
        <w:tblW w:w="0" w:type="auto"/>
        <w:tblInd w:w="108" w:type="dxa"/>
        <w:tblLayout w:type="fixed"/>
        <w:tblLook w:val="04A0" w:firstRow="1" w:lastRow="0" w:firstColumn="1" w:lastColumn="0" w:noHBand="0" w:noVBand="1"/>
        <w:tblPrChange w:id="2207" w:author="D'souza, Nigel" w:date="2019-08-28T15:14:00Z">
          <w:tblPr>
            <w:tblStyle w:val="TableGrid"/>
            <w:tblW w:w="0" w:type="auto"/>
            <w:tblInd w:w="108" w:type="dxa"/>
            <w:tblLook w:val="04A0" w:firstRow="1" w:lastRow="0" w:firstColumn="1" w:lastColumn="0" w:noHBand="0" w:noVBand="1"/>
          </w:tblPr>
        </w:tblPrChange>
      </w:tblPr>
      <w:tblGrid>
        <w:gridCol w:w="1408"/>
        <w:gridCol w:w="1449"/>
        <w:gridCol w:w="1530"/>
        <w:gridCol w:w="1363"/>
        <w:gridCol w:w="1328"/>
        <w:gridCol w:w="1406"/>
        <w:gridCol w:w="1028"/>
        <w:tblGridChange w:id="2208">
          <w:tblGrid>
            <w:gridCol w:w="1408"/>
            <w:gridCol w:w="1002"/>
            <w:gridCol w:w="1201"/>
            <w:gridCol w:w="2139"/>
            <w:gridCol w:w="1328"/>
            <w:gridCol w:w="1406"/>
            <w:gridCol w:w="1028"/>
          </w:tblGrid>
        </w:tblGridChange>
      </w:tblGrid>
      <w:tr w:rsidR="009A5440" w14:paraId="096D08DF" w14:textId="77777777" w:rsidTr="00CD7798">
        <w:tc>
          <w:tcPr>
            <w:tcW w:w="1408" w:type="dxa"/>
            <w:shd w:val="clear" w:color="auto" w:fill="8DB3E2" w:themeFill="text2" w:themeFillTint="66"/>
            <w:tcPrChange w:id="2209" w:author="D'souza, Nigel" w:date="2019-08-28T15:14:00Z">
              <w:tcPr>
                <w:tcW w:w="1838" w:type="dxa"/>
                <w:shd w:val="clear" w:color="auto" w:fill="8DB3E2" w:themeFill="text2" w:themeFillTint="66"/>
              </w:tcPr>
            </w:tcPrChange>
          </w:tcPr>
          <w:p w14:paraId="38B4ED6A" w14:textId="77777777" w:rsidR="009A5440" w:rsidRPr="00962297" w:rsidRDefault="009A5440" w:rsidP="001F6923">
            <w:r w:rsidRPr="00962297">
              <w:t>Business Purpose</w:t>
            </w:r>
          </w:p>
        </w:tc>
        <w:tc>
          <w:tcPr>
            <w:tcW w:w="1449" w:type="dxa"/>
            <w:shd w:val="clear" w:color="auto" w:fill="8DB3E2" w:themeFill="text2" w:themeFillTint="66"/>
            <w:tcPrChange w:id="2210" w:author="D'souza, Nigel" w:date="2019-08-28T15:14:00Z">
              <w:tcPr>
                <w:tcW w:w="1046" w:type="dxa"/>
                <w:shd w:val="clear" w:color="auto" w:fill="8DB3E2" w:themeFill="text2" w:themeFillTint="66"/>
              </w:tcPr>
            </w:tcPrChange>
          </w:tcPr>
          <w:p w14:paraId="1004C35E" w14:textId="77777777" w:rsidR="009A5440" w:rsidRPr="00962297" w:rsidRDefault="009A5440" w:rsidP="001F6923">
            <w:r w:rsidRPr="00962297">
              <w:t>Interface System</w:t>
            </w:r>
          </w:p>
        </w:tc>
        <w:tc>
          <w:tcPr>
            <w:tcW w:w="1530" w:type="dxa"/>
            <w:shd w:val="clear" w:color="auto" w:fill="8DB3E2" w:themeFill="text2" w:themeFillTint="66"/>
            <w:tcPrChange w:id="2211" w:author="D'souza, Nigel" w:date="2019-08-28T15:14:00Z">
              <w:tcPr>
                <w:tcW w:w="1383" w:type="dxa"/>
                <w:shd w:val="clear" w:color="auto" w:fill="8DB3E2" w:themeFill="text2" w:themeFillTint="66"/>
              </w:tcPr>
            </w:tcPrChange>
          </w:tcPr>
          <w:p w14:paraId="21C7A80B" w14:textId="77777777" w:rsidR="009A5440" w:rsidRPr="00962297" w:rsidRDefault="009A5440" w:rsidP="001F6923">
            <w:r w:rsidRPr="00962297">
              <w:t>Message Format</w:t>
            </w:r>
          </w:p>
        </w:tc>
        <w:tc>
          <w:tcPr>
            <w:tcW w:w="1363" w:type="dxa"/>
            <w:shd w:val="clear" w:color="auto" w:fill="8DB3E2" w:themeFill="text2" w:themeFillTint="66"/>
            <w:tcPrChange w:id="2212" w:author="D'souza, Nigel" w:date="2019-08-28T15:14:00Z">
              <w:tcPr>
                <w:tcW w:w="1483" w:type="dxa"/>
                <w:shd w:val="clear" w:color="auto" w:fill="8DB3E2" w:themeFill="text2" w:themeFillTint="66"/>
              </w:tcPr>
            </w:tcPrChange>
          </w:tcPr>
          <w:p w14:paraId="03867EFF" w14:textId="77777777" w:rsidR="009A5440" w:rsidRPr="00962297" w:rsidRDefault="009A5440" w:rsidP="001F6923">
            <w:r w:rsidRPr="00962297">
              <w:t>Transport</w:t>
            </w:r>
          </w:p>
        </w:tc>
        <w:tc>
          <w:tcPr>
            <w:tcW w:w="1328" w:type="dxa"/>
            <w:shd w:val="clear" w:color="auto" w:fill="8DB3E2" w:themeFill="text2" w:themeFillTint="66"/>
            <w:tcPrChange w:id="2213" w:author="D'souza, Nigel" w:date="2019-08-28T15:14:00Z">
              <w:tcPr>
                <w:tcW w:w="1328" w:type="dxa"/>
                <w:shd w:val="clear" w:color="auto" w:fill="8DB3E2" w:themeFill="text2" w:themeFillTint="66"/>
              </w:tcPr>
            </w:tcPrChange>
          </w:tcPr>
          <w:p w14:paraId="59C2BDAC" w14:textId="77777777" w:rsidR="009A5440" w:rsidRPr="00962297" w:rsidRDefault="009A5440" w:rsidP="001F6923">
            <w:r w:rsidRPr="00962297">
              <w:t xml:space="preserve">Intermediary </w:t>
            </w:r>
          </w:p>
        </w:tc>
        <w:tc>
          <w:tcPr>
            <w:tcW w:w="1406" w:type="dxa"/>
            <w:shd w:val="clear" w:color="auto" w:fill="8DB3E2" w:themeFill="text2" w:themeFillTint="66"/>
            <w:tcPrChange w:id="2214" w:author="D'souza, Nigel" w:date="2019-08-28T15:14:00Z">
              <w:tcPr>
                <w:tcW w:w="1406" w:type="dxa"/>
                <w:shd w:val="clear" w:color="auto" w:fill="8DB3E2" w:themeFill="text2" w:themeFillTint="66"/>
              </w:tcPr>
            </w:tcPrChange>
          </w:tcPr>
          <w:p w14:paraId="1EF362CD" w14:textId="77777777" w:rsidR="009A5440" w:rsidRPr="00962297" w:rsidRDefault="009A5440" w:rsidP="001F6923">
            <w:r w:rsidRPr="00962297">
              <w:t>IDT Configuration Required</w:t>
            </w:r>
          </w:p>
        </w:tc>
        <w:tc>
          <w:tcPr>
            <w:tcW w:w="1028" w:type="dxa"/>
            <w:shd w:val="clear" w:color="auto" w:fill="8DB3E2" w:themeFill="text2" w:themeFillTint="66"/>
            <w:tcPrChange w:id="2215" w:author="D'souza, Nigel" w:date="2019-08-28T15:14:00Z">
              <w:tcPr>
                <w:tcW w:w="1028" w:type="dxa"/>
                <w:shd w:val="clear" w:color="auto" w:fill="8DB3E2" w:themeFill="text2" w:themeFillTint="66"/>
              </w:tcPr>
            </w:tcPrChange>
          </w:tcPr>
          <w:p w14:paraId="7A221ADA" w14:textId="77777777" w:rsidR="009A5440" w:rsidRPr="00962297" w:rsidRDefault="009A5440" w:rsidP="001F6923">
            <w:r w:rsidRPr="00962297">
              <w:t>HLD Required</w:t>
            </w:r>
          </w:p>
        </w:tc>
      </w:tr>
      <w:tr w:rsidR="00DF36F0" w14:paraId="369009E4" w14:textId="77777777" w:rsidTr="00CD7798">
        <w:tc>
          <w:tcPr>
            <w:tcW w:w="1408" w:type="dxa"/>
            <w:tcPrChange w:id="2216" w:author="D'souza, Nigel" w:date="2019-08-28T15:14:00Z">
              <w:tcPr>
                <w:tcW w:w="1838" w:type="dxa"/>
              </w:tcPr>
            </w:tcPrChange>
          </w:tcPr>
          <w:p w14:paraId="36FA073D" w14:textId="77777777" w:rsidR="00DF36F0" w:rsidRDefault="00DF36F0" w:rsidP="00DF36F0">
            <w:r>
              <w:t xml:space="preserve">Get a list of available </w:t>
            </w:r>
            <w:proofErr w:type="spellStart"/>
            <w:r>
              <w:t>eStatements</w:t>
            </w:r>
            <w:proofErr w:type="spellEnd"/>
          </w:p>
        </w:tc>
        <w:tc>
          <w:tcPr>
            <w:tcW w:w="1449" w:type="dxa"/>
            <w:tcPrChange w:id="2217" w:author="D'souza, Nigel" w:date="2019-08-28T15:14:00Z">
              <w:tcPr>
                <w:tcW w:w="1046" w:type="dxa"/>
              </w:tcPr>
            </w:tcPrChange>
          </w:tcPr>
          <w:p w14:paraId="30F479CA" w14:textId="77777777" w:rsidR="00DF36F0" w:rsidRDefault="00DF36F0" w:rsidP="00DF36F0">
            <w:proofErr w:type="spellStart"/>
            <w:ins w:id="2218" w:author="D'souza, Nigel" w:date="2019-09-30T16:18:00Z">
              <w:r>
                <w:t>VisionIP</w:t>
              </w:r>
              <w:proofErr w:type="spellEnd"/>
              <w:r>
                <w:t>(P2) IBX(P3)</w:t>
              </w:r>
            </w:ins>
            <w:del w:id="2219" w:author="D'souza, Nigel" w:date="2019-09-30T16:18:00Z">
              <w:r w:rsidDel="001D56CC">
                <w:delText>Vision IP</w:delText>
              </w:r>
            </w:del>
          </w:p>
        </w:tc>
        <w:tc>
          <w:tcPr>
            <w:tcW w:w="1530" w:type="dxa"/>
            <w:tcPrChange w:id="2220" w:author="D'souza, Nigel" w:date="2019-08-28T15:14:00Z">
              <w:tcPr>
                <w:tcW w:w="1383" w:type="dxa"/>
              </w:tcPr>
            </w:tcPrChange>
          </w:tcPr>
          <w:p w14:paraId="2DF110ED" w14:textId="77777777" w:rsidR="00DF36F0" w:rsidRDefault="00DF36F0" w:rsidP="00DF36F0">
            <w:ins w:id="2221" w:author="D'souza, Nigel" w:date="2019-08-28T15:13:00Z">
              <w:r>
                <w:t>SOAP</w:t>
              </w:r>
            </w:ins>
            <w:del w:id="2222" w:author="D'souza, Nigel" w:date="2019-08-28T15:13:00Z">
              <w:r w:rsidDel="00EE2153">
                <w:delText>TBD</w:delText>
              </w:r>
            </w:del>
          </w:p>
        </w:tc>
        <w:tc>
          <w:tcPr>
            <w:tcW w:w="1363" w:type="dxa"/>
            <w:tcPrChange w:id="2223" w:author="D'souza, Nigel" w:date="2019-08-28T15:14:00Z">
              <w:tcPr>
                <w:tcW w:w="1483" w:type="dxa"/>
              </w:tcPr>
            </w:tcPrChange>
          </w:tcPr>
          <w:p w14:paraId="14232612" w14:textId="77777777" w:rsidR="00DF36F0" w:rsidRDefault="00DF36F0" w:rsidP="00DF36F0">
            <w:ins w:id="2224" w:author="D'souza, Nigel" w:date="2019-08-28T15:13:00Z">
              <w:r>
                <w:t>HTTPS</w:t>
              </w:r>
            </w:ins>
            <w:del w:id="2225" w:author="D'souza, Nigel" w:date="2019-08-28T15:13:00Z">
              <w:r w:rsidDel="00EE2153">
                <w:delText>SOAP/HTTPS</w:delText>
              </w:r>
            </w:del>
          </w:p>
        </w:tc>
        <w:tc>
          <w:tcPr>
            <w:tcW w:w="1328" w:type="dxa"/>
            <w:tcPrChange w:id="2226" w:author="D'souza, Nigel" w:date="2019-08-28T15:14:00Z">
              <w:tcPr>
                <w:tcW w:w="1328" w:type="dxa"/>
              </w:tcPr>
            </w:tcPrChange>
          </w:tcPr>
          <w:p w14:paraId="23784F71" w14:textId="77777777" w:rsidR="00DF36F0" w:rsidRDefault="00DF36F0" w:rsidP="00DF36F0">
            <w:ins w:id="2227" w:author="D'souza, Nigel" w:date="2019-08-28T15:13:00Z">
              <w:r>
                <w:t>EIP</w:t>
              </w:r>
            </w:ins>
            <w:del w:id="2228" w:author="D'souza, Nigel" w:date="2019-08-28T15:13:00Z">
              <w:r w:rsidDel="00EE2153">
                <w:delText>None</w:delText>
              </w:r>
            </w:del>
          </w:p>
        </w:tc>
        <w:tc>
          <w:tcPr>
            <w:tcW w:w="1406" w:type="dxa"/>
            <w:tcPrChange w:id="2229" w:author="D'souza, Nigel" w:date="2019-08-28T15:14:00Z">
              <w:tcPr>
                <w:tcW w:w="1406" w:type="dxa"/>
              </w:tcPr>
            </w:tcPrChange>
          </w:tcPr>
          <w:p w14:paraId="598C5FCA" w14:textId="77777777" w:rsidR="00DF36F0" w:rsidRDefault="00DF36F0" w:rsidP="00DF36F0">
            <w:ins w:id="2230" w:author="D'souza, Nigel" w:date="2019-09-30T16:19:00Z">
              <w:r>
                <w:t>Yes</w:t>
              </w:r>
            </w:ins>
            <w:del w:id="2231" w:author="D'souza, Nigel" w:date="2019-08-28T15:13:00Z">
              <w:r w:rsidDel="00EE2153">
                <w:delText>TBD</w:delText>
              </w:r>
            </w:del>
          </w:p>
        </w:tc>
        <w:tc>
          <w:tcPr>
            <w:tcW w:w="1028" w:type="dxa"/>
            <w:tcPrChange w:id="2232" w:author="D'souza, Nigel" w:date="2019-08-28T15:14:00Z">
              <w:tcPr>
                <w:tcW w:w="1028" w:type="dxa"/>
              </w:tcPr>
            </w:tcPrChange>
          </w:tcPr>
          <w:p w14:paraId="7943BBFE" w14:textId="77777777" w:rsidR="00DF36F0" w:rsidRDefault="00DF36F0" w:rsidP="00DF36F0">
            <w:ins w:id="2233" w:author="D'souza, Nigel" w:date="2019-08-28T15:13:00Z">
              <w:r>
                <w:t>No</w:t>
              </w:r>
            </w:ins>
            <w:del w:id="2234" w:author="D'souza, Nigel" w:date="2019-08-28T15:13:00Z">
              <w:r w:rsidDel="00EE2153">
                <w:delText>TBD</w:delText>
              </w:r>
            </w:del>
          </w:p>
        </w:tc>
      </w:tr>
      <w:tr w:rsidR="00DF36F0" w14:paraId="26237FE6" w14:textId="77777777" w:rsidTr="00CD7798">
        <w:tc>
          <w:tcPr>
            <w:tcW w:w="1408" w:type="dxa"/>
            <w:tcPrChange w:id="2235" w:author="D'souza, Nigel" w:date="2019-08-28T15:14:00Z">
              <w:tcPr>
                <w:tcW w:w="1838" w:type="dxa"/>
              </w:tcPr>
            </w:tcPrChange>
          </w:tcPr>
          <w:p w14:paraId="4ED84B2A" w14:textId="77777777" w:rsidR="00DF36F0" w:rsidRDefault="00DF36F0" w:rsidP="00DF36F0">
            <w:r>
              <w:t xml:space="preserve">Receive list of available </w:t>
            </w:r>
            <w:proofErr w:type="spellStart"/>
            <w:r>
              <w:t>eStatements</w:t>
            </w:r>
            <w:proofErr w:type="spellEnd"/>
          </w:p>
        </w:tc>
        <w:tc>
          <w:tcPr>
            <w:tcW w:w="1449" w:type="dxa"/>
            <w:tcPrChange w:id="2236" w:author="D'souza, Nigel" w:date="2019-08-28T15:14:00Z">
              <w:tcPr>
                <w:tcW w:w="1046" w:type="dxa"/>
              </w:tcPr>
            </w:tcPrChange>
          </w:tcPr>
          <w:p w14:paraId="5AC87435" w14:textId="77777777" w:rsidR="00DF36F0" w:rsidRDefault="00DF36F0" w:rsidP="00DF36F0">
            <w:proofErr w:type="spellStart"/>
            <w:ins w:id="2237" w:author="D'souza, Nigel" w:date="2019-09-30T16:18:00Z">
              <w:r>
                <w:t>VisionIP</w:t>
              </w:r>
              <w:proofErr w:type="spellEnd"/>
              <w:r>
                <w:t>(P2) IBX(P3)</w:t>
              </w:r>
            </w:ins>
            <w:del w:id="2238" w:author="D'souza, Nigel" w:date="2019-09-30T16:18:00Z">
              <w:r w:rsidDel="001D56CC">
                <w:delText>Vision IP</w:delText>
              </w:r>
            </w:del>
          </w:p>
        </w:tc>
        <w:tc>
          <w:tcPr>
            <w:tcW w:w="1530" w:type="dxa"/>
            <w:tcPrChange w:id="2239" w:author="D'souza, Nigel" w:date="2019-08-28T15:14:00Z">
              <w:tcPr>
                <w:tcW w:w="1383" w:type="dxa"/>
              </w:tcPr>
            </w:tcPrChange>
          </w:tcPr>
          <w:p w14:paraId="571EE8F3" w14:textId="77777777" w:rsidR="00DF36F0" w:rsidRDefault="00DF36F0" w:rsidP="00DF36F0">
            <w:ins w:id="2240" w:author="D'souza, Nigel" w:date="2019-08-28T15:13:00Z">
              <w:r>
                <w:t>SOAP</w:t>
              </w:r>
            </w:ins>
            <w:del w:id="2241" w:author="D'souza, Nigel" w:date="2019-08-28T15:13:00Z">
              <w:r w:rsidDel="00EE2153">
                <w:delText>TBD</w:delText>
              </w:r>
            </w:del>
          </w:p>
        </w:tc>
        <w:tc>
          <w:tcPr>
            <w:tcW w:w="1363" w:type="dxa"/>
            <w:tcPrChange w:id="2242" w:author="D'souza, Nigel" w:date="2019-08-28T15:14:00Z">
              <w:tcPr>
                <w:tcW w:w="1483" w:type="dxa"/>
              </w:tcPr>
            </w:tcPrChange>
          </w:tcPr>
          <w:p w14:paraId="57DB87FF" w14:textId="77777777" w:rsidR="00DF36F0" w:rsidRDefault="00DF36F0" w:rsidP="00DF36F0">
            <w:ins w:id="2243" w:author="D'souza, Nigel" w:date="2019-08-28T15:13:00Z">
              <w:r>
                <w:t>HTTPS</w:t>
              </w:r>
            </w:ins>
            <w:del w:id="2244" w:author="D'souza, Nigel" w:date="2019-08-28T15:13:00Z">
              <w:r w:rsidDel="00EE2153">
                <w:delText>SOAP/HTTPS</w:delText>
              </w:r>
            </w:del>
          </w:p>
        </w:tc>
        <w:tc>
          <w:tcPr>
            <w:tcW w:w="1328" w:type="dxa"/>
            <w:tcPrChange w:id="2245" w:author="D'souza, Nigel" w:date="2019-08-28T15:14:00Z">
              <w:tcPr>
                <w:tcW w:w="1328" w:type="dxa"/>
              </w:tcPr>
            </w:tcPrChange>
          </w:tcPr>
          <w:p w14:paraId="1BFD13B0" w14:textId="77777777" w:rsidR="00DF36F0" w:rsidRDefault="00DF36F0" w:rsidP="00DF36F0">
            <w:ins w:id="2246" w:author="D'souza, Nigel" w:date="2019-08-28T15:13:00Z">
              <w:r>
                <w:t>EIP</w:t>
              </w:r>
            </w:ins>
            <w:del w:id="2247" w:author="D'souza, Nigel" w:date="2019-08-28T15:13:00Z">
              <w:r w:rsidDel="00EE2153">
                <w:delText>None</w:delText>
              </w:r>
            </w:del>
          </w:p>
        </w:tc>
        <w:tc>
          <w:tcPr>
            <w:tcW w:w="1406" w:type="dxa"/>
            <w:tcPrChange w:id="2248" w:author="D'souza, Nigel" w:date="2019-08-28T15:14:00Z">
              <w:tcPr>
                <w:tcW w:w="1406" w:type="dxa"/>
              </w:tcPr>
            </w:tcPrChange>
          </w:tcPr>
          <w:p w14:paraId="56E8F671" w14:textId="77777777" w:rsidR="00DF36F0" w:rsidRDefault="00DF36F0" w:rsidP="00DF36F0">
            <w:ins w:id="2249" w:author="D'souza, Nigel" w:date="2019-09-30T16:19:00Z">
              <w:r>
                <w:t>Yes</w:t>
              </w:r>
            </w:ins>
            <w:del w:id="2250" w:author="D'souza, Nigel" w:date="2019-08-28T15:13:00Z">
              <w:r w:rsidDel="00EE2153">
                <w:delText>TBD</w:delText>
              </w:r>
            </w:del>
          </w:p>
        </w:tc>
        <w:tc>
          <w:tcPr>
            <w:tcW w:w="1028" w:type="dxa"/>
            <w:tcPrChange w:id="2251" w:author="D'souza, Nigel" w:date="2019-08-28T15:14:00Z">
              <w:tcPr>
                <w:tcW w:w="1028" w:type="dxa"/>
              </w:tcPr>
            </w:tcPrChange>
          </w:tcPr>
          <w:p w14:paraId="42432D09" w14:textId="77777777" w:rsidR="00DF36F0" w:rsidRDefault="00DF36F0" w:rsidP="00DF36F0">
            <w:ins w:id="2252" w:author="D'souza, Nigel" w:date="2019-08-28T15:13:00Z">
              <w:r>
                <w:t>No</w:t>
              </w:r>
            </w:ins>
            <w:del w:id="2253" w:author="D'souza, Nigel" w:date="2019-08-28T15:13:00Z">
              <w:r w:rsidDel="00EE2153">
                <w:delText>TBD</w:delText>
              </w:r>
            </w:del>
          </w:p>
        </w:tc>
      </w:tr>
    </w:tbl>
    <w:p w14:paraId="3AEE54ED" w14:textId="77777777" w:rsidR="00530900" w:rsidRDefault="00530900" w:rsidP="009A5440">
      <w:pPr>
        <w:pStyle w:val="NormalIndent"/>
        <w:ind w:left="0"/>
      </w:pPr>
    </w:p>
    <w:p w14:paraId="643CCEAE" w14:textId="2115289D" w:rsidR="00515314" w:rsidRPr="00530900" w:rsidRDefault="007447CF" w:rsidP="009A5440">
      <w:pPr>
        <w:pStyle w:val="NormalIndent"/>
        <w:ind w:left="0"/>
      </w:pPr>
      <w:commentRangeStart w:id="2254"/>
      <w:del w:id="2255" w:author="D'souza, Nigel [2]" w:date="2020-01-03T14:24:00Z">
        <w:r w:rsidDel="00BA6CF4">
          <w:rPr>
            <w:noProof/>
            <w:lang w:val="en-US"/>
          </w:rPr>
          <w:drawing>
            <wp:inline distT="0" distB="0" distL="0" distR="0" wp14:anchorId="6ACA65E4" wp14:editId="43C3D398">
              <wp:extent cx="5741670" cy="4239260"/>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1670" cy="4239260"/>
                      </a:xfrm>
                      <a:prstGeom prst="rect">
                        <a:avLst/>
                      </a:prstGeom>
                      <a:noFill/>
                      <a:ln>
                        <a:noFill/>
                      </a:ln>
                    </pic:spPr>
                  </pic:pic>
                </a:graphicData>
              </a:graphic>
            </wp:inline>
          </w:drawing>
        </w:r>
      </w:del>
      <w:commentRangeEnd w:id="2254"/>
      <w:r w:rsidR="0036600F">
        <w:rPr>
          <w:rStyle w:val="CommentReference"/>
          <w:lang w:val="en-GB"/>
        </w:rPr>
        <w:commentReference w:id="2254"/>
      </w:r>
    </w:p>
    <w:p w14:paraId="0BD1C719" w14:textId="64181834" w:rsidR="00530900" w:rsidRPr="00CF30C0" w:rsidDel="00BA6CF4" w:rsidRDefault="00530900" w:rsidP="00530900">
      <w:pPr>
        <w:pStyle w:val="NormalIndent"/>
        <w:ind w:left="0"/>
        <w:rPr>
          <w:del w:id="2256" w:author="D'souza, Nigel [2]" w:date="2020-01-03T14:25:00Z"/>
        </w:rPr>
      </w:pPr>
    </w:p>
    <w:p w14:paraId="7EE6CE63" w14:textId="4DED7DB6" w:rsidR="00BA6CF4" w:rsidRDefault="00344BF8">
      <w:pPr>
        <w:rPr>
          <w:ins w:id="2257" w:author="D'souza, Nigel [2]" w:date="2020-01-03T14:25:00Z"/>
          <w:szCs w:val="20"/>
        </w:rPr>
      </w:pPr>
      <w:del w:id="2258" w:author="D'souza, Nigel [2]" w:date="2020-01-03T14:25:00Z">
        <w:r w:rsidDel="00BA6CF4">
          <w:rPr>
            <w:szCs w:val="20"/>
          </w:rPr>
          <w:delText>Legacy Reports will contain both PDF files and plain text files.</w:delText>
        </w:r>
      </w:del>
    </w:p>
    <w:p w14:paraId="09CFD46A" w14:textId="0B84992B" w:rsidR="00B20FBC" w:rsidRDefault="00BA6CF4">
      <w:pPr>
        <w:rPr>
          <w:rFonts w:ascii="Arial Narrow" w:hAnsi="Arial Narrow" w:cs="Arial"/>
          <w:b/>
          <w:bCs/>
          <w:color w:val="336999"/>
          <w:sz w:val="28"/>
          <w:szCs w:val="20"/>
        </w:rPr>
      </w:pPr>
      <w:commentRangeStart w:id="2259"/>
      <w:commentRangeEnd w:id="2259"/>
      <w:ins w:id="2260" w:author="D'souza, Nigel [2]" w:date="2020-01-03T14:26:00Z">
        <w:r>
          <w:rPr>
            <w:rStyle w:val="CommentReference"/>
            <w:lang w:val="en-GB"/>
          </w:rPr>
          <w:commentReference w:id="2259"/>
        </w:r>
      </w:ins>
      <w:ins w:id="2261" w:author="D'souza, Nigel [2]" w:date="2020-01-03T14:46:00Z">
        <w:r w:rsidR="00595C04" w:rsidRPr="00595C04">
          <w:rPr>
            <w:noProof/>
            <w:szCs w:val="20"/>
            <w:lang w:val="en-US"/>
          </w:rPr>
          <w:drawing>
            <wp:inline distT="0" distB="0" distL="0" distR="0" wp14:anchorId="78F4C21C" wp14:editId="7BE5AB85">
              <wp:extent cx="5464732" cy="4172270"/>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72668" cy="4178329"/>
                      </a:xfrm>
                      <a:prstGeom prst="rect">
                        <a:avLst/>
                      </a:prstGeom>
                    </pic:spPr>
                  </pic:pic>
                </a:graphicData>
              </a:graphic>
            </wp:inline>
          </w:drawing>
        </w:r>
      </w:ins>
      <w:r w:rsidR="00B20FBC">
        <w:rPr>
          <w:szCs w:val="20"/>
        </w:rPr>
        <w:br w:type="page"/>
      </w:r>
    </w:p>
    <w:p w14:paraId="0514A12E" w14:textId="77777777" w:rsidR="00530900" w:rsidRDefault="00530900" w:rsidP="00583888">
      <w:pPr>
        <w:pStyle w:val="Heading2"/>
        <w:numPr>
          <w:ilvl w:val="2"/>
          <w:numId w:val="2"/>
        </w:numPr>
        <w:rPr>
          <w:szCs w:val="20"/>
        </w:rPr>
      </w:pPr>
      <w:bookmarkStart w:id="2262" w:name="_Toc28956281"/>
      <w:commentRangeStart w:id="2263"/>
      <w:proofErr w:type="spellStart"/>
      <w:r>
        <w:rPr>
          <w:szCs w:val="20"/>
        </w:rPr>
        <w:lastRenderedPageBreak/>
        <w:t>eStatement</w:t>
      </w:r>
      <w:proofErr w:type="spellEnd"/>
      <w:r>
        <w:rPr>
          <w:szCs w:val="20"/>
        </w:rPr>
        <w:t xml:space="preserve"> </w:t>
      </w:r>
      <w:commentRangeEnd w:id="2263"/>
      <w:r w:rsidR="00BA6CF4">
        <w:rPr>
          <w:rStyle w:val="CommentReference"/>
          <w:rFonts w:ascii="Arial" w:hAnsi="Arial" w:cs="Times New Roman"/>
          <w:b w:val="0"/>
          <w:bCs w:val="0"/>
          <w:color w:val="auto"/>
          <w:lang w:val="en-GB"/>
        </w:rPr>
        <w:commentReference w:id="2263"/>
      </w:r>
      <w:r>
        <w:rPr>
          <w:szCs w:val="20"/>
        </w:rPr>
        <w:t>Retrieval</w:t>
      </w:r>
      <w:bookmarkEnd w:id="2262"/>
    </w:p>
    <w:p w14:paraId="03781DCF" w14:textId="77777777" w:rsidR="00B20FBC" w:rsidRPr="00B20FBC" w:rsidRDefault="00B20FBC" w:rsidP="00B20FBC">
      <w:pPr>
        <w:pStyle w:val="NormalIndent"/>
        <w:ind w:left="0"/>
      </w:pPr>
      <w:r>
        <w:t xml:space="preserve">This service retrieves an </w:t>
      </w:r>
      <w:proofErr w:type="spellStart"/>
      <w:r>
        <w:t>eStatement</w:t>
      </w:r>
      <w:proofErr w:type="spellEnd"/>
      <w:r>
        <w:t xml:space="preserve"> by the ID that was returned by the Get List of Available </w:t>
      </w:r>
      <w:proofErr w:type="spellStart"/>
      <w:r>
        <w:t>eStatments</w:t>
      </w:r>
      <w:proofErr w:type="spellEnd"/>
      <w:r>
        <w:t xml:space="preserve"> service call.</w:t>
      </w:r>
    </w:p>
    <w:p w14:paraId="321C353D" w14:textId="77777777" w:rsidR="00B20FBC" w:rsidRPr="00B20FBC" w:rsidRDefault="00B20FBC" w:rsidP="00B20FBC">
      <w:pPr>
        <w:pStyle w:val="NormalIndent"/>
      </w:pPr>
    </w:p>
    <w:tbl>
      <w:tblPr>
        <w:tblStyle w:val="TableGrid"/>
        <w:tblW w:w="0" w:type="auto"/>
        <w:tblInd w:w="108" w:type="dxa"/>
        <w:tblLook w:val="04A0" w:firstRow="1" w:lastRow="0" w:firstColumn="1" w:lastColumn="0" w:noHBand="0" w:noVBand="1"/>
      </w:tblPr>
      <w:tblGrid>
        <w:gridCol w:w="1634"/>
        <w:gridCol w:w="1031"/>
        <w:gridCol w:w="1172"/>
        <w:gridCol w:w="2139"/>
        <w:gridCol w:w="1328"/>
        <w:gridCol w:w="1406"/>
        <w:gridCol w:w="1028"/>
      </w:tblGrid>
      <w:tr w:rsidR="009A5440" w14:paraId="1420EB1A" w14:textId="77777777" w:rsidTr="00CD7798">
        <w:tc>
          <w:tcPr>
            <w:tcW w:w="2159" w:type="dxa"/>
            <w:shd w:val="clear" w:color="auto" w:fill="8DB3E2" w:themeFill="text2" w:themeFillTint="66"/>
          </w:tcPr>
          <w:p w14:paraId="7F3330FC" w14:textId="77777777" w:rsidR="009A5440" w:rsidRPr="00962297" w:rsidRDefault="009A5440" w:rsidP="001F6923">
            <w:r w:rsidRPr="00962297">
              <w:t>Business Purpose</w:t>
            </w:r>
          </w:p>
        </w:tc>
        <w:tc>
          <w:tcPr>
            <w:tcW w:w="1080" w:type="dxa"/>
            <w:shd w:val="clear" w:color="auto" w:fill="8DB3E2" w:themeFill="text2" w:themeFillTint="66"/>
          </w:tcPr>
          <w:p w14:paraId="69EB2CDB" w14:textId="77777777" w:rsidR="009A5440" w:rsidRPr="00962297" w:rsidRDefault="009A5440" w:rsidP="001F6923">
            <w:r w:rsidRPr="00962297">
              <w:t>Interface System</w:t>
            </w:r>
          </w:p>
        </w:tc>
        <w:tc>
          <w:tcPr>
            <w:tcW w:w="1028" w:type="dxa"/>
            <w:shd w:val="clear" w:color="auto" w:fill="8DB3E2" w:themeFill="text2" w:themeFillTint="66"/>
          </w:tcPr>
          <w:p w14:paraId="7E24AA64" w14:textId="77777777" w:rsidR="009A5440" w:rsidRPr="00962297" w:rsidRDefault="009A5440" w:rsidP="001F6923">
            <w:r w:rsidRPr="00962297">
              <w:t>Message Format</w:t>
            </w:r>
          </w:p>
        </w:tc>
        <w:tc>
          <w:tcPr>
            <w:tcW w:w="1483" w:type="dxa"/>
            <w:shd w:val="clear" w:color="auto" w:fill="8DB3E2" w:themeFill="text2" w:themeFillTint="66"/>
          </w:tcPr>
          <w:p w14:paraId="5FA9C08D" w14:textId="77777777" w:rsidR="009A5440" w:rsidRPr="00962297" w:rsidRDefault="009A5440" w:rsidP="001F6923">
            <w:r w:rsidRPr="00962297">
              <w:t>Transport</w:t>
            </w:r>
          </w:p>
        </w:tc>
        <w:tc>
          <w:tcPr>
            <w:tcW w:w="1328" w:type="dxa"/>
            <w:shd w:val="clear" w:color="auto" w:fill="8DB3E2" w:themeFill="text2" w:themeFillTint="66"/>
          </w:tcPr>
          <w:p w14:paraId="0E4CD5BD" w14:textId="77777777" w:rsidR="009A5440" w:rsidRPr="00962297" w:rsidRDefault="009A5440" w:rsidP="001F6923">
            <w:r w:rsidRPr="00962297">
              <w:t xml:space="preserve">Intermediary </w:t>
            </w:r>
          </w:p>
        </w:tc>
        <w:tc>
          <w:tcPr>
            <w:tcW w:w="1406" w:type="dxa"/>
            <w:shd w:val="clear" w:color="auto" w:fill="8DB3E2" w:themeFill="text2" w:themeFillTint="66"/>
          </w:tcPr>
          <w:p w14:paraId="34B07872" w14:textId="77777777" w:rsidR="009A5440" w:rsidRPr="00962297" w:rsidRDefault="009A5440" w:rsidP="001F6923">
            <w:r w:rsidRPr="00962297">
              <w:t>IDT Configuration Required</w:t>
            </w:r>
          </w:p>
        </w:tc>
        <w:tc>
          <w:tcPr>
            <w:tcW w:w="1028" w:type="dxa"/>
            <w:shd w:val="clear" w:color="auto" w:fill="8DB3E2" w:themeFill="text2" w:themeFillTint="66"/>
          </w:tcPr>
          <w:p w14:paraId="71097D82" w14:textId="77777777" w:rsidR="009A5440" w:rsidRPr="00962297" w:rsidRDefault="009A5440" w:rsidP="001F6923">
            <w:r w:rsidRPr="00962297">
              <w:t>HLD Required</w:t>
            </w:r>
          </w:p>
        </w:tc>
      </w:tr>
      <w:tr w:rsidR="00CD7798" w14:paraId="2B399FF1" w14:textId="77777777" w:rsidTr="00CD7798">
        <w:tc>
          <w:tcPr>
            <w:tcW w:w="2159" w:type="dxa"/>
          </w:tcPr>
          <w:p w14:paraId="4DE7F61F" w14:textId="77777777" w:rsidR="00CD7798" w:rsidRDefault="00CD7798" w:rsidP="00CD7798">
            <w:r>
              <w:t xml:space="preserve">Get </w:t>
            </w:r>
            <w:proofErr w:type="spellStart"/>
            <w:r>
              <w:t>eStatement</w:t>
            </w:r>
            <w:proofErr w:type="spellEnd"/>
          </w:p>
        </w:tc>
        <w:tc>
          <w:tcPr>
            <w:tcW w:w="1080" w:type="dxa"/>
          </w:tcPr>
          <w:p w14:paraId="56D9ED82" w14:textId="77777777" w:rsidR="00CD7798" w:rsidRDefault="00CD7798" w:rsidP="00CD7798">
            <w:r>
              <w:t>Vision IP</w:t>
            </w:r>
          </w:p>
        </w:tc>
        <w:tc>
          <w:tcPr>
            <w:tcW w:w="1028" w:type="dxa"/>
          </w:tcPr>
          <w:p w14:paraId="017983CD" w14:textId="77777777" w:rsidR="00CD7798" w:rsidRDefault="00CD7798" w:rsidP="00CD7798">
            <w:ins w:id="2264" w:author="D'souza, Nigel" w:date="2019-08-28T15:14:00Z">
              <w:r>
                <w:t>SOAP</w:t>
              </w:r>
            </w:ins>
            <w:del w:id="2265" w:author="D'souza, Nigel" w:date="2019-08-28T15:14:00Z">
              <w:r w:rsidDel="00132FC6">
                <w:delText>TBD</w:delText>
              </w:r>
            </w:del>
          </w:p>
        </w:tc>
        <w:tc>
          <w:tcPr>
            <w:tcW w:w="1483" w:type="dxa"/>
          </w:tcPr>
          <w:p w14:paraId="2DC1EE58" w14:textId="77777777" w:rsidR="00CD7798" w:rsidRDefault="00CD7798" w:rsidP="00CD7798">
            <w:ins w:id="2266" w:author="D'souza, Nigel" w:date="2019-08-28T15:14:00Z">
              <w:r>
                <w:t>HTTPS</w:t>
              </w:r>
            </w:ins>
            <w:del w:id="2267" w:author="D'souza, Nigel" w:date="2019-08-28T15:14:00Z">
              <w:r w:rsidDel="00132FC6">
                <w:delText>SOAP/HTTPS</w:delText>
              </w:r>
            </w:del>
          </w:p>
        </w:tc>
        <w:tc>
          <w:tcPr>
            <w:tcW w:w="1328" w:type="dxa"/>
          </w:tcPr>
          <w:p w14:paraId="03E17985" w14:textId="77777777" w:rsidR="00CD7798" w:rsidRDefault="00CD7798" w:rsidP="00CD7798">
            <w:ins w:id="2268" w:author="D'souza, Nigel" w:date="2019-08-28T15:14:00Z">
              <w:r>
                <w:t>EIP</w:t>
              </w:r>
            </w:ins>
            <w:del w:id="2269" w:author="D'souza, Nigel" w:date="2019-08-28T15:14:00Z">
              <w:r w:rsidDel="00132FC6">
                <w:delText>None</w:delText>
              </w:r>
            </w:del>
          </w:p>
        </w:tc>
        <w:tc>
          <w:tcPr>
            <w:tcW w:w="1406" w:type="dxa"/>
          </w:tcPr>
          <w:p w14:paraId="7BFF903C" w14:textId="77777777" w:rsidR="00CD7798" w:rsidRDefault="00CD7798" w:rsidP="00CD7798">
            <w:ins w:id="2270" w:author="D'souza, Nigel" w:date="2019-08-28T15:14:00Z">
              <w:r>
                <w:t>TBD</w:t>
              </w:r>
            </w:ins>
            <w:del w:id="2271" w:author="D'souza, Nigel" w:date="2019-08-28T15:14:00Z">
              <w:r w:rsidDel="00132FC6">
                <w:delText>TBD</w:delText>
              </w:r>
            </w:del>
          </w:p>
        </w:tc>
        <w:tc>
          <w:tcPr>
            <w:tcW w:w="1028" w:type="dxa"/>
          </w:tcPr>
          <w:p w14:paraId="164D36BD" w14:textId="77777777" w:rsidR="00CD7798" w:rsidRDefault="00CD7798" w:rsidP="00CD7798">
            <w:ins w:id="2272" w:author="D'souza, Nigel" w:date="2019-08-28T15:14:00Z">
              <w:r>
                <w:t>No</w:t>
              </w:r>
            </w:ins>
            <w:del w:id="2273" w:author="D'souza, Nigel" w:date="2019-08-28T15:14:00Z">
              <w:r w:rsidDel="00132FC6">
                <w:delText>TBD</w:delText>
              </w:r>
            </w:del>
          </w:p>
        </w:tc>
      </w:tr>
      <w:tr w:rsidR="00CD7798" w14:paraId="38A141C2" w14:textId="77777777" w:rsidTr="00CD7798">
        <w:tc>
          <w:tcPr>
            <w:tcW w:w="2159" w:type="dxa"/>
          </w:tcPr>
          <w:p w14:paraId="5CB9ABA1" w14:textId="77777777" w:rsidR="00CD7798" w:rsidRPr="00CD7798" w:rsidRDefault="00CD7798" w:rsidP="00CD7798">
            <w:pPr>
              <w:rPr>
                <w:color w:val="FF0000"/>
                <w:rPrChange w:id="2274" w:author="D'souza, Nigel" w:date="2019-08-28T15:14:00Z">
                  <w:rPr/>
                </w:rPrChange>
              </w:rPr>
            </w:pPr>
            <w:r w:rsidRPr="00CD7798">
              <w:rPr>
                <w:color w:val="FF0000"/>
                <w:rPrChange w:id="2275" w:author="D'souza, Nigel" w:date="2019-08-28T15:14:00Z">
                  <w:rPr/>
                </w:rPrChange>
              </w:rPr>
              <w:t xml:space="preserve">Receive </w:t>
            </w:r>
            <w:proofErr w:type="spellStart"/>
            <w:r w:rsidRPr="00CD7798">
              <w:rPr>
                <w:color w:val="FF0000"/>
                <w:rPrChange w:id="2276" w:author="D'souza, Nigel" w:date="2019-08-28T15:14:00Z">
                  <w:rPr/>
                </w:rPrChange>
              </w:rPr>
              <w:t>eStatement</w:t>
            </w:r>
            <w:proofErr w:type="spellEnd"/>
            <w:r w:rsidRPr="00CD7798">
              <w:rPr>
                <w:color w:val="FF0000"/>
                <w:rPrChange w:id="2277" w:author="D'souza, Nigel" w:date="2019-08-28T15:14:00Z">
                  <w:rPr/>
                </w:rPrChange>
              </w:rPr>
              <w:t xml:space="preserve"> </w:t>
            </w:r>
          </w:p>
        </w:tc>
        <w:tc>
          <w:tcPr>
            <w:tcW w:w="1080" w:type="dxa"/>
          </w:tcPr>
          <w:p w14:paraId="59FA197A" w14:textId="77777777" w:rsidR="00CD7798" w:rsidRPr="00CD7798" w:rsidRDefault="00CD7798" w:rsidP="00CD7798">
            <w:pPr>
              <w:rPr>
                <w:color w:val="FF0000"/>
                <w:rPrChange w:id="2278" w:author="D'souza, Nigel" w:date="2019-08-28T15:14:00Z">
                  <w:rPr/>
                </w:rPrChange>
              </w:rPr>
            </w:pPr>
            <w:r w:rsidRPr="00CD7798">
              <w:rPr>
                <w:color w:val="FF0000"/>
                <w:rPrChange w:id="2279" w:author="D'souza, Nigel" w:date="2019-08-28T15:14:00Z">
                  <w:rPr/>
                </w:rPrChange>
              </w:rPr>
              <w:t>Vision IP</w:t>
            </w:r>
          </w:p>
        </w:tc>
        <w:tc>
          <w:tcPr>
            <w:tcW w:w="1028" w:type="dxa"/>
          </w:tcPr>
          <w:p w14:paraId="6AB03CED" w14:textId="77777777" w:rsidR="00CD7798" w:rsidRPr="00CD7798" w:rsidRDefault="00CD7798" w:rsidP="00CD7798">
            <w:pPr>
              <w:rPr>
                <w:color w:val="FF0000"/>
                <w:rPrChange w:id="2280" w:author="D'souza, Nigel" w:date="2019-08-28T15:14:00Z">
                  <w:rPr/>
                </w:rPrChange>
              </w:rPr>
            </w:pPr>
            <w:ins w:id="2281" w:author="D'souza, Nigel" w:date="2019-08-28T15:14:00Z">
              <w:r w:rsidRPr="00CD7798">
                <w:rPr>
                  <w:color w:val="FF0000"/>
                  <w:rPrChange w:id="2282" w:author="D'souza, Nigel" w:date="2019-08-28T15:14:00Z">
                    <w:rPr/>
                  </w:rPrChange>
                </w:rPr>
                <w:t>SOAP</w:t>
              </w:r>
            </w:ins>
            <w:del w:id="2283" w:author="D'souza, Nigel" w:date="2019-08-28T15:14:00Z">
              <w:r w:rsidRPr="00CD7798" w:rsidDel="00132FC6">
                <w:rPr>
                  <w:color w:val="FF0000"/>
                  <w:rPrChange w:id="2284" w:author="D'souza, Nigel" w:date="2019-08-28T15:14:00Z">
                    <w:rPr/>
                  </w:rPrChange>
                </w:rPr>
                <w:delText>PDF</w:delText>
              </w:r>
            </w:del>
          </w:p>
        </w:tc>
        <w:tc>
          <w:tcPr>
            <w:tcW w:w="1483" w:type="dxa"/>
          </w:tcPr>
          <w:p w14:paraId="061E479D" w14:textId="77777777" w:rsidR="00CD7798" w:rsidRPr="00CD7798" w:rsidRDefault="00CD7798" w:rsidP="00CD7798">
            <w:pPr>
              <w:rPr>
                <w:color w:val="FF0000"/>
                <w:rPrChange w:id="2285" w:author="D'souza, Nigel" w:date="2019-08-28T15:14:00Z">
                  <w:rPr/>
                </w:rPrChange>
              </w:rPr>
            </w:pPr>
            <w:ins w:id="2286" w:author="D'souza, Nigel" w:date="2019-08-28T15:14:00Z">
              <w:r w:rsidRPr="00CD7798">
                <w:rPr>
                  <w:color w:val="FF0000"/>
                  <w:rPrChange w:id="2287" w:author="D'souza, Nigel" w:date="2019-08-28T15:14:00Z">
                    <w:rPr/>
                  </w:rPrChange>
                </w:rPr>
                <w:t>HTTPS</w:t>
              </w:r>
            </w:ins>
            <w:del w:id="2288" w:author="D'souza, Nigel" w:date="2019-08-28T15:14:00Z">
              <w:r w:rsidRPr="00CD7798" w:rsidDel="00132FC6">
                <w:rPr>
                  <w:color w:val="FF0000"/>
                  <w:rPrChange w:id="2289" w:author="D'souza, Nigel" w:date="2019-08-28T15:14:00Z">
                    <w:rPr/>
                  </w:rPrChange>
                </w:rPr>
                <w:delText>SOAP/HTTPS</w:delText>
              </w:r>
            </w:del>
          </w:p>
        </w:tc>
        <w:tc>
          <w:tcPr>
            <w:tcW w:w="1328" w:type="dxa"/>
          </w:tcPr>
          <w:p w14:paraId="52ADFAA5" w14:textId="77777777" w:rsidR="00CD7798" w:rsidRPr="00CD7798" w:rsidRDefault="00CD7798" w:rsidP="00CD7798">
            <w:pPr>
              <w:rPr>
                <w:color w:val="FF0000"/>
                <w:rPrChange w:id="2290" w:author="D'souza, Nigel" w:date="2019-08-28T15:14:00Z">
                  <w:rPr/>
                </w:rPrChange>
              </w:rPr>
            </w:pPr>
            <w:ins w:id="2291" w:author="D'souza, Nigel" w:date="2019-08-28T15:14:00Z">
              <w:r w:rsidRPr="00CD7798">
                <w:rPr>
                  <w:color w:val="FF0000"/>
                  <w:rPrChange w:id="2292" w:author="D'souza, Nigel" w:date="2019-08-28T15:14:00Z">
                    <w:rPr/>
                  </w:rPrChange>
                </w:rPr>
                <w:t>EIP</w:t>
              </w:r>
            </w:ins>
            <w:del w:id="2293" w:author="D'souza, Nigel" w:date="2019-08-28T15:14:00Z">
              <w:r w:rsidRPr="00CD7798" w:rsidDel="00132FC6">
                <w:rPr>
                  <w:color w:val="FF0000"/>
                  <w:rPrChange w:id="2294" w:author="D'souza, Nigel" w:date="2019-08-28T15:14:00Z">
                    <w:rPr/>
                  </w:rPrChange>
                </w:rPr>
                <w:delText>None</w:delText>
              </w:r>
            </w:del>
          </w:p>
        </w:tc>
        <w:tc>
          <w:tcPr>
            <w:tcW w:w="1406" w:type="dxa"/>
          </w:tcPr>
          <w:p w14:paraId="77757703" w14:textId="77777777" w:rsidR="00CD7798" w:rsidRPr="00CD7798" w:rsidRDefault="00CD7798" w:rsidP="00CD7798">
            <w:pPr>
              <w:rPr>
                <w:color w:val="FF0000"/>
                <w:rPrChange w:id="2295" w:author="D'souza, Nigel" w:date="2019-08-28T15:14:00Z">
                  <w:rPr/>
                </w:rPrChange>
              </w:rPr>
            </w:pPr>
            <w:ins w:id="2296" w:author="D'souza, Nigel" w:date="2019-08-28T15:14:00Z">
              <w:r w:rsidRPr="00CD7798">
                <w:rPr>
                  <w:color w:val="FF0000"/>
                  <w:rPrChange w:id="2297" w:author="D'souza, Nigel" w:date="2019-08-28T15:14:00Z">
                    <w:rPr/>
                  </w:rPrChange>
                </w:rPr>
                <w:t>TBD</w:t>
              </w:r>
            </w:ins>
            <w:del w:id="2298" w:author="D'souza, Nigel" w:date="2019-08-28T15:14:00Z">
              <w:r w:rsidRPr="00CD7798" w:rsidDel="00132FC6">
                <w:rPr>
                  <w:color w:val="FF0000"/>
                  <w:rPrChange w:id="2299" w:author="D'souza, Nigel" w:date="2019-08-28T15:14:00Z">
                    <w:rPr/>
                  </w:rPrChange>
                </w:rPr>
                <w:delText>TBD</w:delText>
              </w:r>
            </w:del>
          </w:p>
        </w:tc>
        <w:tc>
          <w:tcPr>
            <w:tcW w:w="1028" w:type="dxa"/>
          </w:tcPr>
          <w:p w14:paraId="70639D95" w14:textId="77777777" w:rsidR="00CD7798" w:rsidRPr="00CD7798" w:rsidRDefault="00CD7798" w:rsidP="00CD7798">
            <w:pPr>
              <w:rPr>
                <w:color w:val="FF0000"/>
                <w:rPrChange w:id="2300" w:author="D'souza, Nigel" w:date="2019-08-28T15:14:00Z">
                  <w:rPr/>
                </w:rPrChange>
              </w:rPr>
            </w:pPr>
            <w:ins w:id="2301" w:author="D'souza, Nigel" w:date="2019-08-28T15:14:00Z">
              <w:r w:rsidRPr="00CD7798">
                <w:rPr>
                  <w:color w:val="FF0000"/>
                  <w:rPrChange w:id="2302" w:author="D'souza, Nigel" w:date="2019-08-28T15:14:00Z">
                    <w:rPr/>
                  </w:rPrChange>
                </w:rPr>
                <w:t>No</w:t>
              </w:r>
            </w:ins>
            <w:del w:id="2303" w:author="D'souza, Nigel" w:date="2019-08-28T15:14:00Z">
              <w:r w:rsidRPr="00CD7798" w:rsidDel="00132FC6">
                <w:rPr>
                  <w:color w:val="FF0000"/>
                  <w:rPrChange w:id="2304" w:author="D'souza, Nigel" w:date="2019-08-28T15:14:00Z">
                    <w:rPr/>
                  </w:rPrChange>
                </w:rPr>
                <w:delText>TBD</w:delText>
              </w:r>
            </w:del>
          </w:p>
        </w:tc>
      </w:tr>
    </w:tbl>
    <w:p w14:paraId="1D648738" w14:textId="77777777" w:rsidR="00B20FBC" w:rsidRDefault="00B20FBC" w:rsidP="009A5440">
      <w:pPr>
        <w:rPr>
          <w:szCs w:val="20"/>
        </w:rPr>
      </w:pPr>
    </w:p>
    <w:p w14:paraId="34A43DB8" w14:textId="77777777" w:rsidR="000E306C" w:rsidRDefault="000E306C" w:rsidP="009A5440">
      <w:pPr>
        <w:rPr>
          <w:szCs w:val="20"/>
        </w:rPr>
      </w:pPr>
    </w:p>
    <w:p w14:paraId="1BE09589" w14:textId="57C212CC" w:rsidR="000E306C" w:rsidRDefault="006271A3" w:rsidP="009A5440">
      <w:pPr>
        <w:rPr>
          <w:szCs w:val="20"/>
        </w:rPr>
      </w:pPr>
      <w:del w:id="2305" w:author="D'souza, Nigel [2]" w:date="2020-01-03T14:47:00Z">
        <w:r w:rsidDel="00595C04">
          <w:rPr>
            <w:noProof/>
            <w:szCs w:val="20"/>
            <w:lang w:val="en-US"/>
          </w:rPr>
          <w:drawing>
            <wp:inline distT="0" distB="0" distL="0" distR="0" wp14:anchorId="17AEC30A" wp14:editId="4273D64A">
              <wp:extent cx="5741670" cy="42691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41670" cy="4269105"/>
                      </a:xfrm>
                      <a:prstGeom prst="rect">
                        <a:avLst/>
                      </a:prstGeom>
                      <a:noFill/>
                      <a:ln>
                        <a:noFill/>
                      </a:ln>
                    </pic:spPr>
                  </pic:pic>
                </a:graphicData>
              </a:graphic>
            </wp:inline>
          </w:drawing>
        </w:r>
      </w:del>
      <w:ins w:id="2306" w:author="D'souza, Nigel [2]" w:date="2020-01-03T14:47:00Z">
        <w:r w:rsidR="00595C04" w:rsidRPr="00595C04">
          <w:rPr>
            <w:noProof/>
            <w:lang w:val="en-US"/>
          </w:rPr>
          <w:t xml:space="preserve"> </w:t>
        </w:r>
        <w:r w:rsidR="00595C04" w:rsidRPr="00595C04">
          <w:rPr>
            <w:noProof/>
            <w:szCs w:val="20"/>
            <w:lang w:val="en-US"/>
          </w:rPr>
          <w:drawing>
            <wp:inline distT="0" distB="0" distL="0" distR="0" wp14:anchorId="4E858BE1" wp14:editId="6631B0DD">
              <wp:extent cx="5529736" cy="4186891"/>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39795" cy="4194508"/>
                      </a:xfrm>
                      <a:prstGeom prst="rect">
                        <a:avLst/>
                      </a:prstGeom>
                    </pic:spPr>
                  </pic:pic>
                </a:graphicData>
              </a:graphic>
            </wp:inline>
          </w:drawing>
        </w:r>
      </w:ins>
    </w:p>
    <w:p w14:paraId="11D56C82" w14:textId="77777777" w:rsidR="005227DB" w:rsidRDefault="005227DB" w:rsidP="009A5440">
      <w:pPr>
        <w:rPr>
          <w:szCs w:val="20"/>
        </w:rPr>
      </w:pPr>
      <w:r>
        <w:rPr>
          <w:szCs w:val="20"/>
        </w:rPr>
        <w:br w:type="page"/>
      </w:r>
    </w:p>
    <w:p w14:paraId="43B0727F" w14:textId="77777777" w:rsidR="009A5440" w:rsidRDefault="009A5440" w:rsidP="009A5440">
      <w:pPr>
        <w:rPr>
          <w:rFonts w:ascii="Arial Narrow" w:hAnsi="Arial Narrow" w:cs="Arial"/>
          <w:b/>
          <w:bCs/>
          <w:color w:val="336999"/>
          <w:sz w:val="28"/>
          <w:szCs w:val="20"/>
        </w:rPr>
      </w:pPr>
    </w:p>
    <w:p w14:paraId="63253F9C" w14:textId="77777777" w:rsidR="005227DB" w:rsidRPr="00DD105A" w:rsidRDefault="005227DB" w:rsidP="00583888">
      <w:pPr>
        <w:pStyle w:val="Heading2"/>
        <w:numPr>
          <w:ilvl w:val="2"/>
          <w:numId w:val="2"/>
        </w:numPr>
        <w:rPr>
          <w:color w:val="FF0000"/>
          <w:szCs w:val="20"/>
        </w:rPr>
      </w:pPr>
      <w:bookmarkStart w:id="2307" w:name="_Toc28956282"/>
      <w:r w:rsidRPr="00DD105A">
        <w:rPr>
          <w:color w:val="FF0000"/>
          <w:szCs w:val="20"/>
        </w:rPr>
        <w:t xml:space="preserve">Real Time Loan </w:t>
      </w:r>
      <w:commentRangeStart w:id="2308"/>
      <w:r w:rsidRPr="00DD105A">
        <w:rPr>
          <w:color w:val="FF0000"/>
          <w:szCs w:val="20"/>
        </w:rPr>
        <w:t>Reporting</w:t>
      </w:r>
      <w:r w:rsidR="00A10529" w:rsidRPr="00DD105A">
        <w:rPr>
          <w:color w:val="FF0000"/>
          <w:szCs w:val="20"/>
        </w:rPr>
        <w:t xml:space="preserve"> </w:t>
      </w:r>
      <w:commentRangeEnd w:id="2308"/>
      <w:r w:rsidR="000C37DA">
        <w:rPr>
          <w:rStyle w:val="CommentReference"/>
          <w:rFonts w:ascii="Arial" w:hAnsi="Arial" w:cs="Times New Roman"/>
          <w:b w:val="0"/>
          <w:bCs w:val="0"/>
          <w:color w:val="auto"/>
          <w:lang w:val="en-GB"/>
        </w:rPr>
        <w:commentReference w:id="2308"/>
      </w:r>
      <w:r w:rsidR="004C2070" w:rsidRPr="00DD105A">
        <w:rPr>
          <w:color w:val="FF0000"/>
          <w:szCs w:val="20"/>
        </w:rPr>
        <w:t>(P3)</w:t>
      </w:r>
      <w:bookmarkEnd w:id="2307"/>
    </w:p>
    <w:p w14:paraId="27063CD5" w14:textId="77777777" w:rsidR="00530900" w:rsidRPr="00530900" w:rsidRDefault="00530900" w:rsidP="00530900">
      <w:pPr>
        <w:pStyle w:val="NormalIndent"/>
      </w:pPr>
    </w:p>
    <w:p w14:paraId="35588634" w14:textId="77777777" w:rsidR="005227DB" w:rsidRDefault="005227DB" w:rsidP="005227DB">
      <w:pPr>
        <w:pStyle w:val="NormalIndent"/>
      </w:pPr>
    </w:p>
    <w:tbl>
      <w:tblPr>
        <w:tblStyle w:val="TableGrid"/>
        <w:tblW w:w="0" w:type="auto"/>
        <w:tblInd w:w="108" w:type="dxa"/>
        <w:tblLayout w:type="fixed"/>
        <w:tblLook w:val="04A0" w:firstRow="1" w:lastRow="0" w:firstColumn="1" w:lastColumn="0" w:noHBand="0" w:noVBand="1"/>
        <w:tblPrChange w:id="2309" w:author="D'souza, Nigel" w:date="2019-08-28T15:15:00Z">
          <w:tblPr>
            <w:tblStyle w:val="TableGrid"/>
            <w:tblW w:w="0" w:type="auto"/>
            <w:tblInd w:w="108" w:type="dxa"/>
            <w:tblLook w:val="04A0" w:firstRow="1" w:lastRow="0" w:firstColumn="1" w:lastColumn="0" w:noHBand="0" w:noVBand="1"/>
          </w:tblPr>
        </w:tblPrChange>
      </w:tblPr>
      <w:tblGrid>
        <w:gridCol w:w="1222"/>
        <w:gridCol w:w="1275"/>
        <w:gridCol w:w="1800"/>
        <w:gridCol w:w="1572"/>
        <w:gridCol w:w="1285"/>
        <w:gridCol w:w="1361"/>
        <w:gridCol w:w="997"/>
        <w:tblGridChange w:id="2310">
          <w:tblGrid>
            <w:gridCol w:w="1222"/>
            <w:gridCol w:w="965"/>
            <w:gridCol w:w="1617"/>
            <w:gridCol w:w="2065"/>
            <w:gridCol w:w="1285"/>
            <w:gridCol w:w="1361"/>
            <w:gridCol w:w="997"/>
          </w:tblGrid>
        </w:tblGridChange>
      </w:tblGrid>
      <w:tr w:rsidR="005227DB" w14:paraId="7C65645C" w14:textId="77777777" w:rsidTr="00CD7798">
        <w:tc>
          <w:tcPr>
            <w:tcW w:w="1222" w:type="dxa"/>
            <w:shd w:val="clear" w:color="auto" w:fill="8DB3E2" w:themeFill="text2" w:themeFillTint="66"/>
            <w:tcPrChange w:id="2311" w:author="D'souza, Nigel" w:date="2019-08-28T15:15:00Z">
              <w:tcPr>
                <w:tcW w:w="2076" w:type="dxa"/>
                <w:shd w:val="clear" w:color="auto" w:fill="8DB3E2" w:themeFill="text2" w:themeFillTint="66"/>
              </w:tcPr>
            </w:tcPrChange>
          </w:tcPr>
          <w:p w14:paraId="20215607" w14:textId="77777777" w:rsidR="005227DB" w:rsidRPr="00962297" w:rsidRDefault="005227DB" w:rsidP="001F6923">
            <w:r w:rsidRPr="00962297">
              <w:t>Business Purpose</w:t>
            </w:r>
          </w:p>
        </w:tc>
        <w:tc>
          <w:tcPr>
            <w:tcW w:w="1275" w:type="dxa"/>
            <w:shd w:val="clear" w:color="auto" w:fill="8DB3E2" w:themeFill="text2" w:themeFillTint="66"/>
            <w:tcPrChange w:id="2312" w:author="D'souza, Nigel" w:date="2019-08-28T15:15:00Z">
              <w:tcPr>
                <w:tcW w:w="1074" w:type="dxa"/>
                <w:shd w:val="clear" w:color="auto" w:fill="8DB3E2" w:themeFill="text2" w:themeFillTint="66"/>
              </w:tcPr>
            </w:tcPrChange>
          </w:tcPr>
          <w:p w14:paraId="39EE1BEA" w14:textId="77777777" w:rsidR="005227DB" w:rsidRPr="00962297" w:rsidRDefault="005227DB" w:rsidP="001F6923">
            <w:r w:rsidRPr="00962297">
              <w:t>Interface System</w:t>
            </w:r>
          </w:p>
        </w:tc>
        <w:tc>
          <w:tcPr>
            <w:tcW w:w="1800" w:type="dxa"/>
            <w:shd w:val="clear" w:color="auto" w:fill="8DB3E2" w:themeFill="text2" w:themeFillTint="66"/>
            <w:tcPrChange w:id="2313" w:author="D'souza, Nigel" w:date="2019-08-28T15:15:00Z">
              <w:tcPr>
                <w:tcW w:w="1117" w:type="dxa"/>
                <w:shd w:val="clear" w:color="auto" w:fill="8DB3E2" w:themeFill="text2" w:themeFillTint="66"/>
              </w:tcPr>
            </w:tcPrChange>
          </w:tcPr>
          <w:p w14:paraId="7EB1C3E2" w14:textId="77777777" w:rsidR="005227DB" w:rsidRPr="00962297" w:rsidRDefault="005227DB" w:rsidP="001F6923">
            <w:r w:rsidRPr="00962297">
              <w:t>Message Format</w:t>
            </w:r>
          </w:p>
        </w:tc>
        <w:tc>
          <w:tcPr>
            <w:tcW w:w="1572" w:type="dxa"/>
            <w:shd w:val="clear" w:color="auto" w:fill="8DB3E2" w:themeFill="text2" w:themeFillTint="66"/>
            <w:tcPrChange w:id="2314" w:author="D'souza, Nigel" w:date="2019-08-28T15:15:00Z">
              <w:tcPr>
                <w:tcW w:w="1483" w:type="dxa"/>
                <w:shd w:val="clear" w:color="auto" w:fill="8DB3E2" w:themeFill="text2" w:themeFillTint="66"/>
              </w:tcPr>
            </w:tcPrChange>
          </w:tcPr>
          <w:p w14:paraId="04B4BA2E" w14:textId="77777777" w:rsidR="005227DB" w:rsidRPr="00962297" w:rsidRDefault="005227DB" w:rsidP="001F6923">
            <w:r w:rsidRPr="00962297">
              <w:t>Transport</w:t>
            </w:r>
          </w:p>
        </w:tc>
        <w:tc>
          <w:tcPr>
            <w:tcW w:w="1285" w:type="dxa"/>
            <w:shd w:val="clear" w:color="auto" w:fill="8DB3E2" w:themeFill="text2" w:themeFillTint="66"/>
            <w:tcPrChange w:id="2315" w:author="D'souza, Nigel" w:date="2019-08-28T15:15:00Z">
              <w:tcPr>
                <w:tcW w:w="1328" w:type="dxa"/>
                <w:shd w:val="clear" w:color="auto" w:fill="8DB3E2" w:themeFill="text2" w:themeFillTint="66"/>
              </w:tcPr>
            </w:tcPrChange>
          </w:tcPr>
          <w:p w14:paraId="24571A9B" w14:textId="77777777" w:rsidR="005227DB" w:rsidRPr="00962297" w:rsidRDefault="005227DB" w:rsidP="001F6923">
            <w:r w:rsidRPr="00962297">
              <w:t xml:space="preserve">Intermediary </w:t>
            </w:r>
          </w:p>
        </w:tc>
        <w:tc>
          <w:tcPr>
            <w:tcW w:w="1361" w:type="dxa"/>
            <w:shd w:val="clear" w:color="auto" w:fill="8DB3E2" w:themeFill="text2" w:themeFillTint="66"/>
            <w:tcPrChange w:id="2316" w:author="D'souza, Nigel" w:date="2019-08-28T15:15:00Z">
              <w:tcPr>
                <w:tcW w:w="1406" w:type="dxa"/>
                <w:shd w:val="clear" w:color="auto" w:fill="8DB3E2" w:themeFill="text2" w:themeFillTint="66"/>
              </w:tcPr>
            </w:tcPrChange>
          </w:tcPr>
          <w:p w14:paraId="3CA46002" w14:textId="77777777" w:rsidR="005227DB" w:rsidRPr="00962297" w:rsidRDefault="005227DB" w:rsidP="001F6923">
            <w:r w:rsidRPr="00962297">
              <w:t>IDT Configuration Required</w:t>
            </w:r>
          </w:p>
        </w:tc>
        <w:tc>
          <w:tcPr>
            <w:tcW w:w="997" w:type="dxa"/>
            <w:shd w:val="clear" w:color="auto" w:fill="8DB3E2" w:themeFill="text2" w:themeFillTint="66"/>
            <w:tcPrChange w:id="2317" w:author="D'souza, Nigel" w:date="2019-08-28T15:15:00Z">
              <w:tcPr>
                <w:tcW w:w="1028" w:type="dxa"/>
                <w:shd w:val="clear" w:color="auto" w:fill="8DB3E2" w:themeFill="text2" w:themeFillTint="66"/>
              </w:tcPr>
            </w:tcPrChange>
          </w:tcPr>
          <w:p w14:paraId="0904134F" w14:textId="77777777" w:rsidR="005227DB" w:rsidRPr="00962297" w:rsidRDefault="005227DB" w:rsidP="001F6923">
            <w:r w:rsidRPr="00962297">
              <w:t>HLD Required</w:t>
            </w:r>
          </w:p>
        </w:tc>
      </w:tr>
      <w:tr w:rsidR="00CD7798" w14:paraId="42012A73" w14:textId="77777777" w:rsidTr="00CD7798">
        <w:trPr>
          <w:trHeight w:val="1027"/>
          <w:trPrChange w:id="2318" w:author="D'souza, Nigel" w:date="2019-08-28T15:15:00Z">
            <w:trPr>
              <w:trHeight w:val="1027"/>
            </w:trPr>
          </w:trPrChange>
        </w:trPr>
        <w:tc>
          <w:tcPr>
            <w:tcW w:w="1222" w:type="dxa"/>
            <w:tcPrChange w:id="2319" w:author="D'souza, Nigel" w:date="2019-08-28T15:15:00Z">
              <w:tcPr>
                <w:tcW w:w="2076" w:type="dxa"/>
              </w:tcPr>
            </w:tcPrChange>
          </w:tcPr>
          <w:p w14:paraId="58C81322" w14:textId="77777777" w:rsidR="00CD7798" w:rsidRDefault="00CD7798" w:rsidP="00CD7798">
            <w:r>
              <w:rPr>
                <w:rFonts w:ascii="Calibri" w:hAnsi="Calibri"/>
                <w:color w:val="000000"/>
                <w:sz w:val="22"/>
                <w:szCs w:val="22"/>
              </w:rPr>
              <w:t>Get Invoices</w:t>
            </w:r>
          </w:p>
        </w:tc>
        <w:tc>
          <w:tcPr>
            <w:tcW w:w="1275" w:type="dxa"/>
            <w:tcPrChange w:id="2320" w:author="D'souza, Nigel" w:date="2019-08-28T15:15:00Z">
              <w:tcPr>
                <w:tcW w:w="1074" w:type="dxa"/>
              </w:tcPr>
            </w:tcPrChange>
          </w:tcPr>
          <w:p w14:paraId="0E92E6FB" w14:textId="77777777" w:rsidR="00CD7798" w:rsidRDefault="00CD7798" w:rsidP="00CD7798">
            <w:r>
              <w:t>AFS</w:t>
            </w:r>
          </w:p>
        </w:tc>
        <w:tc>
          <w:tcPr>
            <w:tcW w:w="1800" w:type="dxa"/>
            <w:tcPrChange w:id="2321" w:author="D'souza, Nigel" w:date="2019-08-28T15:15:00Z">
              <w:tcPr>
                <w:tcW w:w="1117" w:type="dxa"/>
              </w:tcPr>
            </w:tcPrChange>
          </w:tcPr>
          <w:p w14:paraId="34B3E6AD" w14:textId="77777777" w:rsidR="00CD7798" w:rsidRDefault="00CD7798" w:rsidP="00CD7798">
            <w:ins w:id="2322" w:author="D'souza, Nigel" w:date="2019-08-28T15:14:00Z">
              <w:r>
                <w:t>SOAP</w:t>
              </w:r>
            </w:ins>
            <w:del w:id="2323" w:author="D'souza, Nigel" w:date="2019-08-28T15:14:00Z">
              <w:r w:rsidDel="00905326">
                <w:delText>ISO20022</w:delText>
              </w:r>
            </w:del>
          </w:p>
        </w:tc>
        <w:tc>
          <w:tcPr>
            <w:tcW w:w="1572" w:type="dxa"/>
            <w:tcPrChange w:id="2324" w:author="D'souza, Nigel" w:date="2019-08-28T15:15:00Z">
              <w:tcPr>
                <w:tcW w:w="1483" w:type="dxa"/>
              </w:tcPr>
            </w:tcPrChange>
          </w:tcPr>
          <w:p w14:paraId="74A55D3A" w14:textId="77777777" w:rsidR="00CD7798" w:rsidRDefault="00CD7798" w:rsidP="00CD7798">
            <w:ins w:id="2325" w:author="D'souza, Nigel" w:date="2019-08-28T15:14:00Z">
              <w:r>
                <w:t>HTTPS</w:t>
              </w:r>
            </w:ins>
            <w:del w:id="2326" w:author="D'souza, Nigel" w:date="2019-08-28T15:14:00Z">
              <w:r w:rsidDel="00905326">
                <w:delText>SOAP/HTTPS</w:delText>
              </w:r>
            </w:del>
          </w:p>
        </w:tc>
        <w:tc>
          <w:tcPr>
            <w:tcW w:w="1285" w:type="dxa"/>
            <w:tcPrChange w:id="2327" w:author="D'souza, Nigel" w:date="2019-08-28T15:15:00Z">
              <w:tcPr>
                <w:tcW w:w="1328" w:type="dxa"/>
              </w:tcPr>
            </w:tcPrChange>
          </w:tcPr>
          <w:p w14:paraId="06F666DF" w14:textId="77777777" w:rsidR="00CD7798" w:rsidRDefault="00CD7798" w:rsidP="00CD7798">
            <w:ins w:id="2328" w:author="D'souza, Nigel" w:date="2019-08-28T15:14:00Z">
              <w:r>
                <w:t>EIP</w:t>
              </w:r>
            </w:ins>
            <w:del w:id="2329" w:author="D'souza, Nigel" w:date="2019-08-28T15:14:00Z">
              <w:r w:rsidDel="00905326">
                <w:delText>None</w:delText>
              </w:r>
            </w:del>
          </w:p>
        </w:tc>
        <w:tc>
          <w:tcPr>
            <w:tcW w:w="1361" w:type="dxa"/>
            <w:tcPrChange w:id="2330" w:author="D'souza, Nigel" w:date="2019-08-28T15:15:00Z">
              <w:tcPr>
                <w:tcW w:w="1406" w:type="dxa"/>
              </w:tcPr>
            </w:tcPrChange>
          </w:tcPr>
          <w:p w14:paraId="35D52299" w14:textId="77777777" w:rsidR="00CD7798" w:rsidRDefault="00CD7798" w:rsidP="00CD7798">
            <w:ins w:id="2331" w:author="D'souza, Nigel" w:date="2019-08-28T15:14:00Z">
              <w:r>
                <w:t>TBD</w:t>
              </w:r>
            </w:ins>
            <w:del w:id="2332" w:author="D'souza, Nigel" w:date="2019-08-28T15:14:00Z">
              <w:r w:rsidDel="00905326">
                <w:delText>TBD</w:delText>
              </w:r>
            </w:del>
          </w:p>
        </w:tc>
        <w:tc>
          <w:tcPr>
            <w:tcW w:w="997" w:type="dxa"/>
            <w:tcPrChange w:id="2333" w:author="D'souza, Nigel" w:date="2019-08-28T15:15:00Z">
              <w:tcPr>
                <w:tcW w:w="1028" w:type="dxa"/>
              </w:tcPr>
            </w:tcPrChange>
          </w:tcPr>
          <w:p w14:paraId="4C9D1A27" w14:textId="77777777" w:rsidR="00CD7798" w:rsidRDefault="00CD7798" w:rsidP="00CD7798">
            <w:ins w:id="2334" w:author="D'souza, Nigel" w:date="2019-08-28T15:14:00Z">
              <w:r>
                <w:t>No</w:t>
              </w:r>
            </w:ins>
            <w:del w:id="2335" w:author="D'souza, Nigel" w:date="2019-08-28T15:14:00Z">
              <w:r w:rsidDel="00905326">
                <w:delText>TBD</w:delText>
              </w:r>
            </w:del>
          </w:p>
        </w:tc>
      </w:tr>
      <w:tr w:rsidR="00CD7798" w14:paraId="664CFB08" w14:textId="77777777" w:rsidTr="00CD7798">
        <w:tc>
          <w:tcPr>
            <w:tcW w:w="1222" w:type="dxa"/>
            <w:tcPrChange w:id="2336" w:author="D'souza, Nigel" w:date="2019-08-28T15:15:00Z">
              <w:tcPr>
                <w:tcW w:w="2076" w:type="dxa"/>
              </w:tcPr>
            </w:tcPrChange>
          </w:tcPr>
          <w:p w14:paraId="41C66747" w14:textId="77777777" w:rsidR="00CD7798" w:rsidRDefault="00CD7798" w:rsidP="00CD7798">
            <w:r>
              <w:t xml:space="preserve">Receive </w:t>
            </w:r>
            <w:r>
              <w:rPr>
                <w:rFonts w:ascii="Calibri" w:hAnsi="Calibri"/>
                <w:color w:val="000000"/>
                <w:sz w:val="22"/>
                <w:szCs w:val="22"/>
              </w:rPr>
              <w:t>Invoices</w:t>
            </w:r>
          </w:p>
        </w:tc>
        <w:tc>
          <w:tcPr>
            <w:tcW w:w="1275" w:type="dxa"/>
            <w:tcPrChange w:id="2337" w:author="D'souza, Nigel" w:date="2019-08-28T15:15:00Z">
              <w:tcPr>
                <w:tcW w:w="1074" w:type="dxa"/>
              </w:tcPr>
            </w:tcPrChange>
          </w:tcPr>
          <w:p w14:paraId="7374DF0A" w14:textId="77777777" w:rsidR="00CD7798" w:rsidRDefault="00CD7798" w:rsidP="00CD7798">
            <w:r>
              <w:t>AFS</w:t>
            </w:r>
          </w:p>
        </w:tc>
        <w:tc>
          <w:tcPr>
            <w:tcW w:w="1800" w:type="dxa"/>
            <w:tcPrChange w:id="2338" w:author="D'souza, Nigel" w:date="2019-08-28T15:15:00Z">
              <w:tcPr>
                <w:tcW w:w="1117" w:type="dxa"/>
              </w:tcPr>
            </w:tcPrChange>
          </w:tcPr>
          <w:p w14:paraId="659D7113" w14:textId="77777777" w:rsidR="00CD7798" w:rsidRDefault="00CD7798" w:rsidP="00CD7798">
            <w:ins w:id="2339" w:author="D'souza, Nigel" w:date="2019-08-28T15:14:00Z">
              <w:r>
                <w:t>SOAP</w:t>
              </w:r>
            </w:ins>
            <w:del w:id="2340" w:author="D'souza, Nigel" w:date="2019-08-28T15:14:00Z">
              <w:r w:rsidDel="00905326">
                <w:delText>ISO20022</w:delText>
              </w:r>
            </w:del>
          </w:p>
        </w:tc>
        <w:tc>
          <w:tcPr>
            <w:tcW w:w="1572" w:type="dxa"/>
            <w:tcPrChange w:id="2341" w:author="D'souza, Nigel" w:date="2019-08-28T15:15:00Z">
              <w:tcPr>
                <w:tcW w:w="1483" w:type="dxa"/>
              </w:tcPr>
            </w:tcPrChange>
          </w:tcPr>
          <w:p w14:paraId="6407DC36" w14:textId="77777777" w:rsidR="00CD7798" w:rsidRDefault="00CD7798" w:rsidP="00CD7798">
            <w:ins w:id="2342" w:author="D'souza, Nigel" w:date="2019-08-28T15:14:00Z">
              <w:r>
                <w:t>HTTPS</w:t>
              </w:r>
            </w:ins>
            <w:del w:id="2343" w:author="D'souza, Nigel" w:date="2019-08-28T15:14:00Z">
              <w:r w:rsidDel="00905326">
                <w:delText>SOAP/HTTPS</w:delText>
              </w:r>
            </w:del>
          </w:p>
        </w:tc>
        <w:tc>
          <w:tcPr>
            <w:tcW w:w="1285" w:type="dxa"/>
            <w:tcPrChange w:id="2344" w:author="D'souza, Nigel" w:date="2019-08-28T15:15:00Z">
              <w:tcPr>
                <w:tcW w:w="1328" w:type="dxa"/>
              </w:tcPr>
            </w:tcPrChange>
          </w:tcPr>
          <w:p w14:paraId="1C97FC8E" w14:textId="77777777" w:rsidR="00CD7798" w:rsidRDefault="00CD7798" w:rsidP="00CD7798">
            <w:ins w:id="2345" w:author="D'souza, Nigel" w:date="2019-08-28T15:14:00Z">
              <w:r>
                <w:t>EIP</w:t>
              </w:r>
            </w:ins>
            <w:del w:id="2346" w:author="D'souza, Nigel" w:date="2019-08-28T15:14:00Z">
              <w:r w:rsidDel="00905326">
                <w:delText>None</w:delText>
              </w:r>
            </w:del>
          </w:p>
        </w:tc>
        <w:tc>
          <w:tcPr>
            <w:tcW w:w="1361" w:type="dxa"/>
            <w:tcPrChange w:id="2347" w:author="D'souza, Nigel" w:date="2019-08-28T15:15:00Z">
              <w:tcPr>
                <w:tcW w:w="1406" w:type="dxa"/>
              </w:tcPr>
            </w:tcPrChange>
          </w:tcPr>
          <w:p w14:paraId="0DC08D82" w14:textId="77777777" w:rsidR="00CD7798" w:rsidRDefault="00CD7798" w:rsidP="00CD7798">
            <w:ins w:id="2348" w:author="D'souza, Nigel" w:date="2019-08-28T15:14:00Z">
              <w:r>
                <w:t>TBD</w:t>
              </w:r>
            </w:ins>
            <w:del w:id="2349" w:author="D'souza, Nigel" w:date="2019-08-28T15:14:00Z">
              <w:r w:rsidDel="00905326">
                <w:delText>TBD</w:delText>
              </w:r>
            </w:del>
          </w:p>
        </w:tc>
        <w:tc>
          <w:tcPr>
            <w:tcW w:w="997" w:type="dxa"/>
            <w:tcPrChange w:id="2350" w:author="D'souza, Nigel" w:date="2019-08-28T15:15:00Z">
              <w:tcPr>
                <w:tcW w:w="1028" w:type="dxa"/>
              </w:tcPr>
            </w:tcPrChange>
          </w:tcPr>
          <w:p w14:paraId="2F01775D" w14:textId="77777777" w:rsidR="00CD7798" w:rsidRDefault="00CD7798" w:rsidP="00CD7798">
            <w:ins w:id="2351" w:author="D'souza, Nigel" w:date="2019-08-28T15:14:00Z">
              <w:r>
                <w:t>No</w:t>
              </w:r>
            </w:ins>
            <w:del w:id="2352" w:author="D'souza, Nigel" w:date="2019-08-28T15:14:00Z">
              <w:r w:rsidDel="00905326">
                <w:delText>TBD</w:delText>
              </w:r>
            </w:del>
          </w:p>
        </w:tc>
      </w:tr>
      <w:tr w:rsidR="0047301A" w14:paraId="0D8EC6EE" w14:textId="77777777" w:rsidTr="00CD7798">
        <w:tc>
          <w:tcPr>
            <w:tcW w:w="1222" w:type="dxa"/>
            <w:tcPrChange w:id="2353" w:author="D'souza, Nigel" w:date="2019-08-28T15:15:00Z">
              <w:tcPr>
                <w:tcW w:w="2076" w:type="dxa"/>
              </w:tcPr>
            </w:tcPrChange>
          </w:tcPr>
          <w:p w14:paraId="3247505A" w14:textId="77777777" w:rsidR="0047301A" w:rsidRDefault="0047301A" w:rsidP="0047301A">
            <w:r>
              <w:t>Receive Intra-Day Balance and Transaction Reporting</w:t>
            </w:r>
          </w:p>
        </w:tc>
        <w:tc>
          <w:tcPr>
            <w:tcW w:w="1275" w:type="dxa"/>
            <w:tcPrChange w:id="2354" w:author="D'souza, Nigel" w:date="2019-08-28T15:15:00Z">
              <w:tcPr>
                <w:tcW w:w="1074" w:type="dxa"/>
              </w:tcPr>
            </w:tcPrChange>
          </w:tcPr>
          <w:p w14:paraId="74E25C7E" w14:textId="77777777" w:rsidR="0047301A" w:rsidRDefault="0047301A" w:rsidP="0047301A">
            <w:r>
              <w:t>AFS</w:t>
            </w:r>
          </w:p>
        </w:tc>
        <w:tc>
          <w:tcPr>
            <w:tcW w:w="1800" w:type="dxa"/>
            <w:tcPrChange w:id="2355" w:author="D'souza, Nigel" w:date="2019-08-28T15:15:00Z">
              <w:tcPr>
                <w:tcW w:w="1117" w:type="dxa"/>
              </w:tcPr>
            </w:tcPrChange>
          </w:tcPr>
          <w:p w14:paraId="2B0338C6" w14:textId="77777777" w:rsidR="0047301A" w:rsidRDefault="0047301A" w:rsidP="0047301A">
            <w:r>
              <w:t>BAI</w:t>
            </w:r>
          </w:p>
        </w:tc>
        <w:tc>
          <w:tcPr>
            <w:tcW w:w="1572" w:type="dxa"/>
            <w:tcPrChange w:id="2356" w:author="D'souza, Nigel" w:date="2019-08-28T15:15:00Z">
              <w:tcPr>
                <w:tcW w:w="1483" w:type="dxa"/>
              </w:tcPr>
            </w:tcPrChange>
          </w:tcPr>
          <w:p w14:paraId="35A5C618" w14:textId="77777777" w:rsidR="0047301A" w:rsidRDefault="0047301A" w:rsidP="0047301A">
            <w:r>
              <w:t>SFTP</w:t>
            </w:r>
          </w:p>
        </w:tc>
        <w:tc>
          <w:tcPr>
            <w:tcW w:w="1285" w:type="dxa"/>
            <w:tcPrChange w:id="2357" w:author="D'souza, Nigel" w:date="2019-08-28T15:15:00Z">
              <w:tcPr>
                <w:tcW w:w="1328" w:type="dxa"/>
              </w:tcPr>
            </w:tcPrChange>
          </w:tcPr>
          <w:p w14:paraId="33AD491B" w14:textId="77777777" w:rsidR="0047301A" w:rsidRDefault="0047301A" w:rsidP="0047301A">
            <w:r>
              <w:t xml:space="preserve">None </w:t>
            </w:r>
          </w:p>
        </w:tc>
        <w:tc>
          <w:tcPr>
            <w:tcW w:w="1361" w:type="dxa"/>
            <w:tcPrChange w:id="2358" w:author="D'souza, Nigel" w:date="2019-08-28T15:15:00Z">
              <w:tcPr>
                <w:tcW w:w="1406" w:type="dxa"/>
              </w:tcPr>
            </w:tcPrChange>
          </w:tcPr>
          <w:p w14:paraId="19DA681A" w14:textId="77777777" w:rsidR="0047301A" w:rsidRDefault="0047301A" w:rsidP="0047301A">
            <w:r>
              <w:t>TBD</w:t>
            </w:r>
          </w:p>
        </w:tc>
        <w:tc>
          <w:tcPr>
            <w:tcW w:w="997" w:type="dxa"/>
            <w:tcPrChange w:id="2359" w:author="D'souza, Nigel" w:date="2019-08-28T15:15:00Z">
              <w:tcPr>
                <w:tcW w:w="1028" w:type="dxa"/>
              </w:tcPr>
            </w:tcPrChange>
          </w:tcPr>
          <w:p w14:paraId="6AD8785F" w14:textId="77777777" w:rsidR="0047301A" w:rsidRDefault="0047301A" w:rsidP="0047301A">
            <w:r>
              <w:t>No</w:t>
            </w:r>
          </w:p>
        </w:tc>
      </w:tr>
    </w:tbl>
    <w:p w14:paraId="39725A06" w14:textId="77777777" w:rsidR="00830871" w:rsidRDefault="00830871" w:rsidP="002B18F2"/>
    <w:p w14:paraId="72F46F8B" w14:textId="77777777" w:rsidR="00830871" w:rsidRDefault="0047301A" w:rsidP="002B18F2">
      <w:r>
        <w:rPr>
          <w:noProof/>
          <w:lang w:val="en-US"/>
        </w:rPr>
        <w:drawing>
          <wp:inline distT="0" distB="0" distL="0" distR="0" wp14:anchorId="26C89C89" wp14:editId="7929F0FC">
            <wp:extent cx="5741670" cy="42392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41670" cy="4239260"/>
                    </a:xfrm>
                    <a:prstGeom prst="rect">
                      <a:avLst/>
                    </a:prstGeom>
                    <a:noFill/>
                    <a:ln>
                      <a:noFill/>
                    </a:ln>
                  </pic:spPr>
                </pic:pic>
              </a:graphicData>
            </a:graphic>
          </wp:inline>
        </w:drawing>
      </w:r>
    </w:p>
    <w:p w14:paraId="26681FC2" w14:textId="77777777" w:rsidR="0047301A" w:rsidRDefault="0047301A" w:rsidP="002B18F2"/>
    <w:p w14:paraId="03971D7D" w14:textId="77777777" w:rsidR="0047301A" w:rsidRDefault="0047301A" w:rsidP="002B18F2"/>
    <w:p w14:paraId="5752E6E0" w14:textId="77777777" w:rsidR="0047301A" w:rsidRDefault="00F11755" w:rsidP="002B18F2">
      <w:r>
        <w:rPr>
          <w:noProof/>
          <w:lang w:val="en-US"/>
        </w:rPr>
        <w:lastRenderedPageBreak/>
        <w:drawing>
          <wp:inline distT="0" distB="0" distL="0" distR="0" wp14:anchorId="590EDCBF" wp14:editId="2A376620">
            <wp:extent cx="6109970" cy="3782060"/>
            <wp:effectExtent l="0" t="0" r="508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09970" cy="3782060"/>
                    </a:xfrm>
                    <a:prstGeom prst="rect">
                      <a:avLst/>
                    </a:prstGeom>
                    <a:noFill/>
                    <a:ln>
                      <a:noFill/>
                    </a:ln>
                  </pic:spPr>
                </pic:pic>
              </a:graphicData>
            </a:graphic>
          </wp:inline>
        </w:drawing>
      </w:r>
    </w:p>
    <w:p w14:paraId="22700E7F" w14:textId="77777777" w:rsidR="000E306C" w:rsidRDefault="000E306C" w:rsidP="002B18F2"/>
    <w:p w14:paraId="3FE8DFED" w14:textId="77777777" w:rsidR="00B20FBC" w:rsidRDefault="00B20FBC">
      <w:pPr>
        <w:rPr>
          <w:rFonts w:ascii="Arial Narrow" w:hAnsi="Arial Narrow" w:cs="Arial"/>
          <w:b/>
          <w:bCs/>
          <w:color w:val="336999"/>
          <w:sz w:val="28"/>
          <w:szCs w:val="20"/>
        </w:rPr>
      </w:pPr>
      <w:r>
        <w:rPr>
          <w:szCs w:val="20"/>
        </w:rPr>
        <w:br w:type="page"/>
      </w:r>
    </w:p>
    <w:p w14:paraId="63E34D01" w14:textId="035164A2" w:rsidR="00C77610" w:rsidRPr="000E306C" w:rsidRDefault="00C77610" w:rsidP="00583888">
      <w:pPr>
        <w:pStyle w:val="Heading2"/>
        <w:numPr>
          <w:ilvl w:val="2"/>
          <w:numId w:val="2"/>
        </w:numPr>
        <w:rPr>
          <w:szCs w:val="20"/>
        </w:rPr>
      </w:pPr>
      <w:bookmarkStart w:id="2360" w:name="_Toc28956283"/>
      <w:r w:rsidRPr="00DD105A">
        <w:rPr>
          <w:color w:val="FF0000"/>
          <w:szCs w:val="20"/>
        </w:rPr>
        <w:lastRenderedPageBreak/>
        <w:t>Loan Payment and Draws</w:t>
      </w:r>
      <w:r w:rsidR="004C2070" w:rsidRPr="00DD105A">
        <w:rPr>
          <w:color w:val="FF0000"/>
          <w:szCs w:val="20"/>
        </w:rPr>
        <w:t xml:space="preserve"> (P3) </w:t>
      </w:r>
      <w:del w:id="2361" w:author="D'souza, Nigel [2]" w:date="2020-02-06T15:03:00Z">
        <w:r w:rsidR="004C2070" w:rsidRPr="00DD105A" w:rsidDel="00F872D6">
          <w:rPr>
            <w:color w:val="FF0000"/>
            <w:szCs w:val="20"/>
          </w:rPr>
          <w:delText>??</w:delText>
        </w:r>
      </w:del>
      <w:bookmarkEnd w:id="2360"/>
      <w:ins w:id="2362" w:author="D'souza, Nigel [2]" w:date="2020-02-06T15:03:00Z">
        <w:r w:rsidR="00F872D6">
          <w:rPr>
            <w:color w:val="FF0000"/>
            <w:szCs w:val="20"/>
          </w:rPr>
          <w:t>(MQ)</w:t>
        </w:r>
      </w:ins>
    </w:p>
    <w:p w14:paraId="220E0B43" w14:textId="77777777" w:rsidR="00C77610" w:rsidRDefault="00C77610" w:rsidP="00C77610">
      <w:pPr>
        <w:pStyle w:val="NormalIndent"/>
      </w:pPr>
    </w:p>
    <w:tbl>
      <w:tblPr>
        <w:tblStyle w:val="TableGrid"/>
        <w:tblW w:w="0" w:type="auto"/>
        <w:tblInd w:w="108" w:type="dxa"/>
        <w:tblLook w:val="04A0" w:firstRow="1" w:lastRow="0" w:firstColumn="1" w:lastColumn="0" w:noHBand="0" w:noVBand="1"/>
      </w:tblPr>
      <w:tblGrid>
        <w:gridCol w:w="2160"/>
        <w:gridCol w:w="1080"/>
        <w:gridCol w:w="1615"/>
        <w:gridCol w:w="1080"/>
        <w:gridCol w:w="1328"/>
        <w:gridCol w:w="1406"/>
        <w:gridCol w:w="1028"/>
      </w:tblGrid>
      <w:tr w:rsidR="00C77610" w14:paraId="6FE71D4B" w14:textId="77777777" w:rsidTr="00F11755">
        <w:tc>
          <w:tcPr>
            <w:tcW w:w="2160" w:type="dxa"/>
            <w:shd w:val="clear" w:color="auto" w:fill="8DB3E2" w:themeFill="text2" w:themeFillTint="66"/>
          </w:tcPr>
          <w:p w14:paraId="0FD2D266" w14:textId="77777777" w:rsidR="00C77610" w:rsidRPr="00962297" w:rsidRDefault="00C77610" w:rsidP="001F6923">
            <w:r w:rsidRPr="00962297">
              <w:t>Business Purpose</w:t>
            </w:r>
          </w:p>
        </w:tc>
        <w:tc>
          <w:tcPr>
            <w:tcW w:w="1080" w:type="dxa"/>
            <w:shd w:val="clear" w:color="auto" w:fill="8DB3E2" w:themeFill="text2" w:themeFillTint="66"/>
          </w:tcPr>
          <w:p w14:paraId="25DE4A5B" w14:textId="77777777" w:rsidR="00C77610" w:rsidRPr="00962297" w:rsidRDefault="00C77610" w:rsidP="001F6923">
            <w:r w:rsidRPr="00962297">
              <w:t>Interface System</w:t>
            </w:r>
          </w:p>
        </w:tc>
        <w:tc>
          <w:tcPr>
            <w:tcW w:w="1117" w:type="dxa"/>
            <w:shd w:val="clear" w:color="auto" w:fill="8DB3E2" w:themeFill="text2" w:themeFillTint="66"/>
          </w:tcPr>
          <w:p w14:paraId="5BD73A7B" w14:textId="77777777" w:rsidR="00C77610" w:rsidRPr="00962297" w:rsidRDefault="00C77610" w:rsidP="001F6923">
            <w:r w:rsidRPr="00962297">
              <w:t>Message Format</w:t>
            </w:r>
          </w:p>
        </w:tc>
        <w:tc>
          <w:tcPr>
            <w:tcW w:w="1080" w:type="dxa"/>
            <w:shd w:val="clear" w:color="auto" w:fill="8DB3E2" w:themeFill="text2" w:themeFillTint="66"/>
          </w:tcPr>
          <w:p w14:paraId="6AEB6E14" w14:textId="77777777" w:rsidR="00C77610" w:rsidRPr="00962297" w:rsidRDefault="00C77610" w:rsidP="001F6923">
            <w:r w:rsidRPr="00962297">
              <w:t>Transport</w:t>
            </w:r>
          </w:p>
        </w:tc>
        <w:tc>
          <w:tcPr>
            <w:tcW w:w="1328" w:type="dxa"/>
            <w:shd w:val="clear" w:color="auto" w:fill="8DB3E2" w:themeFill="text2" w:themeFillTint="66"/>
          </w:tcPr>
          <w:p w14:paraId="64EAD698" w14:textId="77777777" w:rsidR="00C77610" w:rsidRPr="00962297" w:rsidRDefault="00C77610" w:rsidP="001F6923">
            <w:r w:rsidRPr="00962297">
              <w:t xml:space="preserve">Intermediary </w:t>
            </w:r>
          </w:p>
        </w:tc>
        <w:tc>
          <w:tcPr>
            <w:tcW w:w="1406" w:type="dxa"/>
            <w:shd w:val="clear" w:color="auto" w:fill="8DB3E2" w:themeFill="text2" w:themeFillTint="66"/>
          </w:tcPr>
          <w:p w14:paraId="203783A0" w14:textId="77777777" w:rsidR="00C77610" w:rsidRPr="00962297" w:rsidRDefault="00C77610" w:rsidP="001F6923">
            <w:r w:rsidRPr="00962297">
              <w:t>IDT Configuration Required</w:t>
            </w:r>
          </w:p>
        </w:tc>
        <w:tc>
          <w:tcPr>
            <w:tcW w:w="1028" w:type="dxa"/>
            <w:shd w:val="clear" w:color="auto" w:fill="8DB3E2" w:themeFill="text2" w:themeFillTint="66"/>
          </w:tcPr>
          <w:p w14:paraId="0CC15503" w14:textId="77777777" w:rsidR="00C77610" w:rsidRPr="00962297" w:rsidRDefault="00C77610" w:rsidP="001F6923">
            <w:r w:rsidRPr="00962297">
              <w:t>HLD Required</w:t>
            </w:r>
          </w:p>
        </w:tc>
      </w:tr>
      <w:tr w:rsidR="00830871" w14:paraId="065E2FFD" w14:textId="77777777" w:rsidTr="00F11755">
        <w:trPr>
          <w:trHeight w:val="1126"/>
        </w:trPr>
        <w:tc>
          <w:tcPr>
            <w:tcW w:w="2160" w:type="dxa"/>
          </w:tcPr>
          <w:p w14:paraId="105BB1D9" w14:textId="77777777" w:rsidR="00830871" w:rsidRDefault="00830871" w:rsidP="00C77610">
            <w:r>
              <w:t>Perform Real-Time Loan Transactions</w:t>
            </w:r>
            <w:r w:rsidR="00F11755">
              <w:t xml:space="preserve"> (payments and draws)</w:t>
            </w:r>
          </w:p>
        </w:tc>
        <w:tc>
          <w:tcPr>
            <w:tcW w:w="1080" w:type="dxa"/>
          </w:tcPr>
          <w:p w14:paraId="28C27F04" w14:textId="77777777" w:rsidR="00830871" w:rsidRDefault="00F11755" w:rsidP="00B77F19">
            <w:r>
              <w:t>AFS</w:t>
            </w:r>
          </w:p>
        </w:tc>
        <w:tc>
          <w:tcPr>
            <w:tcW w:w="1117" w:type="dxa"/>
          </w:tcPr>
          <w:p w14:paraId="488F843C" w14:textId="77777777" w:rsidR="00830871" w:rsidRDefault="00F11755" w:rsidP="00B77F19">
            <w:commentRangeStart w:id="2363"/>
            <w:r>
              <w:t>ISO20022</w:t>
            </w:r>
            <w:commentRangeEnd w:id="2363"/>
            <w:r w:rsidR="00182255">
              <w:rPr>
                <w:rStyle w:val="CommentReference"/>
                <w:lang w:val="en-GB"/>
              </w:rPr>
              <w:commentReference w:id="2363"/>
            </w:r>
          </w:p>
        </w:tc>
        <w:tc>
          <w:tcPr>
            <w:tcW w:w="1080" w:type="dxa"/>
          </w:tcPr>
          <w:p w14:paraId="44D0CC16" w14:textId="77777777" w:rsidR="00830871" w:rsidRDefault="00F11755" w:rsidP="00B77F19">
            <w:r>
              <w:t>MQ</w:t>
            </w:r>
          </w:p>
        </w:tc>
        <w:tc>
          <w:tcPr>
            <w:tcW w:w="1328" w:type="dxa"/>
          </w:tcPr>
          <w:p w14:paraId="19323D1D" w14:textId="77777777" w:rsidR="00830871" w:rsidRDefault="00F11755" w:rsidP="00B77F19">
            <w:r>
              <w:t>None</w:t>
            </w:r>
          </w:p>
        </w:tc>
        <w:tc>
          <w:tcPr>
            <w:tcW w:w="1406" w:type="dxa"/>
          </w:tcPr>
          <w:p w14:paraId="375F4233" w14:textId="77777777" w:rsidR="00830871" w:rsidRDefault="00F11755" w:rsidP="00B77F19">
            <w:r>
              <w:t>Yes</w:t>
            </w:r>
          </w:p>
        </w:tc>
        <w:tc>
          <w:tcPr>
            <w:tcW w:w="1028" w:type="dxa"/>
          </w:tcPr>
          <w:p w14:paraId="5C7B6F00" w14:textId="77777777" w:rsidR="00830871" w:rsidRDefault="00F11755" w:rsidP="00B77F19">
            <w:del w:id="2364" w:author="D'souza, Nigel" w:date="2019-08-28T15:15:00Z">
              <w:r w:rsidDel="00CD7798">
                <w:delText>Yes</w:delText>
              </w:r>
            </w:del>
            <w:ins w:id="2365" w:author="D'souza, Nigel" w:date="2019-08-28T15:15:00Z">
              <w:r w:rsidR="00CD7798">
                <w:t>No</w:t>
              </w:r>
            </w:ins>
          </w:p>
        </w:tc>
      </w:tr>
      <w:tr w:rsidR="00F11755" w14:paraId="04171327" w14:textId="77777777" w:rsidTr="00F11755">
        <w:tc>
          <w:tcPr>
            <w:tcW w:w="2160" w:type="dxa"/>
          </w:tcPr>
          <w:p w14:paraId="6663C058" w14:textId="77777777" w:rsidR="00F11755" w:rsidRDefault="00F11755" w:rsidP="00F11755">
            <w:r>
              <w:t>Receive Loan Release Status</w:t>
            </w:r>
          </w:p>
        </w:tc>
        <w:tc>
          <w:tcPr>
            <w:tcW w:w="1080" w:type="dxa"/>
          </w:tcPr>
          <w:p w14:paraId="1BD6DC18" w14:textId="77777777" w:rsidR="00F11755" w:rsidRDefault="00F11755" w:rsidP="00F11755">
            <w:r>
              <w:t>AFS</w:t>
            </w:r>
          </w:p>
        </w:tc>
        <w:tc>
          <w:tcPr>
            <w:tcW w:w="1117" w:type="dxa"/>
          </w:tcPr>
          <w:p w14:paraId="1CC63C51" w14:textId="77777777" w:rsidR="00F11755" w:rsidRDefault="00CD7798" w:rsidP="00F11755">
            <w:ins w:id="2366" w:author="D'souza, Nigel" w:date="2019-08-28T15:15:00Z">
              <w:r>
                <w:t>ISO20022</w:t>
              </w:r>
            </w:ins>
            <w:del w:id="2367" w:author="D'souza, Nigel" w:date="2019-08-28T15:15:00Z">
              <w:r w:rsidR="000B2D4E" w:rsidDel="00CD7798">
                <w:delText>TBD</w:delText>
              </w:r>
            </w:del>
          </w:p>
        </w:tc>
        <w:tc>
          <w:tcPr>
            <w:tcW w:w="1080" w:type="dxa"/>
          </w:tcPr>
          <w:p w14:paraId="7C04C0B8" w14:textId="77777777" w:rsidR="00F11755" w:rsidRDefault="00F11755" w:rsidP="00F11755">
            <w:r>
              <w:t>MQ</w:t>
            </w:r>
          </w:p>
        </w:tc>
        <w:tc>
          <w:tcPr>
            <w:tcW w:w="1328" w:type="dxa"/>
          </w:tcPr>
          <w:p w14:paraId="5D62561E" w14:textId="77777777" w:rsidR="00F11755" w:rsidRDefault="00F11755" w:rsidP="00F11755">
            <w:r>
              <w:t>None</w:t>
            </w:r>
          </w:p>
        </w:tc>
        <w:tc>
          <w:tcPr>
            <w:tcW w:w="1406" w:type="dxa"/>
          </w:tcPr>
          <w:p w14:paraId="208E9FBB" w14:textId="77777777" w:rsidR="00F11755" w:rsidRDefault="00F11755" w:rsidP="00F11755">
            <w:r>
              <w:t>TBD</w:t>
            </w:r>
          </w:p>
        </w:tc>
        <w:tc>
          <w:tcPr>
            <w:tcW w:w="1028" w:type="dxa"/>
          </w:tcPr>
          <w:p w14:paraId="1A9292D1" w14:textId="77777777" w:rsidR="00F11755" w:rsidRDefault="00F11755" w:rsidP="00F11755">
            <w:del w:id="2368" w:author="D'souza, Nigel" w:date="2019-08-28T15:15:00Z">
              <w:r w:rsidDel="00CD7798">
                <w:delText>TBD</w:delText>
              </w:r>
            </w:del>
            <w:ins w:id="2369" w:author="D'souza, Nigel" w:date="2019-08-28T15:15:00Z">
              <w:r w:rsidR="00CD7798">
                <w:t>No</w:t>
              </w:r>
            </w:ins>
          </w:p>
        </w:tc>
      </w:tr>
    </w:tbl>
    <w:p w14:paraId="04466DA1" w14:textId="77777777" w:rsidR="00C77610" w:rsidRDefault="00C77610" w:rsidP="002B18F2">
      <w:pPr>
        <w:rPr>
          <w:noProof/>
          <w:lang w:val="en-US"/>
        </w:rPr>
      </w:pPr>
    </w:p>
    <w:p w14:paraId="1CE85E48" w14:textId="77777777" w:rsidR="00830871" w:rsidRDefault="00830871" w:rsidP="002B18F2"/>
    <w:p w14:paraId="1975AAC1" w14:textId="77777777" w:rsidR="000E306C" w:rsidRDefault="00F11755" w:rsidP="002B18F2">
      <w:r>
        <w:rPr>
          <w:noProof/>
          <w:lang w:val="en-US"/>
        </w:rPr>
        <w:drawing>
          <wp:inline distT="0" distB="0" distL="0" distR="0" wp14:anchorId="2A55B231" wp14:editId="34A1D01A">
            <wp:extent cx="5741670" cy="5723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41670" cy="5723890"/>
                    </a:xfrm>
                    <a:prstGeom prst="rect">
                      <a:avLst/>
                    </a:prstGeom>
                    <a:noFill/>
                    <a:ln>
                      <a:noFill/>
                    </a:ln>
                  </pic:spPr>
                </pic:pic>
              </a:graphicData>
            </a:graphic>
          </wp:inline>
        </w:drawing>
      </w:r>
    </w:p>
    <w:p w14:paraId="5224633D" w14:textId="77777777" w:rsidR="00C77610" w:rsidRDefault="00C77610">
      <w:pPr>
        <w:rPr>
          <w:rFonts w:ascii="Arial Narrow" w:hAnsi="Arial Narrow" w:cs="Arial"/>
          <w:b/>
          <w:bCs/>
          <w:color w:val="336999"/>
          <w:sz w:val="28"/>
          <w:szCs w:val="20"/>
        </w:rPr>
      </w:pPr>
      <w:r>
        <w:rPr>
          <w:szCs w:val="20"/>
        </w:rPr>
        <w:br w:type="page"/>
      </w:r>
    </w:p>
    <w:p w14:paraId="58FFECAE" w14:textId="648E5A64" w:rsidR="003A16EA" w:rsidRDefault="003A16EA" w:rsidP="00583888">
      <w:pPr>
        <w:pStyle w:val="Heading2"/>
        <w:numPr>
          <w:ilvl w:val="2"/>
          <w:numId w:val="2"/>
        </w:numPr>
        <w:rPr>
          <w:szCs w:val="20"/>
        </w:rPr>
      </w:pPr>
      <w:bookmarkStart w:id="2370" w:name="_Toc28956284"/>
      <w:r>
        <w:rPr>
          <w:szCs w:val="20"/>
        </w:rPr>
        <w:lastRenderedPageBreak/>
        <w:t>Real-Time Transfers</w:t>
      </w:r>
      <w:bookmarkEnd w:id="2370"/>
      <w:ins w:id="2371" w:author="D'souza, Nigel [2]" w:date="2020-02-06T15:03:00Z">
        <w:r w:rsidR="00F872D6">
          <w:rPr>
            <w:szCs w:val="20"/>
          </w:rPr>
          <w:t xml:space="preserve"> (MQ)</w:t>
        </w:r>
      </w:ins>
    </w:p>
    <w:p w14:paraId="6D27C106" w14:textId="77777777" w:rsidR="00B11D28" w:rsidRDefault="00B11D28" w:rsidP="00B11D28">
      <w:pPr>
        <w:pStyle w:val="NormalIndent"/>
      </w:pPr>
    </w:p>
    <w:tbl>
      <w:tblPr>
        <w:tblStyle w:val="TableGrid"/>
        <w:tblW w:w="0" w:type="auto"/>
        <w:tblInd w:w="108" w:type="dxa"/>
        <w:tblLook w:val="04A0" w:firstRow="1" w:lastRow="0" w:firstColumn="1" w:lastColumn="0" w:noHBand="0" w:noVBand="1"/>
      </w:tblPr>
      <w:tblGrid>
        <w:gridCol w:w="2160"/>
        <w:gridCol w:w="1117"/>
        <w:gridCol w:w="1117"/>
        <w:gridCol w:w="1080"/>
        <w:gridCol w:w="1328"/>
        <w:gridCol w:w="1406"/>
        <w:gridCol w:w="1028"/>
      </w:tblGrid>
      <w:tr w:rsidR="00B11D28" w14:paraId="4D6CCD37" w14:textId="77777777" w:rsidTr="001C779D">
        <w:tc>
          <w:tcPr>
            <w:tcW w:w="2160" w:type="dxa"/>
            <w:shd w:val="clear" w:color="auto" w:fill="8DB3E2" w:themeFill="text2" w:themeFillTint="66"/>
          </w:tcPr>
          <w:p w14:paraId="29250003" w14:textId="77777777" w:rsidR="00B11D28" w:rsidRPr="00962297" w:rsidRDefault="00B11D28" w:rsidP="00A55E97">
            <w:r w:rsidRPr="00962297">
              <w:t>Business Purpose</w:t>
            </w:r>
          </w:p>
        </w:tc>
        <w:tc>
          <w:tcPr>
            <w:tcW w:w="1080" w:type="dxa"/>
            <w:shd w:val="clear" w:color="auto" w:fill="8DB3E2" w:themeFill="text2" w:themeFillTint="66"/>
          </w:tcPr>
          <w:p w14:paraId="0B7E3E3F" w14:textId="77777777" w:rsidR="00B11D28" w:rsidRPr="00962297" w:rsidRDefault="00B11D28" w:rsidP="00A55E97">
            <w:r w:rsidRPr="00962297">
              <w:t>Interface System</w:t>
            </w:r>
          </w:p>
        </w:tc>
        <w:tc>
          <w:tcPr>
            <w:tcW w:w="1028" w:type="dxa"/>
            <w:shd w:val="clear" w:color="auto" w:fill="8DB3E2" w:themeFill="text2" w:themeFillTint="66"/>
          </w:tcPr>
          <w:p w14:paraId="0526B17C" w14:textId="77777777" w:rsidR="00B11D28" w:rsidRPr="00962297" w:rsidRDefault="00B11D28" w:rsidP="00A55E97">
            <w:r w:rsidRPr="00962297">
              <w:t>Message Format</w:t>
            </w:r>
          </w:p>
        </w:tc>
        <w:tc>
          <w:tcPr>
            <w:tcW w:w="1080" w:type="dxa"/>
            <w:shd w:val="clear" w:color="auto" w:fill="8DB3E2" w:themeFill="text2" w:themeFillTint="66"/>
          </w:tcPr>
          <w:p w14:paraId="3873972C" w14:textId="77777777" w:rsidR="00B11D28" w:rsidRPr="00962297" w:rsidRDefault="00B11D28" w:rsidP="00A55E97">
            <w:r w:rsidRPr="00962297">
              <w:t>Transport</w:t>
            </w:r>
          </w:p>
        </w:tc>
        <w:tc>
          <w:tcPr>
            <w:tcW w:w="1328" w:type="dxa"/>
            <w:shd w:val="clear" w:color="auto" w:fill="8DB3E2" w:themeFill="text2" w:themeFillTint="66"/>
          </w:tcPr>
          <w:p w14:paraId="457B4482" w14:textId="77777777" w:rsidR="00B11D28" w:rsidRPr="00962297" w:rsidRDefault="00B11D28" w:rsidP="00A55E97">
            <w:r w:rsidRPr="00962297">
              <w:t xml:space="preserve">Intermediary </w:t>
            </w:r>
          </w:p>
        </w:tc>
        <w:tc>
          <w:tcPr>
            <w:tcW w:w="1406" w:type="dxa"/>
            <w:shd w:val="clear" w:color="auto" w:fill="8DB3E2" w:themeFill="text2" w:themeFillTint="66"/>
          </w:tcPr>
          <w:p w14:paraId="24FFFAAE" w14:textId="77777777" w:rsidR="00B11D28" w:rsidRPr="00962297" w:rsidRDefault="00B11D28" w:rsidP="00A55E97">
            <w:r w:rsidRPr="00962297">
              <w:t>IDT Configuration Required</w:t>
            </w:r>
          </w:p>
        </w:tc>
        <w:tc>
          <w:tcPr>
            <w:tcW w:w="1028" w:type="dxa"/>
            <w:shd w:val="clear" w:color="auto" w:fill="8DB3E2" w:themeFill="text2" w:themeFillTint="66"/>
          </w:tcPr>
          <w:p w14:paraId="0B40BBAF" w14:textId="77777777" w:rsidR="00B11D28" w:rsidRPr="00962297" w:rsidRDefault="00B11D28" w:rsidP="00A55E97">
            <w:r w:rsidRPr="00962297">
              <w:t>HLD Required</w:t>
            </w:r>
          </w:p>
        </w:tc>
      </w:tr>
      <w:tr w:rsidR="001C779D" w14:paraId="34D764A2" w14:textId="77777777" w:rsidTr="001C779D">
        <w:tc>
          <w:tcPr>
            <w:tcW w:w="2160" w:type="dxa"/>
          </w:tcPr>
          <w:p w14:paraId="62098A00" w14:textId="77777777" w:rsidR="001C779D" w:rsidRDefault="001C779D" w:rsidP="00A55E97">
            <w:r>
              <w:t>Perform Real-Time Account Transfers</w:t>
            </w:r>
          </w:p>
        </w:tc>
        <w:tc>
          <w:tcPr>
            <w:tcW w:w="1080" w:type="dxa"/>
          </w:tcPr>
          <w:p w14:paraId="230005BB" w14:textId="77777777" w:rsidR="001C779D" w:rsidRDefault="000B2D4E" w:rsidP="00B77F19">
            <w:r>
              <w:t>OVS/DDA</w:t>
            </w:r>
          </w:p>
        </w:tc>
        <w:tc>
          <w:tcPr>
            <w:tcW w:w="1028" w:type="dxa"/>
          </w:tcPr>
          <w:p w14:paraId="52E8A7B5" w14:textId="77777777" w:rsidR="001C779D" w:rsidRDefault="000B2D4E" w:rsidP="00B77F19">
            <w:r>
              <w:t>ISO20022</w:t>
            </w:r>
          </w:p>
        </w:tc>
        <w:tc>
          <w:tcPr>
            <w:tcW w:w="1080" w:type="dxa"/>
          </w:tcPr>
          <w:p w14:paraId="42769D40" w14:textId="77777777" w:rsidR="001C779D" w:rsidRDefault="000B2D4E" w:rsidP="00B77F19">
            <w:del w:id="2372" w:author="D'souza, Nigel" w:date="2019-08-28T15:15:00Z">
              <w:r w:rsidDel="00CD7798">
                <w:delText>TBD</w:delText>
              </w:r>
            </w:del>
            <w:ins w:id="2373" w:author="D'souza, Nigel" w:date="2019-08-28T15:15:00Z">
              <w:r w:rsidR="00CD7798">
                <w:t>MQ</w:t>
              </w:r>
            </w:ins>
          </w:p>
        </w:tc>
        <w:tc>
          <w:tcPr>
            <w:tcW w:w="1328" w:type="dxa"/>
          </w:tcPr>
          <w:p w14:paraId="5B7B7990" w14:textId="77777777" w:rsidR="001C779D" w:rsidRDefault="000B2D4E" w:rsidP="00B77F19">
            <w:r>
              <w:t>EIP</w:t>
            </w:r>
          </w:p>
        </w:tc>
        <w:tc>
          <w:tcPr>
            <w:tcW w:w="1406" w:type="dxa"/>
          </w:tcPr>
          <w:p w14:paraId="2AF376EF" w14:textId="77777777" w:rsidR="001C779D" w:rsidRDefault="000B2D4E" w:rsidP="00B77F19">
            <w:r>
              <w:t>TBD</w:t>
            </w:r>
          </w:p>
        </w:tc>
        <w:tc>
          <w:tcPr>
            <w:tcW w:w="1028" w:type="dxa"/>
          </w:tcPr>
          <w:p w14:paraId="59267EB2" w14:textId="77777777" w:rsidR="001C779D" w:rsidRDefault="000B2D4E" w:rsidP="00B77F19">
            <w:del w:id="2374" w:author="D'souza, Nigel" w:date="2019-08-28T15:15:00Z">
              <w:r w:rsidDel="00CD7798">
                <w:delText>TBD</w:delText>
              </w:r>
            </w:del>
            <w:ins w:id="2375" w:author="D'souza, Nigel" w:date="2019-08-28T15:15:00Z">
              <w:r w:rsidR="00CD7798">
                <w:t>No</w:t>
              </w:r>
            </w:ins>
          </w:p>
        </w:tc>
      </w:tr>
      <w:tr w:rsidR="001C779D" w14:paraId="2EB0C475" w14:textId="77777777" w:rsidTr="001C779D">
        <w:tc>
          <w:tcPr>
            <w:tcW w:w="2160" w:type="dxa"/>
          </w:tcPr>
          <w:p w14:paraId="463C58E4" w14:textId="77777777" w:rsidR="001C779D" w:rsidRDefault="001C779D" w:rsidP="00A55E97">
            <w:r>
              <w:t>Receive transfer execution status</w:t>
            </w:r>
          </w:p>
        </w:tc>
        <w:tc>
          <w:tcPr>
            <w:tcW w:w="1080" w:type="dxa"/>
          </w:tcPr>
          <w:p w14:paraId="142B0BF5" w14:textId="77777777" w:rsidR="001C779D" w:rsidRDefault="000B2D4E" w:rsidP="00B77F19">
            <w:r>
              <w:t>OVS/DDA</w:t>
            </w:r>
          </w:p>
        </w:tc>
        <w:tc>
          <w:tcPr>
            <w:tcW w:w="1028" w:type="dxa"/>
          </w:tcPr>
          <w:p w14:paraId="52766369" w14:textId="77777777" w:rsidR="001C779D" w:rsidRDefault="000B2D4E" w:rsidP="00B77F19">
            <w:r>
              <w:t>ISO20022</w:t>
            </w:r>
          </w:p>
        </w:tc>
        <w:tc>
          <w:tcPr>
            <w:tcW w:w="1080" w:type="dxa"/>
          </w:tcPr>
          <w:p w14:paraId="22D08FD5" w14:textId="77777777" w:rsidR="001C779D" w:rsidRDefault="000B2D4E" w:rsidP="00B77F19">
            <w:del w:id="2376" w:author="D'souza, Nigel" w:date="2019-08-28T15:15:00Z">
              <w:r w:rsidDel="00CD7798">
                <w:delText>TBD</w:delText>
              </w:r>
            </w:del>
            <w:ins w:id="2377" w:author="D'souza, Nigel" w:date="2019-08-28T15:15:00Z">
              <w:r w:rsidR="00CD7798">
                <w:t>MQ</w:t>
              </w:r>
            </w:ins>
          </w:p>
        </w:tc>
        <w:tc>
          <w:tcPr>
            <w:tcW w:w="1328" w:type="dxa"/>
          </w:tcPr>
          <w:p w14:paraId="362AAC4E" w14:textId="77777777" w:rsidR="001C779D" w:rsidRDefault="000B2D4E" w:rsidP="00B77F19">
            <w:r>
              <w:t>EIP</w:t>
            </w:r>
          </w:p>
        </w:tc>
        <w:tc>
          <w:tcPr>
            <w:tcW w:w="1406" w:type="dxa"/>
          </w:tcPr>
          <w:p w14:paraId="1E210295" w14:textId="77777777" w:rsidR="001C779D" w:rsidRDefault="000B2D4E" w:rsidP="00B77F19">
            <w:r>
              <w:t>TBD</w:t>
            </w:r>
          </w:p>
        </w:tc>
        <w:tc>
          <w:tcPr>
            <w:tcW w:w="1028" w:type="dxa"/>
          </w:tcPr>
          <w:p w14:paraId="736CC439" w14:textId="77777777" w:rsidR="001C779D" w:rsidRDefault="000B2D4E" w:rsidP="00B77F19">
            <w:del w:id="2378" w:author="D'souza, Nigel" w:date="2019-08-28T15:15:00Z">
              <w:r w:rsidDel="00CD7798">
                <w:delText>TBD</w:delText>
              </w:r>
            </w:del>
            <w:ins w:id="2379" w:author="D'souza, Nigel" w:date="2019-08-28T15:15:00Z">
              <w:r w:rsidR="00CD7798">
                <w:t>No</w:t>
              </w:r>
            </w:ins>
          </w:p>
        </w:tc>
      </w:tr>
    </w:tbl>
    <w:p w14:paraId="4E6D78D2" w14:textId="77777777" w:rsidR="00150AAC" w:rsidRDefault="00150AAC" w:rsidP="00B11D28">
      <w:pPr>
        <w:pStyle w:val="NormalIndent"/>
        <w:ind w:left="0"/>
      </w:pPr>
    </w:p>
    <w:p w14:paraId="58C0F298" w14:textId="77777777" w:rsidR="00515314" w:rsidRDefault="00515314" w:rsidP="00B11D28">
      <w:pPr>
        <w:pStyle w:val="NormalIndent"/>
        <w:ind w:left="0"/>
      </w:pPr>
    </w:p>
    <w:p w14:paraId="7D27970B" w14:textId="77777777" w:rsidR="00B21276" w:rsidRDefault="00FC05BB" w:rsidP="00B11D28">
      <w:pPr>
        <w:pStyle w:val="NormalIndent"/>
        <w:ind w:left="0"/>
      </w:pPr>
      <w:r>
        <w:rPr>
          <w:noProof/>
          <w:lang w:val="en-US"/>
        </w:rPr>
        <w:drawing>
          <wp:inline distT="0" distB="0" distL="0" distR="0" wp14:anchorId="3EB9482B" wp14:editId="6512617A">
            <wp:extent cx="5760720" cy="5760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72DA7B6D" w14:textId="77777777" w:rsidR="00150AAC" w:rsidRDefault="00150AAC" w:rsidP="00B11D28">
      <w:pPr>
        <w:pStyle w:val="NormalIndent"/>
        <w:ind w:left="0"/>
      </w:pPr>
    </w:p>
    <w:p w14:paraId="42BDFD4F" w14:textId="77777777" w:rsidR="00150AAC" w:rsidRDefault="00150AAC">
      <w:pPr>
        <w:rPr>
          <w:rFonts w:ascii="Arial Narrow" w:hAnsi="Arial Narrow" w:cs="Arial"/>
          <w:b/>
          <w:bCs/>
          <w:color w:val="FF0000"/>
          <w:szCs w:val="28"/>
        </w:rPr>
      </w:pPr>
      <w:r>
        <w:rPr>
          <w:color w:val="FF0000"/>
        </w:rPr>
        <w:br w:type="page"/>
      </w:r>
    </w:p>
    <w:p w14:paraId="0DAB8B28" w14:textId="77777777" w:rsidR="003A16EA" w:rsidRDefault="00B21276" w:rsidP="00583888">
      <w:pPr>
        <w:pStyle w:val="Heading2"/>
        <w:numPr>
          <w:ilvl w:val="2"/>
          <w:numId w:val="2"/>
        </w:numPr>
        <w:rPr>
          <w:szCs w:val="20"/>
        </w:rPr>
      </w:pPr>
      <w:bookmarkStart w:id="2380" w:name="_Toc438038235"/>
      <w:bookmarkStart w:id="2381" w:name="_Toc438038413"/>
      <w:bookmarkStart w:id="2382" w:name="_Toc28956285"/>
      <w:bookmarkEnd w:id="2380"/>
      <w:bookmarkEnd w:id="2381"/>
      <w:r>
        <w:rPr>
          <w:szCs w:val="20"/>
        </w:rPr>
        <w:lastRenderedPageBreak/>
        <w:t>MFA</w:t>
      </w:r>
      <w:r w:rsidR="00A10529">
        <w:rPr>
          <w:szCs w:val="20"/>
        </w:rPr>
        <w:t xml:space="preserve"> Approval</w:t>
      </w:r>
      <w:bookmarkEnd w:id="2382"/>
    </w:p>
    <w:p w14:paraId="09062DA4" w14:textId="77777777" w:rsidR="000B2D4E" w:rsidRPr="000B2D4E" w:rsidRDefault="000B2D4E" w:rsidP="000B2D4E">
      <w:pPr>
        <w:pStyle w:val="NormalIndent"/>
      </w:pPr>
    </w:p>
    <w:p w14:paraId="4D119138" w14:textId="77777777" w:rsidR="00C77610" w:rsidRDefault="000E7AAC" w:rsidP="000E7AAC">
      <w:pPr>
        <w:pStyle w:val="NormalIndent"/>
        <w:ind w:left="0"/>
      </w:pPr>
      <w:r w:rsidRPr="002F326A">
        <w:rPr>
          <w:sz w:val="20"/>
        </w:rPr>
        <w:t xml:space="preserve">This service all is performed to ensure the identity of the user during </w:t>
      </w:r>
      <w:r w:rsidR="000B2D4E">
        <w:rPr>
          <w:sz w:val="20"/>
        </w:rPr>
        <w:t xml:space="preserve">required MFA </w:t>
      </w:r>
      <w:commentRangeStart w:id="2383"/>
      <w:r w:rsidR="000B2D4E">
        <w:rPr>
          <w:sz w:val="20"/>
        </w:rPr>
        <w:t>interdiction</w:t>
      </w:r>
      <w:commentRangeEnd w:id="2383"/>
      <w:r w:rsidR="00182255">
        <w:rPr>
          <w:rStyle w:val="CommentReference"/>
          <w:lang w:val="en-GB"/>
        </w:rPr>
        <w:commentReference w:id="2383"/>
      </w:r>
      <w:r w:rsidR="000B2D4E">
        <w:rPr>
          <w:sz w:val="20"/>
        </w:rPr>
        <w:t>.</w:t>
      </w:r>
    </w:p>
    <w:p w14:paraId="35FCE45E" w14:textId="77777777" w:rsidR="000E7AAC" w:rsidRDefault="000E7AAC" w:rsidP="00C77610">
      <w:pPr>
        <w:pStyle w:val="NormalIndent"/>
      </w:pPr>
    </w:p>
    <w:tbl>
      <w:tblPr>
        <w:tblStyle w:val="TableGrid"/>
        <w:tblW w:w="0" w:type="auto"/>
        <w:tblInd w:w="108" w:type="dxa"/>
        <w:tblLook w:val="04A0" w:firstRow="1" w:lastRow="0" w:firstColumn="1" w:lastColumn="0" w:noHBand="0" w:noVBand="1"/>
      </w:tblPr>
      <w:tblGrid>
        <w:gridCol w:w="2117"/>
        <w:gridCol w:w="1122"/>
        <w:gridCol w:w="1183"/>
        <w:gridCol w:w="1483"/>
        <w:gridCol w:w="1328"/>
        <w:gridCol w:w="1406"/>
        <w:gridCol w:w="1028"/>
      </w:tblGrid>
      <w:tr w:rsidR="000E7AAC" w14:paraId="1594E192" w14:textId="77777777" w:rsidTr="000B2D4E">
        <w:tc>
          <w:tcPr>
            <w:tcW w:w="2117" w:type="dxa"/>
            <w:shd w:val="clear" w:color="auto" w:fill="8DB3E2" w:themeFill="text2" w:themeFillTint="66"/>
          </w:tcPr>
          <w:p w14:paraId="41D1A784" w14:textId="77777777" w:rsidR="000E7AAC" w:rsidRPr="00962297" w:rsidRDefault="000E7AAC" w:rsidP="001F6923">
            <w:r w:rsidRPr="00962297">
              <w:t>Business Purpose</w:t>
            </w:r>
          </w:p>
        </w:tc>
        <w:tc>
          <w:tcPr>
            <w:tcW w:w="1122" w:type="dxa"/>
            <w:shd w:val="clear" w:color="auto" w:fill="8DB3E2" w:themeFill="text2" w:themeFillTint="66"/>
          </w:tcPr>
          <w:p w14:paraId="231443BA" w14:textId="77777777" w:rsidR="000E7AAC" w:rsidRPr="00962297" w:rsidRDefault="000E7AAC" w:rsidP="001F6923">
            <w:r w:rsidRPr="00962297">
              <w:t>Interface System</w:t>
            </w:r>
          </w:p>
        </w:tc>
        <w:tc>
          <w:tcPr>
            <w:tcW w:w="1028" w:type="dxa"/>
            <w:shd w:val="clear" w:color="auto" w:fill="8DB3E2" w:themeFill="text2" w:themeFillTint="66"/>
          </w:tcPr>
          <w:p w14:paraId="5B770911" w14:textId="77777777" w:rsidR="000E7AAC" w:rsidRPr="00962297" w:rsidRDefault="000E7AAC" w:rsidP="001F6923">
            <w:r w:rsidRPr="00962297">
              <w:t>Message Format</w:t>
            </w:r>
          </w:p>
        </w:tc>
        <w:tc>
          <w:tcPr>
            <w:tcW w:w="1483" w:type="dxa"/>
            <w:shd w:val="clear" w:color="auto" w:fill="8DB3E2" w:themeFill="text2" w:themeFillTint="66"/>
          </w:tcPr>
          <w:p w14:paraId="00A3AA7F" w14:textId="77777777" w:rsidR="000E7AAC" w:rsidRPr="00962297" w:rsidRDefault="000E7AAC" w:rsidP="001F6923">
            <w:r w:rsidRPr="00962297">
              <w:t>Transport</w:t>
            </w:r>
          </w:p>
        </w:tc>
        <w:tc>
          <w:tcPr>
            <w:tcW w:w="1328" w:type="dxa"/>
            <w:shd w:val="clear" w:color="auto" w:fill="8DB3E2" w:themeFill="text2" w:themeFillTint="66"/>
          </w:tcPr>
          <w:p w14:paraId="21D06B08" w14:textId="77777777" w:rsidR="000E7AAC" w:rsidRPr="00962297" w:rsidRDefault="000E7AAC" w:rsidP="001F6923">
            <w:r w:rsidRPr="00962297">
              <w:t xml:space="preserve">Intermediary </w:t>
            </w:r>
          </w:p>
        </w:tc>
        <w:tc>
          <w:tcPr>
            <w:tcW w:w="1406" w:type="dxa"/>
            <w:shd w:val="clear" w:color="auto" w:fill="8DB3E2" w:themeFill="text2" w:themeFillTint="66"/>
          </w:tcPr>
          <w:p w14:paraId="53A6E1C8" w14:textId="77777777" w:rsidR="000E7AAC" w:rsidRPr="00962297" w:rsidRDefault="000E7AAC" w:rsidP="001F6923">
            <w:r w:rsidRPr="00962297">
              <w:t>IDT Configuration Required</w:t>
            </w:r>
          </w:p>
        </w:tc>
        <w:tc>
          <w:tcPr>
            <w:tcW w:w="1028" w:type="dxa"/>
            <w:shd w:val="clear" w:color="auto" w:fill="8DB3E2" w:themeFill="text2" w:themeFillTint="66"/>
          </w:tcPr>
          <w:p w14:paraId="44308CC3" w14:textId="77777777" w:rsidR="000E7AAC" w:rsidRPr="00962297" w:rsidRDefault="000E7AAC" w:rsidP="001F6923">
            <w:r w:rsidRPr="00962297">
              <w:t>HLD Required</w:t>
            </w:r>
          </w:p>
        </w:tc>
      </w:tr>
      <w:tr w:rsidR="001C779D" w14:paraId="0F14993D" w14:textId="77777777" w:rsidTr="000B2D4E">
        <w:trPr>
          <w:trHeight w:val="550"/>
        </w:trPr>
        <w:tc>
          <w:tcPr>
            <w:tcW w:w="2117" w:type="dxa"/>
          </w:tcPr>
          <w:p w14:paraId="0B9E5185" w14:textId="77777777" w:rsidR="001C779D" w:rsidRDefault="001C779D" w:rsidP="00B21276">
            <w:r>
              <w:t xml:space="preserve">Perform </w:t>
            </w:r>
            <w:r w:rsidR="00B21276">
              <w:t xml:space="preserve">MFA </w:t>
            </w:r>
            <w:r w:rsidR="00475179">
              <w:t>Request</w:t>
            </w:r>
          </w:p>
        </w:tc>
        <w:tc>
          <w:tcPr>
            <w:tcW w:w="1122" w:type="dxa"/>
          </w:tcPr>
          <w:p w14:paraId="53AA06A0" w14:textId="77777777" w:rsidR="001C779D" w:rsidRDefault="000B2D4E" w:rsidP="001F6923">
            <w:r>
              <w:t>RSA AA</w:t>
            </w:r>
          </w:p>
        </w:tc>
        <w:tc>
          <w:tcPr>
            <w:tcW w:w="1028" w:type="dxa"/>
          </w:tcPr>
          <w:p w14:paraId="3CCD0184" w14:textId="77777777" w:rsidR="001C779D" w:rsidRDefault="000B2D4E" w:rsidP="00B77F19">
            <w:del w:id="2384" w:author="D'souza, Nigel" w:date="2019-08-28T15:16:00Z">
              <w:r w:rsidDel="00336E9F">
                <w:delText>RSA</w:delText>
              </w:r>
            </w:del>
            <w:ins w:id="2385" w:author="D'souza, Nigel" w:date="2019-08-28T15:16:00Z">
              <w:r w:rsidR="00336E9F">
                <w:t>SOAP</w:t>
              </w:r>
            </w:ins>
          </w:p>
        </w:tc>
        <w:tc>
          <w:tcPr>
            <w:tcW w:w="1483" w:type="dxa"/>
          </w:tcPr>
          <w:p w14:paraId="1FBFF32E" w14:textId="77777777" w:rsidR="001C779D" w:rsidRDefault="000B2D4E" w:rsidP="00336E9F">
            <w:del w:id="2386" w:author="D'souza, Nigel" w:date="2019-08-28T15:16:00Z">
              <w:r w:rsidDel="00336E9F">
                <w:delText>SOAP/</w:delText>
              </w:r>
            </w:del>
            <w:r>
              <w:t>HTTPS</w:t>
            </w:r>
          </w:p>
        </w:tc>
        <w:tc>
          <w:tcPr>
            <w:tcW w:w="1328" w:type="dxa"/>
          </w:tcPr>
          <w:p w14:paraId="21E0F777" w14:textId="77777777" w:rsidR="001C779D" w:rsidRDefault="000B2D4E" w:rsidP="00B77F19">
            <w:del w:id="2387" w:author="D'souza, Nigel" w:date="2019-08-28T15:16:00Z">
              <w:r w:rsidDel="00336E9F">
                <w:delText>None</w:delText>
              </w:r>
            </w:del>
            <w:ins w:id="2388" w:author="D'souza, Nigel" w:date="2019-08-28T15:16:00Z">
              <w:r w:rsidR="00336E9F">
                <w:t>EIP</w:t>
              </w:r>
            </w:ins>
          </w:p>
        </w:tc>
        <w:tc>
          <w:tcPr>
            <w:tcW w:w="1406" w:type="dxa"/>
          </w:tcPr>
          <w:p w14:paraId="4E825C35" w14:textId="77777777" w:rsidR="001C779D" w:rsidRDefault="000B2D4E" w:rsidP="00B77F19">
            <w:r>
              <w:t>TBD</w:t>
            </w:r>
          </w:p>
        </w:tc>
        <w:tc>
          <w:tcPr>
            <w:tcW w:w="1028" w:type="dxa"/>
          </w:tcPr>
          <w:p w14:paraId="7A183E22" w14:textId="77777777" w:rsidR="001C779D" w:rsidRDefault="000B2D4E" w:rsidP="00B77F19">
            <w:del w:id="2389" w:author="D'souza, Nigel" w:date="2019-08-28T15:16:00Z">
              <w:r w:rsidDel="00336E9F">
                <w:delText>TBD</w:delText>
              </w:r>
            </w:del>
            <w:ins w:id="2390" w:author="D'souza, Nigel" w:date="2019-08-28T15:16:00Z">
              <w:r w:rsidR="00336E9F">
                <w:t>No</w:t>
              </w:r>
            </w:ins>
          </w:p>
        </w:tc>
      </w:tr>
      <w:tr w:rsidR="000B2D4E" w14:paraId="5F649015" w14:textId="77777777" w:rsidTr="000B2D4E">
        <w:tc>
          <w:tcPr>
            <w:tcW w:w="2117" w:type="dxa"/>
          </w:tcPr>
          <w:p w14:paraId="24476871" w14:textId="77777777" w:rsidR="000B2D4E" w:rsidRDefault="000B2D4E" w:rsidP="000B2D4E">
            <w:r>
              <w:t>Receive MFA Response</w:t>
            </w:r>
          </w:p>
        </w:tc>
        <w:tc>
          <w:tcPr>
            <w:tcW w:w="1122" w:type="dxa"/>
          </w:tcPr>
          <w:p w14:paraId="627E8221" w14:textId="77777777" w:rsidR="000B2D4E" w:rsidRDefault="000B2D4E" w:rsidP="000B2D4E">
            <w:r>
              <w:t>RSA AA</w:t>
            </w:r>
          </w:p>
        </w:tc>
        <w:tc>
          <w:tcPr>
            <w:tcW w:w="1028" w:type="dxa"/>
          </w:tcPr>
          <w:p w14:paraId="2A5305FB" w14:textId="77777777" w:rsidR="000B2D4E" w:rsidRDefault="000B2D4E" w:rsidP="000B2D4E">
            <w:del w:id="2391" w:author="D'souza, Nigel" w:date="2019-08-28T15:16:00Z">
              <w:r w:rsidDel="00336E9F">
                <w:delText>RSA</w:delText>
              </w:r>
            </w:del>
            <w:ins w:id="2392" w:author="D'souza, Nigel" w:date="2019-08-28T15:16:00Z">
              <w:r w:rsidR="00336E9F">
                <w:t>SOAP</w:t>
              </w:r>
            </w:ins>
          </w:p>
        </w:tc>
        <w:tc>
          <w:tcPr>
            <w:tcW w:w="1483" w:type="dxa"/>
          </w:tcPr>
          <w:p w14:paraId="4E19276E" w14:textId="77777777" w:rsidR="000B2D4E" w:rsidRDefault="000B2D4E" w:rsidP="00336E9F">
            <w:del w:id="2393" w:author="D'souza, Nigel" w:date="2019-08-28T15:16:00Z">
              <w:r w:rsidDel="00336E9F">
                <w:delText>SOAP/</w:delText>
              </w:r>
            </w:del>
            <w:r>
              <w:t>HTTPS</w:t>
            </w:r>
          </w:p>
        </w:tc>
        <w:tc>
          <w:tcPr>
            <w:tcW w:w="1328" w:type="dxa"/>
          </w:tcPr>
          <w:p w14:paraId="360A781C" w14:textId="77777777" w:rsidR="000B2D4E" w:rsidRDefault="000B2D4E" w:rsidP="000B2D4E">
            <w:del w:id="2394" w:author="D'souza, Nigel" w:date="2019-08-28T15:16:00Z">
              <w:r w:rsidDel="00336E9F">
                <w:delText>None</w:delText>
              </w:r>
            </w:del>
            <w:ins w:id="2395" w:author="D'souza, Nigel" w:date="2019-08-28T15:16:00Z">
              <w:r w:rsidR="00336E9F">
                <w:t>EIP</w:t>
              </w:r>
            </w:ins>
          </w:p>
        </w:tc>
        <w:tc>
          <w:tcPr>
            <w:tcW w:w="1406" w:type="dxa"/>
          </w:tcPr>
          <w:p w14:paraId="4AAE9925" w14:textId="77777777" w:rsidR="000B2D4E" w:rsidRDefault="000B2D4E" w:rsidP="000B2D4E">
            <w:r>
              <w:t>TBD</w:t>
            </w:r>
          </w:p>
        </w:tc>
        <w:tc>
          <w:tcPr>
            <w:tcW w:w="1028" w:type="dxa"/>
          </w:tcPr>
          <w:p w14:paraId="27360B84" w14:textId="77777777" w:rsidR="000B2D4E" w:rsidRDefault="000B2D4E" w:rsidP="000B2D4E">
            <w:del w:id="2396" w:author="D'souza, Nigel" w:date="2019-08-28T15:16:00Z">
              <w:r w:rsidDel="00336E9F">
                <w:delText>TBD</w:delText>
              </w:r>
            </w:del>
            <w:ins w:id="2397" w:author="D'souza, Nigel" w:date="2019-08-28T15:16:00Z">
              <w:r w:rsidR="00336E9F">
                <w:t>No</w:t>
              </w:r>
            </w:ins>
          </w:p>
        </w:tc>
      </w:tr>
    </w:tbl>
    <w:p w14:paraId="2FF85A42" w14:textId="77777777" w:rsidR="00C77610" w:rsidRDefault="00C77610" w:rsidP="00C77610">
      <w:pPr>
        <w:pStyle w:val="NormalIndent"/>
        <w:ind w:left="0"/>
      </w:pPr>
    </w:p>
    <w:p w14:paraId="65AB6DA4" w14:textId="77777777" w:rsidR="00515314" w:rsidRDefault="00515314" w:rsidP="00C77610">
      <w:pPr>
        <w:pStyle w:val="NormalIndent"/>
        <w:ind w:left="0"/>
      </w:pPr>
    </w:p>
    <w:p w14:paraId="7C9A1A58" w14:textId="1F9DC629" w:rsidR="000E7AAC" w:rsidRPr="00C77610" w:rsidRDefault="000B2D4E" w:rsidP="00C77610">
      <w:pPr>
        <w:pStyle w:val="NormalIndent"/>
        <w:ind w:left="0"/>
      </w:pPr>
      <w:del w:id="2398" w:author="D'souza, Nigel" w:date="2021-11-10T15:46:00Z">
        <w:r w:rsidDel="00CC055E">
          <w:rPr>
            <w:noProof/>
            <w:lang w:val="en-US"/>
          </w:rPr>
          <w:drawing>
            <wp:inline distT="0" distB="0" distL="0" distR="0" wp14:anchorId="0D326695" wp14:editId="0D3E0090">
              <wp:extent cx="5741670" cy="3206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41670" cy="3206115"/>
                      </a:xfrm>
                      <a:prstGeom prst="rect">
                        <a:avLst/>
                      </a:prstGeom>
                      <a:noFill/>
                      <a:ln>
                        <a:noFill/>
                      </a:ln>
                    </pic:spPr>
                  </pic:pic>
                </a:graphicData>
              </a:graphic>
            </wp:inline>
          </w:drawing>
        </w:r>
      </w:del>
      <w:ins w:id="2399" w:author="D'souza, Nigel" w:date="2021-11-10T15:46:00Z">
        <w:r w:rsidR="00CC055E" w:rsidRPr="00CC055E">
          <w:rPr>
            <w:noProof/>
          </w:rPr>
          <w:drawing>
            <wp:inline distT="0" distB="0" distL="0" distR="0" wp14:anchorId="02C7C52D" wp14:editId="43027DB9">
              <wp:extent cx="6115050" cy="28397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15050" cy="2839720"/>
                      </a:xfrm>
                      <a:prstGeom prst="rect">
                        <a:avLst/>
                      </a:prstGeom>
                    </pic:spPr>
                  </pic:pic>
                </a:graphicData>
              </a:graphic>
            </wp:inline>
          </w:drawing>
        </w:r>
      </w:ins>
    </w:p>
    <w:p w14:paraId="3EF1A625" w14:textId="77777777" w:rsidR="00DB701F" w:rsidRDefault="00DB701F">
      <w:pPr>
        <w:rPr>
          <w:szCs w:val="20"/>
        </w:rPr>
      </w:pPr>
    </w:p>
    <w:p w14:paraId="577F9CCD" w14:textId="77777777" w:rsidR="00B21276" w:rsidRDefault="00B21276">
      <w:pPr>
        <w:rPr>
          <w:rFonts w:ascii="Arial Narrow" w:hAnsi="Arial Narrow" w:cs="Arial"/>
          <w:b/>
          <w:bCs/>
          <w:color w:val="336999"/>
          <w:sz w:val="28"/>
          <w:szCs w:val="20"/>
        </w:rPr>
      </w:pPr>
      <w:r>
        <w:rPr>
          <w:szCs w:val="20"/>
        </w:rPr>
        <w:br w:type="page"/>
      </w:r>
    </w:p>
    <w:p w14:paraId="55AF49A0" w14:textId="4858C03A" w:rsidR="000575E4" w:rsidRPr="00515314" w:rsidRDefault="000575E4" w:rsidP="00583888">
      <w:pPr>
        <w:pStyle w:val="Heading2"/>
        <w:numPr>
          <w:ilvl w:val="2"/>
          <w:numId w:val="2"/>
        </w:numPr>
        <w:rPr>
          <w:szCs w:val="20"/>
        </w:rPr>
      </w:pPr>
      <w:bookmarkStart w:id="2400" w:name="_Toc28956286"/>
      <w:r w:rsidRPr="00515314">
        <w:rPr>
          <w:szCs w:val="20"/>
        </w:rPr>
        <w:lastRenderedPageBreak/>
        <w:t>Customer Setup and User Approval</w:t>
      </w:r>
      <w:r w:rsidR="000B2D4E">
        <w:rPr>
          <w:szCs w:val="20"/>
        </w:rPr>
        <w:t xml:space="preserve"> (</w:t>
      </w:r>
      <w:del w:id="2401" w:author="D'souza, Nigel [2]" w:date="2020-02-06T15:04:00Z">
        <w:r w:rsidR="000B2D4E" w:rsidDel="00F872D6">
          <w:rPr>
            <w:szCs w:val="20"/>
          </w:rPr>
          <w:delText>approach TBD</w:delText>
        </w:r>
      </w:del>
      <w:ins w:id="2402" w:author="D'souza, Nigel [2]" w:date="2020-02-06T15:04:00Z">
        <w:r w:rsidR="00F872D6">
          <w:rPr>
            <w:szCs w:val="20"/>
          </w:rPr>
          <w:t>INBOUND</w:t>
        </w:r>
      </w:ins>
      <w:r w:rsidR="000B2D4E">
        <w:rPr>
          <w:szCs w:val="20"/>
        </w:rPr>
        <w:t>)</w:t>
      </w:r>
      <w:bookmarkEnd w:id="2400"/>
    </w:p>
    <w:p w14:paraId="40A86135" w14:textId="77777777" w:rsidR="00DB701F" w:rsidRDefault="00DB701F" w:rsidP="00DB701F">
      <w:pPr>
        <w:pStyle w:val="NormalIndent"/>
        <w:ind w:left="0"/>
      </w:pPr>
    </w:p>
    <w:p w14:paraId="16A5FF2E" w14:textId="77777777" w:rsidR="00DB701F" w:rsidRDefault="00DB701F" w:rsidP="00DB701F">
      <w:pPr>
        <w:pStyle w:val="NormalIndent"/>
        <w:ind w:left="0"/>
      </w:pPr>
      <w:r>
        <w:t>This is a service call provided by Digital Banking to allow customer setup, users, and role</w:t>
      </w:r>
      <w:r w:rsidR="00D607E5">
        <w:t>s to be approved or rejected, where the rejection action will roll-back the setup information to its prior state.</w:t>
      </w:r>
    </w:p>
    <w:p w14:paraId="793B41C7" w14:textId="77777777" w:rsidR="00D607E5" w:rsidRDefault="00D607E5" w:rsidP="00DB701F">
      <w:pPr>
        <w:pStyle w:val="NormalIndent"/>
        <w:ind w:left="0"/>
      </w:pPr>
    </w:p>
    <w:tbl>
      <w:tblPr>
        <w:tblStyle w:val="TableGrid"/>
        <w:tblW w:w="0" w:type="auto"/>
        <w:tblInd w:w="108" w:type="dxa"/>
        <w:tblLook w:val="04A0" w:firstRow="1" w:lastRow="0" w:firstColumn="1" w:lastColumn="0" w:noHBand="0" w:noVBand="1"/>
      </w:tblPr>
      <w:tblGrid>
        <w:gridCol w:w="1889"/>
        <w:gridCol w:w="1361"/>
        <w:gridCol w:w="1228"/>
        <w:gridCol w:w="1272"/>
        <w:gridCol w:w="1328"/>
        <w:gridCol w:w="1406"/>
        <w:gridCol w:w="1028"/>
      </w:tblGrid>
      <w:tr w:rsidR="00D607E5" w14:paraId="286A3F0A" w14:textId="77777777" w:rsidTr="00B55C40">
        <w:tc>
          <w:tcPr>
            <w:tcW w:w="1889" w:type="dxa"/>
            <w:shd w:val="clear" w:color="auto" w:fill="8DB3E2" w:themeFill="text2" w:themeFillTint="66"/>
          </w:tcPr>
          <w:p w14:paraId="715766BA" w14:textId="77777777" w:rsidR="00D607E5" w:rsidRPr="00962297" w:rsidRDefault="00D607E5" w:rsidP="001F6923">
            <w:r w:rsidRPr="00962297">
              <w:t>Business Purpose</w:t>
            </w:r>
          </w:p>
        </w:tc>
        <w:tc>
          <w:tcPr>
            <w:tcW w:w="1361" w:type="dxa"/>
            <w:shd w:val="clear" w:color="auto" w:fill="8DB3E2" w:themeFill="text2" w:themeFillTint="66"/>
          </w:tcPr>
          <w:p w14:paraId="410CDC17" w14:textId="77777777" w:rsidR="00D607E5" w:rsidRPr="00962297" w:rsidRDefault="00D607E5" w:rsidP="001F6923">
            <w:r w:rsidRPr="00962297">
              <w:t>Interface System</w:t>
            </w:r>
          </w:p>
        </w:tc>
        <w:tc>
          <w:tcPr>
            <w:tcW w:w="1228" w:type="dxa"/>
            <w:shd w:val="clear" w:color="auto" w:fill="8DB3E2" w:themeFill="text2" w:themeFillTint="66"/>
          </w:tcPr>
          <w:p w14:paraId="25643533" w14:textId="77777777" w:rsidR="00D607E5" w:rsidRPr="00962297" w:rsidRDefault="00D607E5" w:rsidP="001F6923">
            <w:r w:rsidRPr="00962297">
              <w:t>Message Format</w:t>
            </w:r>
          </w:p>
        </w:tc>
        <w:tc>
          <w:tcPr>
            <w:tcW w:w="1272" w:type="dxa"/>
            <w:shd w:val="clear" w:color="auto" w:fill="8DB3E2" w:themeFill="text2" w:themeFillTint="66"/>
          </w:tcPr>
          <w:p w14:paraId="1059AD03" w14:textId="77777777" w:rsidR="00D607E5" w:rsidRPr="00962297" w:rsidRDefault="00D607E5" w:rsidP="001F6923">
            <w:r w:rsidRPr="00962297">
              <w:t>Transport</w:t>
            </w:r>
          </w:p>
        </w:tc>
        <w:tc>
          <w:tcPr>
            <w:tcW w:w="1328" w:type="dxa"/>
            <w:shd w:val="clear" w:color="auto" w:fill="8DB3E2" w:themeFill="text2" w:themeFillTint="66"/>
          </w:tcPr>
          <w:p w14:paraId="5B4F0A81" w14:textId="77777777" w:rsidR="00D607E5" w:rsidRPr="00962297" w:rsidRDefault="00D607E5" w:rsidP="001F6923">
            <w:r w:rsidRPr="00962297">
              <w:t xml:space="preserve">Intermediary </w:t>
            </w:r>
          </w:p>
        </w:tc>
        <w:tc>
          <w:tcPr>
            <w:tcW w:w="1406" w:type="dxa"/>
            <w:shd w:val="clear" w:color="auto" w:fill="8DB3E2" w:themeFill="text2" w:themeFillTint="66"/>
          </w:tcPr>
          <w:p w14:paraId="0252DC78" w14:textId="77777777" w:rsidR="00D607E5" w:rsidRPr="00962297" w:rsidRDefault="00D607E5" w:rsidP="001F6923">
            <w:r w:rsidRPr="00962297">
              <w:t>IDT Configuration Required</w:t>
            </w:r>
          </w:p>
        </w:tc>
        <w:tc>
          <w:tcPr>
            <w:tcW w:w="1028" w:type="dxa"/>
            <w:shd w:val="clear" w:color="auto" w:fill="8DB3E2" w:themeFill="text2" w:themeFillTint="66"/>
          </w:tcPr>
          <w:p w14:paraId="3FE0A6C2" w14:textId="77777777" w:rsidR="00D607E5" w:rsidRPr="00962297" w:rsidRDefault="00D607E5" w:rsidP="001F6923">
            <w:r w:rsidRPr="00962297">
              <w:t>HLD Required</w:t>
            </w:r>
          </w:p>
        </w:tc>
      </w:tr>
      <w:tr w:rsidR="001C779D" w14:paraId="72E13665" w14:textId="77777777" w:rsidTr="00B55C40">
        <w:tc>
          <w:tcPr>
            <w:tcW w:w="1889" w:type="dxa"/>
          </w:tcPr>
          <w:p w14:paraId="0F0135F5" w14:textId="77777777" w:rsidR="001C779D" w:rsidRDefault="001C779D" w:rsidP="001F6923">
            <w:r>
              <w:t xml:space="preserve">Allow Bank and Customer Admin Users to Approve/Commit setup information  </w:t>
            </w:r>
          </w:p>
        </w:tc>
        <w:tc>
          <w:tcPr>
            <w:tcW w:w="1361" w:type="dxa"/>
          </w:tcPr>
          <w:p w14:paraId="3C7FAAE1" w14:textId="77777777" w:rsidR="001C779D" w:rsidRDefault="001C779D" w:rsidP="001F6923">
            <w:del w:id="2403" w:author="D'souza, Nigel" w:date="2019-08-28T15:17:00Z">
              <w:r w:rsidDel="00B55C40">
                <w:delText>TBD</w:delText>
              </w:r>
            </w:del>
            <w:ins w:id="2404" w:author="D'souza, Nigel" w:date="2019-08-28T15:17:00Z">
              <w:r w:rsidR="00B55C40">
                <w:t>FC/SSO</w:t>
              </w:r>
            </w:ins>
          </w:p>
          <w:p w14:paraId="08CB6065" w14:textId="77777777" w:rsidR="001C779D" w:rsidRDefault="001C779D" w:rsidP="001F6923"/>
        </w:tc>
        <w:tc>
          <w:tcPr>
            <w:tcW w:w="1228" w:type="dxa"/>
          </w:tcPr>
          <w:p w14:paraId="7D3DB052" w14:textId="77777777" w:rsidR="00B55C40" w:rsidRDefault="001C779D" w:rsidP="00B77F19">
            <w:pPr>
              <w:rPr>
                <w:ins w:id="2405" w:author="D'souza, Nigel" w:date="2019-08-28T15:16:00Z"/>
              </w:rPr>
            </w:pPr>
            <w:del w:id="2406" w:author="D'souza, Nigel" w:date="2019-08-28T15:16:00Z">
              <w:r w:rsidDel="00B55C40">
                <w:delText>TBD</w:delText>
              </w:r>
            </w:del>
            <w:ins w:id="2407" w:author="D'souza, Nigel" w:date="2019-08-28T15:16:00Z">
              <w:r w:rsidR="00B55C40">
                <w:t>SOAP/</w:t>
              </w:r>
            </w:ins>
          </w:p>
          <w:p w14:paraId="42A22B61" w14:textId="77777777" w:rsidR="001C779D" w:rsidRDefault="00B55C40" w:rsidP="00B77F19">
            <w:proofErr w:type="spellStart"/>
            <w:ins w:id="2408" w:author="D'souza, Nigel" w:date="2019-08-28T15:16:00Z">
              <w:r>
                <w:t>rest</w:t>
              </w:r>
            </w:ins>
            <w:ins w:id="2409" w:author="D'souza, Nigel" w:date="2019-08-28T15:17:00Z">
              <w:r>
                <w:t>Ful</w:t>
              </w:r>
            </w:ins>
            <w:proofErr w:type="spellEnd"/>
          </w:p>
        </w:tc>
        <w:tc>
          <w:tcPr>
            <w:tcW w:w="1272" w:type="dxa"/>
          </w:tcPr>
          <w:p w14:paraId="62671029" w14:textId="77777777" w:rsidR="001C779D" w:rsidRDefault="001C779D" w:rsidP="00B77F19">
            <w:del w:id="2410" w:author="D'souza, Nigel" w:date="2019-08-28T15:17:00Z">
              <w:r w:rsidDel="00B55C40">
                <w:delText>TBD</w:delText>
              </w:r>
            </w:del>
            <w:ins w:id="2411" w:author="D'souza, Nigel" w:date="2019-08-28T15:17:00Z">
              <w:r w:rsidR="00B55C40">
                <w:t xml:space="preserve">HTTPS </w:t>
              </w:r>
            </w:ins>
          </w:p>
        </w:tc>
        <w:tc>
          <w:tcPr>
            <w:tcW w:w="1328" w:type="dxa"/>
          </w:tcPr>
          <w:p w14:paraId="26E3F2A0" w14:textId="77777777" w:rsidR="001C779D" w:rsidRDefault="001C779D" w:rsidP="00B77F19">
            <w:del w:id="2412" w:author="D'souza, Nigel" w:date="2019-08-28T15:17:00Z">
              <w:r w:rsidDel="00B55C40">
                <w:delText>TBD</w:delText>
              </w:r>
            </w:del>
            <w:ins w:id="2413" w:author="D'souza, Nigel" w:date="2019-08-28T15:17:00Z">
              <w:r w:rsidR="00B55C40">
                <w:t>EIP</w:t>
              </w:r>
            </w:ins>
          </w:p>
        </w:tc>
        <w:tc>
          <w:tcPr>
            <w:tcW w:w="1406" w:type="dxa"/>
          </w:tcPr>
          <w:p w14:paraId="11DFB606" w14:textId="77777777" w:rsidR="001C779D" w:rsidRDefault="001C779D" w:rsidP="00B77F19">
            <w:r>
              <w:t>TBD</w:t>
            </w:r>
          </w:p>
        </w:tc>
        <w:tc>
          <w:tcPr>
            <w:tcW w:w="1028" w:type="dxa"/>
          </w:tcPr>
          <w:p w14:paraId="4E56CC1C" w14:textId="77777777" w:rsidR="001C779D" w:rsidRDefault="001C779D" w:rsidP="00B77F19">
            <w:del w:id="2414" w:author="D'souza, Nigel" w:date="2019-08-28T15:17:00Z">
              <w:r w:rsidDel="00B55C40">
                <w:delText>TBD</w:delText>
              </w:r>
            </w:del>
            <w:ins w:id="2415" w:author="D'souza, Nigel" w:date="2019-08-28T15:17:00Z">
              <w:r w:rsidR="00B55C40">
                <w:t>No</w:t>
              </w:r>
            </w:ins>
          </w:p>
        </w:tc>
      </w:tr>
      <w:tr w:rsidR="00B55C40" w14:paraId="31FC19D8" w14:textId="77777777" w:rsidTr="00B55C40">
        <w:tc>
          <w:tcPr>
            <w:tcW w:w="1889" w:type="dxa"/>
          </w:tcPr>
          <w:p w14:paraId="44F0B3EE" w14:textId="77777777" w:rsidR="00B55C40" w:rsidRDefault="00B55C40" w:rsidP="00B55C40">
            <w:r>
              <w:t>Allow</w:t>
            </w:r>
            <w:r w:rsidRPr="002E2CEE">
              <w:t xml:space="preserve"> Bank and Customer Admin</w:t>
            </w:r>
            <w:r>
              <w:t xml:space="preserve"> Users to Reject Setup information and roll-back setup information to prior state</w:t>
            </w:r>
          </w:p>
        </w:tc>
        <w:tc>
          <w:tcPr>
            <w:tcW w:w="1361" w:type="dxa"/>
          </w:tcPr>
          <w:p w14:paraId="61339963" w14:textId="77777777" w:rsidR="00B55C40" w:rsidDel="008902B8" w:rsidRDefault="00B55C40" w:rsidP="00B55C40">
            <w:pPr>
              <w:rPr>
                <w:del w:id="2416" w:author="D'souza, Nigel" w:date="2019-08-28T15:17:00Z"/>
              </w:rPr>
            </w:pPr>
            <w:ins w:id="2417" w:author="D'souza, Nigel" w:date="2019-08-28T15:17:00Z">
              <w:r w:rsidRPr="009F5AF9">
                <w:t>FC/SSO</w:t>
              </w:r>
            </w:ins>
            <w:del w:id="2418" w:author="D'souza, Nigel" w:date="2019-08-28T15:17:00Z">
              <w:r w:rsidDel="008902B8">
                <w:delText>TBD</w:delText>
              </w:r>
            </w:del>
          </w:p>
          <w:p w14:paraId="13904256" w14:textId="77777777" w:rsidR="00B55C40" w:rsidRDefault="00B55C40" w:rsidP="00B55C40"/>
        </w:tc>
        <w:tc>
          <w:tcPr>
            <w:tcW w:w="1228" w:type="dxa"/>
          </w:tcPr>
          <w:p w14:paraId="204D88C7" w14:textId="77777777" w:rsidR="00B55C40" w:rsidRDefault="00B55C40" w:rsidP="00B55C40">
            <w:pPr>
              <w:rPr>
                <w:ins w:id="2419" w:author="D'souza, Nigel" w:date="2019-08-28T15:17:00Z"/>
              </w:rPr>
            </w:pPr>
            <w:ins w:id="2420" w:author="D'souza, Nigel" w:date="2019-08-28T15:17:00Z">
              <w:r>
                <w:t>SOAP/</w:t>
              </w:r>
            </w:ins>
          </w:p>
          <w:p w14:paraId="59850239" w14:textId="77777777" w:rsidR="00B55C40" w:rsidRDefault="00B55C40" w:rsidP="00B55C40">
            <w:proofErr w:type="spellStart"/>
            <w:ins w:id="2421" w:author="D'souza, Nigel" w:date="2019-08-28T15:17:00Z">
              <w:r>
                <w:t>restFul</w:t>
              </w:r>
            </w:ins>
            <w:proofErr w:type="spellEnd"/>
            <w:del w:id="2422" w:author="D'souza, Nigel" w:date="2019-08-28T15:17:00Z">
              <w:r w:rsidDel="007653D1">
                <w:delText>TBD</w:delText>
              </w:r>
            </w:del>
          </w:p>
        </w:tc>
        <w:tc>
          <w:tcPr>
            <w:tcW w:w="1272" w:type="dxa"/>
          </w:tcPr>
          <w:p w14:paraId="5EB32CEE" w14:textId="77777777" w:rsidR="00B55C40" w:rsidRDefault="00B55C40" w:rsidP="00B55C40">
            <w:ins w:id="2423" w:author="D'souza, Nigel" w:date="2019-08-28T15:17:00Z">
              <w:r>
                <w:t xml:space="preserve">HTTPS </w:t>
              </w:r>
            </w:ins>
            <w:del w:id="2424" w:author="D'souza, Nigel" w:date="2019-08-28T15:17:00Z">
              <w:r w:rsidDel="007653D1">
                <w:delText>TBD</w:delText>
              </w:r>
            </w:del>
          </w:p>
        </w:tc>
        <w:tc>
          <w:tcPr>
            <w:tcW w:w="1328" w:type="dxa"/>
          </w:tcPr>
          <w:p w14:paraId="1ACF99B4" w14:textId="77777777" w:rsidR="00B55C40" w:rsidRDefault="00B55C40" w:rsidP="00B55C40">
            <w:ins w:id="2425" w:author="D'souza, Nigel" w:date="2019-08-28T15:17:00Z">
              <w:r>
                <w:t>EIP</w:t>
              </w:r>
            </w:ins>
            <w:del w:id="2426" w:author="D'souza, Nigel" w:date="2019-08-28T15:17:00Z">
              <w:r w:rsidDel="007653D1">
                <w:delText>TBD</w:delText>
              </w:r>
            </w:del>
          </w:p>
        </w:tc>
        <w:tc>
          <w:tcPr>
            <w:tcW w:w="1406" w:type="dxa"/>
          </w:tcPr>
          <w:p w14:paraId="29484FCE" w14:textId="77777777" w:rsidR="00B55C40" w:rsidRDefault="00B55C40" w:rsidP="00B55C40">
            <w:ins w:id="2427" w:author="D'souza, Nigel" w:date="2019-08-28T15:17:00Z">
              <w:r>
                <w:t>TBD</w:t>
              </w:r>
            </w:ins>
            <w:del w:id="2428" w:author="D'souza, Nigel" w:date="2019-08-28T15:17:00Z">
              <w:r w:rsidDel="007653D1">
                <w:delText>TBD</w:delText>
              </w:r>
            </w:del>
          </w:p>
        </w:tc>
        <w:tc>
          <w:tcPr>
            <w:tcW w:w="1028" w:type="dxa"/>
          </w:tcPr>
          <w:p w14:paraId="562A5B44" w14:textId="77777777" w:rsidR="00B55C40" w:rsidRDefault="00B55C40" w:rsidP="00B55C40">
            <w:ins w:id="2429" w:author="D'souza, Nigel" w:date="2019-08-28T15:17:00Z">
              <w:r>
                <w:t>No</w:t>
              </w:r>
            </w:ins>
            <w:del w:id="2430" w:author="D'souza, Nigel" w:date="2019-08-28T15:17:00Z">
              <w:r w:rsidDel="007653D1">
                <w:delText>TBD</w:delText>
              </w:r>
            </w:del>
          </w:p>
        </w:tc>
      </w:tr>
      <w:tr w:rsidR="00B55C40" w14:paraId="5AE2A87B" w14:textId="77777777" w:rsidTr="00B55C40">
        <w:tc>
          <w:tcPr>
            <w:tcW w:w="1889" w:type="dxa"/>
          </w:tcPr>
          <w:p w14:paraId="2F783AA7" w14:textId="77777777" w:rsidR="00B55C40" w:rsidRDefault="00B55C40" w:rsidP="00B55C40">
            <w:r>
              <w:t>Communicate success or failure of service request</w:t>
            </w:r>
          </w:p>
        </w:tc>
        <w:tc>
          <w:tcPr>
            <w:tcW w:w="1361" w:type="dxa"/>
          </w:tcPr>
          <w:p w14:paraId="326EE193" w14:textId="77777777" w:rsidR="00B55C40" w:rsidDel="008902B8" w:rsidRDefault="00B55C40" w:rsidP="00B55C40">
            <w:pPr>
              <w:rPr>
                <w:del w:id="2431" w:author="D'souza, Nigel" w:date="2019-08-28T15:17:00Z"/>
              </w:rPr>
            </w:pPr>
            <w:ins w:id="2432" w:author="D'souza, Nigel" w:date="2019-08-28T15:17:00Z">
              <w:r w:rsidRPr="009F5AF9">
                <w:t>FC/SSO</w:t>
              </w:r>
            </w:ins>
            <w:del w:id="2433" w:author="D'souza, Nigel" w:date="2019-08-28T15:17:00Z">
              <w:r w:rsidDel="008902B8">
                <w:delText>TBD</w:delText>
              </w:r>
            </w:del>
          </w:p>
          <w:p w14:paraId="62D09420" w14:textId="77777777" w:rsidR="00B55C40" w:rsidRDefault="00B55C40" w:rsidP="00B55C40"/>
        </w:tc>
        <w:tc>
          <w:tcPr>
            <w:tcW w:w="1228" w:type="dxa"/>
          </w:tcPr>
          <w:p w14:paraId="76CF73A7" w14:textId="77777777" w:rsidR="00B55C40" w:rsidRDefault="00B55C40" w:rsidP="00B55C40">
            <w:pPr>
              <w:rPr>
                <w:ins w:id="2434" w:author="D'souza, Nigel" w:date="2019-08-28T15:17:00Z"/>
              </w:rPr>
            </w:pPr>
            <w:ins w:id="2435" w:author="D'souza, Nigel" w:date="2019-08-28T15:17:00Z">
              <w:r>
                <w:t>SOAP/</w:t>
              </w:r>
            </w:ins>
          </w:p>
          <w:p w14:paraId="0F94BA51" w14:textId="77777777" w:rsidR="00B55C40" w:rsidRDefault="00B55C40" w:rsidP="00B55C40">
            <w:proofErr w:type="spellStart"/>
            <w:ins w:id="2436" w:author="D'souza, Nigel" w:date="2019-08-28T15:17:00Z">
              <w:r>
                <w:t>restFul</w:t>
              </w:r>
            </w:ins>
            <w:proofErr w:type="spellEnd"/>
            <w:del w:id="2437" w:author="D'souza, Nigel" w:date="2019-08-28T15:17:00Z">
              <w:r w:rsidDel="007653D1">
                <w:delText>TBD</w:delText>
              </w:r>
            </w:del>
          </w:p>
        </w:tc>
        <w:tc>
          <w:tcPr>
            <w:tcW w:w="1272" w:type="dxa"/>
          </w:tcPr>
          <w:p w14:paraId="57BC7796" w14:textId="77777777" w:rsidR="00B55C40" w:rsidRDefault="00B55C40" w:rsidP="00B55C40">
            <w:ins w:id="2438" w:author="D'souza, Nigel" w:date="2019-08-28T15:17:00Z">
              <w:r>
                <w:t xml:space="preserve">HTTPS </w:t>
              </w:r>
            </w:ins>
            <w:del w:id="2439" w:author="D'souza, Nigel" w:date="2019-08-28T15:17:00Z">
              <w:r w:rsidDel="007653D1">
                <w:delText>TBD</w:delText>
              </w:r>
            </w:del>
          </w:p>
        </w:tc>
        <w:tc>
          <w:tcPr>
            <w:tcW w:w="1328" w:type="dxa"/>
          </w:tcPr>
          <w:p w14:paraId="74449E3D" w14:textId="77777777" w:rsidR="00B55C40" w:rsidRDefault="00B55C40" w:rsidP="00B55C40">
            <w:ins w:id="2440" w:author="D'souza, Nigel" w:date="2019-08-28T15:17:00Z">
              <w:r>
                <w:t>EIP</w:t>
              </w:r>
            </w:ins>
            <w:del w:id="2441" w:author="D'souza, Nigel" w:date="2019-08-28T15:17:00Z">
              <w:r w:rsidDel="007653D1">
                <w:delText>TBD</w:delText>
              </w:r>
            </w:del>
          </w:p>
        </w:tc>
        <w:tc>
          <w:tcPr>
            <w:tcW w:w="1406" w:type="dxa"/>
          </w:tcPr>
          <w:p w14:paraId="077787D2" w14:textId="77777777" w:rsidR="00B55C40" w:rsidRDefault="00B55C40" w:rsidP="00B55C40">
            <w:ins w:id="2442" w:author="D'souza, Nigel" w:date="2019-08-28T15:17:00Z">
              <w:r>
                <w:t>TBD</w:t>
              </w:r>
            </w:ins>
            <w:del w:id="2443" w:author="D'souza, Nigel" w:date="2019-08-28T15:17:00Z">
              <w:r w:rsidDel="007653D1">
                <w:delText>TBD</w:delText>
              </w:r>
            </w:del>
          </w:p>
        </w:tc>
        <w:tc>
          <w:tcPr>
            <w:tcW w:w="1028" w:type="dxa"/>
          </w:tcPr>
          <w:p w14:paraId="0FA227EF" w14:textId="77777777" w:rsidR="00B55C40" w:rsidRDefault="00B55C40" w:rsidP="00B55C40">
            <w:ins w:id="2444" w:author="D'souza, Nigel" w:date="2019-08-28T15:17:00Z">
              <w:r>
                <w:t>No</w:t>
              </w:r>
            </w:ins>
            <w:del w:id="2445" w:author="D'souza, Nigel" w:date="2019-08-28T15:17:00Z">
              <w:r w:rsidDel="007653D1">
                <w:delText>TBD</w:delText>
              </w:r>
            </w:del>
          </w:p>
        </w:tc>
      </w:tr>
    </w:tbl>
    <w:p w14:paraId="44665A6A" w14:textId="77777777" w:rsidR="00D607E5" w:rsidRDefault="00D607E5" w:rsidP="00DB701F">
      <w:pPr>
        <w:pStyle w:val="NormalIndent"/>
        <w:ind w:left="0"/>
      </w:pPr>
    </w:p>
    <w:p w14:paraId="25A76548" w14:textId="4AF238EE" w:rsidR="00D607E5" w:rsidRPr="000B2D4E" w:rsidRDefault="003A229F" w:rsidP="00583888">
      <w:pPr>
        <w:pStyle w:val="Heading2"/>
        <w:numPr>
          <w:ilvl w:val="2"/>
          <w:numId w:val="2"/>
        </w:numPr>
        <w:rPr>
          <w:color w:val="A6A6A6" w:themeColor="background1" w:themeShade="A6"/>
          <w:szCs w:val="20"/>
        </w:rPr>
      </w:pPr>
      <w:r w:rsidRPr="00405A87">
        <w:rPr>
          <w:szCs w:val="20"/>
          <w:rPrChange w:id="2446" w:author="D'souza, Nigel" w:date="2019-09-30T16:21:00Z">
            <w:rPr>
              <w:color w:val="A6A6A6" w:themeColor="background1" w:themeShade="A6"/>
              <w:szCs w:val="20"/>
            </w:rPr>
          </w:rPrChange>
        </w:rPr>
        <w:t xml:space="preserve"> </w:t>
      </w:r>
      <w:bookmarkStart w:id="2447" w:name="_Toc28956287"/>
      <w:commentRangeStart w:id="2448"/>
      <w:commentRangeStart w:id="2449"/>
      <w:r w:rsidR="003A16EA" w:rsidRPr="00405A87">
        <w:rPr>
          <w:szCs w:val="20"/>
          <w:rPrChange w:id="2450" w:author="D'souza, Nigel" w:date="2019-09-30T16:21:00Z">
            <w:rPr>
              <w:color w:val="A6A6A6" w:themeColor="background1" w:themeShade="A6"/>
              <w:szCs w:val="20"/>
            </w:rPr>
          </w:rPrChange>
        </w:rPr>
        <w:t xml:space="preserve">Alerts </w:t>
      </w:r>
      <w:commentRangeEnd w:id="2448"/>
      <w:r w:rsidR="00405A87" w:rsidRPr="00F872D6">
        <w:rPr>
          <w:szCs w:val="20"/>
          <w:rPrChange w:id="2451" w:author="D'souza, Nigel [2]" w:date="2020-02-06T15:04:00Z">
            <w:rPr>
              <w:rStyle w:val="CommentReference"/>
              <w:rFonts w:ascii="Arial" w:hAnsi="Arial" w:cs="Times New Roman"/>
              <w:b w:val="0"/>
              <w:bCs w:val="0"/>
              <w:color w:val="auto"/>
              <w:lang w:val="en-GB"/>
            </w:rPr>
          </w:rPrChange>
        </w:rPr>
        <w:commentReference w:id="2448"/>
      </w:r>
      <w:commentRangeEnd w:id="2449"/>
      <w:r w:rsidR="00963AA6" w:rsidRPr="00F872D6">
        <w:rPr>
          <w:szCs w:val="20"/>
          <w:rPrChange w:id="2452" w:author="D'souza, Nigel [2]" w:date="2020-02-06T15:04:00Z">
            <w:rPr>
              <w:rStyle w:val="CommentReference"/>
              <w:rFonts w:ascii="Arial" w:hAnsi="Arial" w:cs="Times New Roman"/>
              <w:b w:val="0"/>
              <w:bCs w:val="0"/>
              <w:color w:val="auto"/>
              <w:lang w:val="en-GB"/>
            </w:rPr>
          </w:rPrChange>
        </w:rPr>
        <w:commentReference w:id="2449"/>
      </w:r>
      <w:r w:rsidR="00017EE2" w:rsidRPr="00405A87">
        <w:rPr>
          <w:szCs w:val="20"/>
          <w:rPrChange w:id="2453" w:author="D'souza, Nigel" w:date="2019-09-30T16:21:00Z">
            <w:rPr>
              <w:color w:val="A6A6A6" w:themeColor="background1" w:themeShade="A6"/>
              <w:szCs w:val="20"/>
            </w:rPr>
          </w:rPrChange>
        </w:rPr>
        <w:t>Extract</w:t>
      </w:r>
      <w:bookmarkEnd w:id="2447"/>
      <w:r w:rsidR="000B2D4E" w:rsidRPr="00F872D6">
        <w:rPr>
          <w:szCs w:val="20"/>
          <w:rPrChange w:id="2454" w:author="D'souza, Nigel [2]" w:date="2020-02-06T15:04:00Z">
            <w:rPr>
              <w:color w:val="A6A6A6" w:themeColor="background1" w:themeShade="A6"/>
              <w:szCs w:val="20"/>
            </w:rPr>
          </w:rPrChange>
        </w:rPr>
        <w:t xml:space="preserve"> </w:t>
      </w:r>
      <w:ins w:id="2455" w:author="D'souza, Nigel [2]" w:date="2020-02-06T15:04:00Z">
        <w:r w:rsidR="00F872D6" w:rsidRPr="00F872D6">
          <w:rPr>
            <w:szCs w:val="20"/>
            <w:rPrChange w:id="2456" w:author="D'souza, Nigel [2]" w:date="2020-02-06T15:04:00Z">
              <w:rPr>
                <w:color w:val="A6A6A6" w:themeColor="background1" w:themeShade="A6"/>
                <w:szCs w:val="20"/>
              </w:rPr>
            </w:rPrChange>
          </w:rPr>
          <w:t>(</w:t>
        </w:r>
        <w:del w:id="2457" w:author="D'souza, Nigel" w:date="2021-11-10T15:47:00Z">
          <w:r w:rsidR="00F872D6" w:rsidRPr="00F872D6" w:rsidDel="00F42A04">
            <w:rPr>
              <w:szCs w:val="20"/>
              <w:rPrChange w:id="2458" w:author="D'souza, Nigel [2]" w:date="2020-02-06T15:04:00Z">
                <w:rPr>
                  <w:color w:val="A6A6A6" w:themeColor="background1" w:themeShade="A6"/>
                  <w:szCs w:val="20"/>
                </w:rPr>
              </w:rPrChange>
            </w:rPr>
            <w:delText>MQ</w:delText>
          </w:r>
        </w:del>
      </w:ins>
      <w:ins w:id="2459" w:author="D'souza, Nigel" w:date="2021-11-10T15:47:00Z">
        <w:r w:rsidR="00F42A04">
          <w:rPr>
            <w:szCs w:val="20"/>
          </w:rPr>
          <w:t xml:space="preserve">Realtime </w:t>
        </w:r>
        <w:proofErr w:type="spellStart"/>
        <w:r w:rsidR="00F42A04">
          <w:rPr>
            <w:szCs w:val="20"/>
          </w:rPr>
          <w:t>restFul</w:t>
        </w:r>
        <w:proofErr w:type="spellEnd"/>
        <w:r w:rsidR="00F42A04">
          <w:rPr>
            <w:szCs w:val="20"/>
          </w:rPr>
          <w:t xml:space="preserve"> call</w:t>
        </w:r>
      </w:ins>
      <w:ins w:id="2460" w:author="D'souza, Nigel [2]" w:date="2020-02-06T15:04:00Z">
        <w:r w:rsidR="00F872D6" w:rsidRPr="00F872D6">
          <w:rPr>
            <w:szCs w:val="20"/>
            <w:rPrChange w:id="2461" w:author="D'souza, Nigel [2]" w:date="2020-02-06T15:04:00Z">
              <w:rPr>
                <w:color w:val="A6A6A6" w:themeColor="background1" w:themeShade="A6"/>
                <w:szCs w:val="20"/>
              </w:rPr>
            </w:rPrChange>
          </w:rPr>
          <w:t>)</w:t>
        </w:r>
      </w:ins>
      <w:del w:id="2462" w:author="D'souza, Nigel" w:date="2019-09-30T16:21:00Z">
        <w:r w:rsidR="000B2D4E" w:rsidRPr="000B2D4E" w:rsidDel="00405A87">
          <w:rPr>
            <w:color w:val="A6A6A6" w:themeColor="background1" w:themeShade="A6"/>
            <w:szCs w:val="20"/>
          </w:rPr>
          <w:delText>(not in scope)</w:delText>
        </w:r>
      </w:del>
    </w:p>
    <w:p w14:paraId="21E54DA8" w14:textId="77777777" w:rsidR="00792A68" w:rsidRDefault="00792A68" w:rsidP="00792A68">
      <w:pPr>
        <w:pStyle w:val="NormalIndent"/>
        <w:ind w:left="0"/>
      </w:pPr>
    </w:p>
    <w:p w14:paraId="74E0D8FB" w14:textId="402ED535" w:rsidR="00792A68" w:rsidRPr="00B55C40" w:rsidRDefault="00792A68" w:rsidP="00792A68">
      <w:pPr>
        <w:pStyle w:val="NormalIndent"/>
        <w:ind w:left="0"/>
        <w:rPr>
          <w:color w:val="FF0000"/>
          <w:rPrChange w:id="2463" w:author="D'souza, Nigel" w:date="2019-08-28T15:18:00Z">
            <w:rPr/>
          </w:rPrChange>
        </w:rPr>
      </w:pPr>
      <w:del w:id="2464" w:author="D'souza, Nigel" w:date="2021-11-10T15:48:00Z">
        <w:r w:rsidRPr="00B55C40" w:rsidDel="00F42A04">
          <w:rPr>
            <w:color w:val="FF0000"/>
            <w:rPrChange w:id="2465" w:author="D'souza, Nigel" w:date="2019-08-28T15:18:00Z">
              <w:rPr/>
            </w:rPrChange>
          </w:rPr>
          <w:delText>This is a service call provided by Digital Banking to allow customer setup, users, and roles to be approved or rejected, where the rejection action will roll-back the setup information to its prior stat</w:delText>
        </w:r>
      </w:del>
      <w:ins w:id="2466" w:author="D'souza, Nigel" w:date="2021-11-10T15:48:00Z">
        <w:r w:rsidR="00F42A04">
          <w:rPr>
            <w:color w:val="FF0000"/>
          </w:rPr>
          <w:t xml:space="preserve">Digital </w:t>
        </w:r>
      </w:ins>
      <w:ins w:id="2467" w:author="D'souza, Nigel" w:date="2021-11-10T15:49:00Z">
        <w:r w:rsidR="00F42A04">
          <w:rPr>
            <w:color w:val="FF0000"/>
          </w:rPr>
          <w:t>Banking</w:t>
        </w:r>
      </w:ins>
      <w:ins w:id="2468" w:author="D'souza, Nigel" w:date="2021-11-10T15:48:00Z">
        <w:r w:rsidR="00F42A04">
          <w:rPr>
            <w:color w:val="FF0000"/>
          </w:rPr>
          <w:t xml:space="preserve"> will create t</w:t>
        </w:r>
      </w:ins>
      <w:del w:id="2469" w:author="D'souza, Nigel" w:date="2021-11-10T15:48:00Z">
        <w:r w:rsidRPr="00B55C40" w:rsidDel="00F42A04">
          <w:rPr>
            <w:color w:val="FF0000"/>
            <w:rPrChange w:id="2470" w:author="D'souza, Nigel" w:date="2019-08-28T15:18:00Z">
              <w:rPr/>
            </w:rPrChange>
          </w:rPr>
          <w:delText>e</w:delText>
        </w:r>
      </w:del>
      <w:ins w:id="2471" w:author="D'souza, Nigel" w:date="2021-11-10T15:48:00Z">
        <w:r w:rsidR="00F42A04">
          <w:rPr>
            <w:color w:val="FF0000"/>
          </w:rPr>
          <w:t xml:space="preserve">he message payload including Velocity template and locale formatting – the </w:t>
        </w:r>
      </w:ins>
      <w:ins w:id="2472" w:author="D'souza, Nigel" w:date="2021-11-10T15:49:00Z">
        <w:r w:rsidR="00F42A04">
          <w:rPr>
            <w:color w:val="FF0000"/>
          </w:rPr>
          <w:t xml:space="preserve">payload is routed to MUFG via a </w:t>
        </w:r>
        <w:proofErr w:type="spellStart"/>
        <w:r w:rsidR="00F42A04">
          <w:rPr>
            <w:color w:val="FF0000"/>
          </w:rPr>
          <w:t>restFul</w:t>
        </w:r>
        <w:proofErr w:type="spellEnd"/>
        <w:r w:rsidR="00F42A04">
          <w:rPr>
            <w:color w:val="FF0000"/>
          </w:rPr>
          <w:t xml:space="preserve"> call for transmission via SMTP</w:t>
        </w:r>
      </w:ins>
      <w:del w:id="2473" w:author="D'souza, Nigel" w:date="2021-11-10T15:48:00Z">
        <w:r w:rsidRPr="00B55C40" w:rsidDel="00F42A04">
          <w:rPr>
            <w:color w:val="FF0000"/>
            <w:rPrChange w:id="2474" w:author="D'souza, Nigel" w:date="2019-08-28T15:18:00Z">
              <w:rPr/>
            </w:rPrChange>
          </w:rPr>
          <w:delText>.</w:delText>
        </w:r>
      </w:del>
    </w:p>
    <w:p w14:paraId="70F102CD" w14:textId="77777777" w:rsidR="00792A68" w:rsidRPr="00B55C40" w:rsidRDefault="00792A68" w:rsidP="00792A68">
      <w:pPr>
        <w:pStyle w:val="NormalIndent"/>
        <w:ind w:left="0"/>
        <w:rPr>
          <w:color w:val="FF0000"/>
          <w:rPrChange w:id="2475" w:author="D'souza, Nigel" w:date="2019-08-28T15:18:00Z">
            <w:rPr/>
          </w:rPrChange>
        </w:rPr>
      </w:pPr>
    </w:p>
    <w:tbl>
      <w:tblPr>
        <w:tblStyle w:val="TableGrid"/>
        <w:tblW w:w="0" w:type="auto"/>
        <w:tblInd w:w="108" w:type="dxa"/>
        <w:tblLook w:val="04A0" w:firstRow="1" w:lastRow="0" w:firstColumn="1" w:lastColumn="0" w:noHBand="0" w:noVBand="1"/>
      </w:tblPr>
      <w:tblGrid>
        <w:gridCol w:w="2160"/>
        <w:gridCol w:w="1239"/>
        <w:gridCol w:w="1150"/>
        <w:gridCol w:w="1080"/>
        <w:gridCol w:w="1328"/>
        <w:gridCol w:w="1406"/>
        <w:gridCol w:w="1028"/>
      </w:tblGrid>
      <w:tr w:rsidR="00792A68" w:rsidRPr="00B55C40" w14:paraId="7A6D1A18" w14:textId="77777777" w:rsidTr="001F6923">
        <w:tc>
          <w:tcPr>
            <w:tcW w:w="2160" w:type="dxa"/>
            <w:shd w:val="clear" w:color="auto" w:fill="8DB3E2" w:themeFill="text2" w:themeFillTint="66"/>
          </w:tcPr>
          <w:p w14:paraId="690568C8" w14:textId="77777777" w:rsidR="00792A68" w:rsidRPr="00B55C40" w:rsidRDefault="00792A68" w:rsidP="001F6923">
            <w:pPr>
              <w:rPr>
                <w:color w:val="FF0000"/>
                <w:rPrChange w:id="2476" w:author="D'souza, Nigel" w:date="2019-08-28T15:18:00Z">
                  <w:rPr/>
                </w:rPrChange>
              </w:rPr>
            </w:pPr>
            <w:r w:rsidRPr="00B55C40">
              <w:rPr>
                <w:color w:val="FF0000"/>
                <w:rPrChange w:id="2477" w:author="D'souza, Nigel" w:date="2019-08-28T15:18:00Z">
                  <w:rPr/>
                </w:rPrChange>
              </w:rPr>
              <w:t>Business Purpose</w:t>
            </w:r>
          </w:p>
        </w:tc>
        <w:tc>
          <w:tcPr>
            <w:tcW w:w="1239" w:type="dxa"/>
            <w:shd w:val="clear" w:color="auto" w:fill="8DB3E2" w:themeFill="text2" w:themeFillTint="66"/>
          </w:tcPr>
          <w:p w14:paraId="0F91B9AB" w14:textId="77777777" w:rsidR="00792A68" w:rsidRPr="00B55C40" w:rsidRDefault="00792A68" w:rsidP="001F6923">
            <w:pPr>
              <w:rPr>
                <w:color w:val="FF0000"/>
                <w:rPrChange w:id="2478" w:author="D'souza, Nigel" w:date="2019-08-28T15:18:00Z">
                  <w:rPr/>
                </w:rPrChange>
              </w:rPr>
            </w:pPr>
            <w:r w:rsidRPr="00B55C40">
              <w:rPr>
                <w:color w:val="FF0000"/>
                <w:rPrChange w:id="2479" w:author="D'souza, Nigel" w:date="2019-08-28T15:18:00Z">
                  <w:rPr/>
                </w:rPrChange>
              </w:rPr>
              <w:t>Interface System</w:t>
            </w:r>
          </w:p>
        </w:tc>
        <w:tc>
          <w:tcPr>
            <w:tcW w:w="1028" w:type="dxa"/>
            <w:shd w:val="clear" w:color="auto" w:fill="8DB3E2" w:themeFill="text2" w:themeFillTint="66"/>
          </w:tcPr>
          <w:p w14:paraId="648C9602" w14:textId="77777777" w:rsidR="00792A68" w:rsidRPr="00B55C40" w:rsidRDefault="00792A68" w:rsidP="001F6923">
            <w:pPr>
              <w:rPr>
                <w:color w:val="FF0000"/>
                <w:rPrChange w:id="2480" w:author="D'souza, Nigel" w:date="2019-08-28T15:18:00Z">
                  <w:rPr/>
                </w:rPrChange>
              </w:rPr>
            </w:pPr>
            <w:r w:rsidRPr="00B55C40">
              <w:rPr>
                <w:color w:val="FF0000"/>
                <w:rPrChange w:id="2481" w:author="D'souza, Nigel" w:date="2019-08-28T15:18:00Z">
                  <w:rPr/>
                </w:rPrChange>
              </w:rPr>
              <w:t>Message Format</w:t>
            </w:r>
          </w:p>
        </w:tc>
        <w:tc>
          <w:tcPr>
            <w:tcW w:w="1080" w:type="dxa"/>
            <w:shd w:val="clear" w:color="auto" w:fill="8DB3E2" w:themeFill="text2" w:themeFillTint="66"/>
          </w:tcPr>
          <w:p w14:paraId="0063B01C" w14:textId="77777777" w:rsidR="00792A68" w:rsidRPr="00B55C40" w:rsidRDefault="00792A68" w:rsidP="001F6923">
            <w:pPr>
              <w:rPr>
                <w:color w:val="FF0000"/>
                <w:rPrChange w:id="2482" w:author="D'souza, Nigel" w:date="2019-08-28T15:18:00Z">
                  <w:rPr/>
                </w:rPrChange>
              </w:rPr>
            </w:pPr>
            <w:r w:rsidRPr="00B55C40">
              <w:rPr>
                <w:color w:val="FF0000"/>
                <w:rPrChange w:id="2483" w:author="D'souza, Nigel" w:date="2019-08-28T15:18:00Z">
                  <w:rPr/>
                </w:rPrChange>
              </w:rPr>
              <w:t>Transport</w:t>
            </w:r>
          </w:p>
        </w:tc>
        <w:tc>
          <w:tcPr>
            <w:tcW w:w="1328" w:type="dxa"/>
            <w:shd w:val="clear" w:color="auto" w:fill="8DB3E2" w:themeFill="text2" w:themeFillTint="66"/>
          </w:tcPr>
          <w:p w14:paraId="0B67CC6F" w14:textId="77777777" w:rsidR="00792A68" w:rsidRPr="00B55C40" w:rsidRDefault="00792A68" w:rsidP="001F6923">
            <w:pPr>
              <w:rPr>
                <w:color w:val="FF0000"/>
                <w:rPrChange w:id="2484" w:author="D'souza, Nigel" w:date="2019-08-28T15:18:00Z">
                  <w:rPr/>
                </w:rPrChange>
              </w:rPr>
            </w:pPr>
            <w:r w:rsidRPr="00B55C40">
              <w:rPr>
                <w:color w:val="FF0000"/>
                <w:rPrChange w:id="2485" w:author="D'souza, Nigel" w:date="2019-08-28T15:18:00Z">
                  <w:rPr/>
                </w:rPrChange>
              </w:rPr>
              <w:t xml:space="preserve">Intermediary </w:t>
            </w:r>
          </w:p>
        </w:tc>
        <w:tc>
          <w:tcPr>
            <w:tcW w:w="1406" w:type="dxa"/>
            <w:shd w:val="clear" w:color="auto" w:fill="8DB3E2" w:themeFill="text2" w:themeFillTint="66"/>
          </w:tcPr>
          <w:p w14:paraId="281A82E3" w14:textId="77777777" w:rsidR="00792A68" w:rsidRPr="00B55C40" w:rsidRDefault="00792A68" w:rsidP="001F6923">
            <w:pPr>
              <w:rPr>
                <w:color w:val="FF0000"/>
                <w:rPrChange w:id="2486" w:author="D'souza, Nigel" w:date="2019-08-28T15:18:00Z">
                  <w:rPr/>
                </w:rPrChange>
              </w:rPr>
            </w:pPr>
            <w:r w:rsidRPr="00B55C40">
              <w:rPr>
                <w:color w:val="FF0000"/>
                <w:rPrChange w:id="2487" w:author="D'souza, Nigel" w:date="2019-08-28T15:18:00Z">
                  <w:rPr/>
                </w:rPrChange>
              </w:rPr>
              <w:t>IDT Configuration Required</w:t>
            </w:r>
          </w:p>
        </w:tc>
        <w:tc>
          <w:tcPr>
            <w:tcW w:w="1028" w:type="dxa"/>
            <w:shd w:val="clear" w:color="auto" w:fill="8DB3E2" w:themeFill="text2" w:themeFillTint="66"/>
          </w:tcPr>
          <w:p w14:paraId="1C1C080A" w14:textId="77777777" w:rsidR="00792A68" w:rsidRPr="00B55C40" w:rsidRDefault="00792A68" w:rsidP="001F6923">
            <w:pPr>
              <w:rPr>
                <w:color w:val="FF0000"/>
                <w:rPrChange w:id="2488" w:author="D'souza, Nigel" w:date="2019-08-28T15:18:00Z">
                  <w:rPr/>
                </w:rPrChange>
              </w:rPr>
            </w:pPr>
            <w:r w:rsidRPr="00B55C40">
              <w:rPr>
                <w:color w:val="FF0000"/>
                <w:rPrChange w:id="2489" w:author="D'souza, Nigel" w:date="2019-08-28T15:18:00Z">
                  <w:rPr/>
                </w:rPrChange>
              </w:rPr>
              <w:t>HLD Required</w:t>
            </w:r>
          </w:p>
        </w:tc>
      </w:tr>
      <w:tr w:rsidR="001C779D" w:rsidRPr="00B55C40" w14:paraId="05316C51" w14:textId="77777777" w:rsidTr="001F6923">
        <w:tc>
          <w:tcPr>
            <w:tcW w:w="2160" w:type="dxa"/>
          </w:tcPr>
          <w:p w14:paraId="468F0497" w14:textId="7BE81D8C" w:rsidR="001C779D" w:rsidRPr="00B55C40" w:rsidRDefault="001C779D" w:rsidP="001C779D">
            <w:pPr>
              <w:rPr>
                <w:color w:val="FF0000"/>
                <w:rPrChange w:id="2490" w:author="D'souza, Nigel" w:date="2019-08-28T15:18:00Z">
                  <w:rPr/>
                </w:rPrChange>
              </w:rPr>
            </w:pPr>
            <w:r w:rsidRPr="00B55C40">
              <w:rPr>
                <w:color w:val="FF0000"/>
                <w:rPrChange w:id="2491" w:author="D'souza, Nigel" w:date="2019-08-28T15:18:00Z">
                  <w:rPr/>
                </w:rPrChange>
              </w:rPr>
              <w:t xml:space="preserve">Communicate application alerts </w:t>
            </w:r>
            <w:del w:id="2492" w:author="D'souza, Nigel" w:date="2021-11-10T15:48:00Z">
              <w:r w:rsidRPr="00B55C40" w:rsidDel="00F42A04">
                <w:rPr>
                  <w:color w:val="FF0000"/>
                  <w:rPrChange w:id="2493" w:author="D'souza, Nigel" w:date="2019-08-28T15:18:00Z">
                    <w:rPr/>
                  </w:rPrChange>
                </w:rPr>
                <w:delText>to SMTP</w:delText>
              </w:r>
            </w:del>
          </w:p>
        </w:tc>
        <w:tc>
          <w:tcPr>
            <w:tcW w:w="1239" w:type="dxa"/>
          </w:tcPr>
          <w:p w14:paraId="77AFEC72" w14:textId="77777777" w:rsidR="001C779D" w:rsidRPr="00084432" w:rsidRDefault="001C779D" w:rsidP="001F6923">
            <w:pPr>
              <w:rPr>
                <w:color w:val="FF0000"/>
                <w:rPrChange w:id="2494" w:author="D'souza, Nigel" w:date="2019-10-11T12:33:00Z">
                  <w:rPr/>
                </w:rPrChange>
              </w:rPr>
            </w:pPr>
            <w:del w:id="2495" w:author="D'souza, Nigel" w:date="2019-10-11T12:11:00Z">
              <w:r w:rsidRPr="00084432" w:rsidDel="0019694D">
                <w:rPr>
                  <w:color w:val="FF0000"/>
                  <w:rPrChange w:id="2496" w:author="D'souza, Nigel" w:date="2019-10-11T12:33:00Z">
                    <w:rPr/>
                  </w:rPrChange>
                </w:rPr>
                <w:delText>SMTP</w:delText>
              </w:r>
            </w:del>
            <w:ins w:id="2497" w:author="D'souza, Nigel" w:date="2019-10-11T12:33:00Z">
              <w:r w:rsidR="00084432" w:rsidRPr="00084432">
                <w:rPr>
                  <w:color w:val="FF0000"/>
                </w:rPr>
                <w:t>CMB</w:t>
              </w:r>
            </w:ins>
          </w:p>
          <w:p w14:paraId="330EB837" w14:textId="77777777" w:rsidR="001C779D" w:rsidRPr="00084432" w:rsidRDefault="001C779D" w:rsidP="001F6923">
            <w:pPr>
              <w:rPr>
                <w:color w:val="FF0000"/>
                <w:rPrChange w:id="2498" w:author="D'souza, Nigel" w:date="2019-10-11T12:33:00Z">
                  <w:rPr/>
                </w:rPrChange>
              </w:rPr>
            </w:pPr>
          </w:p>
        </w:tc>
        <w:tc>
          <w:tcPr>
            <w:tcW w:w="1028" w:type="dxa"/>
          </w:tcPr>
          <w:p w14:paraId="56BDF7E9" w14:textId="77777777" w:rsidR="001C779D" w:rsidRPr="00B55C40" w:rsidRDefault="001C779D" w:rsidP="00B77F19">
            <w:pPr>
              <w:rPr>
                <w:color w:val="FF0000"/>
                <w:rPrChange w:id="2499" w:author="D'souza, Nigel" w:date="2019-08-28T15:18:00Z">
                  <w:rPr/>
                </w:rPrChange>
              </w:rPr>
            </w:pPr>
            <w:del w:id="2500" w:author="D'souza, Nigel" w:date="2019-10-11T12:11:00Z">
              <w:r w:rsidRPr="00B55C40" w:rsidDel="0019694D">
                <w:rPr>
                  <w:color w:val="FF0000"/>
                  <w:rPrChange w:id="2501" w:author="D'souza, Nigel" w:date="2019-08-28T15:18:00Z">
                    <w:rPr/>
                  </w:rPrChange>
                </w:rPr>
                <w:delText>TBD</w:delText>
              </w:r>
            </w:del>
            <w:ins w:id="2502" w:author="D'souza, Nigel" w:date="2019-10-11T12:11:00Z">
              <w:r w:rsidR="0019694D">
                <w:rPr>
                  <w:color w:val="FF0000"/>
                </w:rPr>
                <w:t>JSON</w:t>
              </w:r>
            </w:ins>
          </w:p>
        </w:tc>
        <w:tc>
          <w:tcPr>
            <w:tcW w:w="1080" w:type="dxa"/>
          </w:tcPr>
          <w:p w14:paraId="50DC8EFE" w14:textId="77777777" w:rsidR="001C779D" w:rsidRPr="00B55C40" w:rsidRDefault="001C779D" w:rsidP="00B77F19">
            <w:pPr>
              <w:rPr>
                <w:color w:val="FF0000"/>
                <w:rPrChange w:id="2503" w:author="D'souza, Nigel" w:date="2019-08-28T15:18:00Z">
                  <w:rPr/>
                </w:rPrChange>
              </w:rPr>
            </w:pPr>
            <w:del w:id="2504" w:author="D'souza, Nigel" w:date="2019-10-11T12:12:00Z">
              <w:r w:rsidRPr="007852A7" w:rsidDel="0019694D">
                <w:rPr>
                  <w:color w:val="FF0000"/>
                  <w:highlight w:val="yellow"/>
                  <w:rPrChange w:id="2505" w:author="D'souza, Nigel" w:date="2019-10-11T12:12:00Z">
                    <w:rPr/>
                  </w:rPrChange>
                </w:rPr>
                <w:delText>TBD</w:delText>
              </w:r>
            </w:del>
            <w:ins w:id="2506" w:author="D'souza, Nigel" w:date="2019-10-11T12:12:00Z">
              <w:r w:rsidR="0019694D" w:rsidRPr="007852A7">
                <w:rPr>
                  <w:color w:val="FF0000"/>
                  <w:highlight w:val="yellow"/>
                  <w:rPrChange w:id="2507" w:author="D'souza, Nigel" w:date="2019-10-11T12:12:00Z">
                    <w:rPr>
                      <w:color w:val="FF0000"/>
                    </w:rPr>
                  </w:rPrChange>
                </w:rPr>
                <w:t>MQ</w:t>
              </w:r>
            </w:ins>
          </w:p>
        </w:tc>
        <w:tc>
          <w:tcPr>
            <w:tcW w:w="1328" w:type="dxa"/>
          </w:tcPr>
          <w:p w14:paraId="38668EF3" w14:textId="77777777" w:rsidR="001C779D" w:rsidRPr="00B55C40" w:rsidRDefault="001C779D" w:rsidP="00B77F19">
            <w:pPr>
              <w:rPr>
                <w:color w:val="FF0000"/>
                <w:rPrChange w:id="2508" w:author="D'souza, Nigel" w:date="2019-08-28T15:18:00Z">
                  <w:rPr/>
                </w:rPrChange>
              </w:rPr>
            </w:pPr>
            <w:del w:id="2509" w:author="D'souza, Nigel" w:date="2019-10-11T12:12:00Z">
              <w:r w:rsidRPr="00B55C40" w:rsidDel="0019694D">
                <w:rPr>
                  <w:color w:val="FF0000"/>
                  <w:rPrChange w:id="2510" w:author="D'souza, Nigel" w:date="2019-08-28T15:18:00Z">
                    <w:rPr/>
                  </w:rPrChange>
                </w:rPr>
                <w:delText>TBD</w:delText>
              </w:r>
            </w:del>
            <w:ins w:id="2511" w:author="D'souza, Nigel" w:date="2019-10-11T12:12:00Z">
              <w:r w:rsidR="0019694D">
                <w:rPr>
                  <w:color w:val="FF0000"/>
                </w:rPr>
                <w:t>EIP</w:t>
              </w:r>
            </w:ins>
          </w:p>
        </w:tc>
        <w:tc>
          <w:tcPr>
            <w:tcW w:w="1406" w:type="dxa"/>
          </w:tcPr>
          <w:p w14:paraId="5186D09A" w14:textId="77777777" w:rsidR="001C779D" w:rsidRPr="00B55C40" w:rsidRDefault="001C779D" w:rsidP="00B77F19">
            <w:pPr>
              <w:rPr>
                <w:color w:val="FF0000"/>
                <w:rPrChange w:id="2512" w:author="D'souza, Nigel" w:date="2019-08-28T15:18:00Z">
                  <w:rPr/>
                </w:rPrChange>
              </w:rPr>
            </w:pPr>
            <w:del w:id="2513" w:author="D'souza, Nigel" w:date="2019-10-11T12:12:00Z">
              <w:r w:rsidRPr="00B55C40" w:rsidDel="0019694D">
                <w:rPr>
                  <w:color w:val="FF0000"/>
                  <w:rPrChange w:id="2514" w:author="D'souza, Nigel" w:date="2019-08-28T15:18:00Z">
                    <w:rPr/>
                  </w:rPrChange>
                </w:rPr>
                <w:delText>TBD</w:delText>
              </w:r>
            </w:del>
            <w:ins w:id="2515" w:author="D'souza, Nigel" w:date="2019-10-11T12:12:00Z">
              <w:r w:rsidR="0019694D">
                <w:rPr>
                  <w:color w:val="FF0000"/>
                </w:rPr>
                <w:t>Yes</w:t>
              </w:r>
            </w:ins>
          </w:p>
        </w:tc>
        <w:tc>
          <w:tcPr>
            <w:tcW w:w="1028" w:type="dxa"/>
          </w:tcPr>
          <w:p w14:paraId="3BFD72FF" w14:textId="77777777" w:rsidR="001C779D" w:rsidRPr="00B55C40" w:rsidRDefault="001C779D" w:rsidP="00B77F19">
            <w:pPr>
              <w:rPr>
                <w:color w:val="FF0000"/>
                <w:rPrChange w:id="2516" w:author="D'souza, Nigel" w:date="2019-08-28T15:18:00Z">
                  <w:rPr/>
                </w:rPrChange>
              </w:rPr>
            </w:pPr>
            <w:r w:rsidRPr="00B55C40">
              <w:rPr>
                <w:color w:val="FF0000"/>
                <w:rPrChange w:id="2517" w:author="D'souza, Nigel" w:date="2019-08-28T15:18:00Z">
                  <w:rPr/>
                </w:rPrChange>
              </w:rPr>
              <w:t>TBD</w:t>
            </w:r>
          </w:p>
        </w:tc>
      </w:tr>
      <w:tr w:rsidR="001C779D" w:rsidRPr="00B55C40" w14:paraId="4F54135C" w14:textId="77777777" w:rsidTr="001F6923">
        <w:tc>
          <w:tcPr>
            <w:tcW w:w="2160" w:type="dxa"/>
          </w:tcPr>
          <w:p w14:paraId="5415246F" w14:textId="77777777" w:rsidR="001C779D" w:rsidRPr="00B55C40" w:rsidRDefault="001C779D" w:rsidP="001F6923">
            <w:pPr>
              <w:rPr>
                <w:color w:val="FF0000"/>
                <w:rPrChange w:id="2518" w:author="D'souza, Nigel" w:date="2019-08-28T15:18:00Z">
                  <w:rPr/>
                </w:rPrChange>
              </w:rPr>
            </w:pPr>
            <w:r w:rsidRPr="00B55C40">
              <w:rPr>
                <w:color w:val="FF0000"/>
                <w:rPrChange w:id="2519" w:author="D'souza, Nigel" w:date="2019-08-28T15:18:00Z">
                  <w:rPr/>
                </w:rPrChange>
              </w:rPr>
              <w:t>Receive receipt status</w:t>
            </w:r>
          </w:p>
        </w:tc>
        <w:tc>
          <w:tcPr>
            <w:tcW w:w="1239" w:type="dxa"/>
          </w:tcPr>
          <w:p w14:paraId="4A239B54" w14:textId="77777777" w:rsidR="001C779D" w:rsidRPr="00084432" w:rsidRDefault="001C779D" w:rsidP="001F6923">
            <w:pPr>
              <w:rPr>
                <w:color w:val="FF0000"/>
                <w:rPrChange w:id="2520" w:author="D'souza, Nigel" w:date="2019-10-11T12:33:00Z">
                  <w:rPr/>
                </w:rPrChange>
              </w:rPr>
            </w:pPr>
            <w:del w:id="2521" w:author="D'souza, Nigel" w:date="2019-10-11T12:11:00Z">
              <w:r w:rsidRPr="00084432" w:rsidDel="0019694D">
                <w:rPr>
                  <w:color w:val="FF0000"/>
                  <w:rPrChange w:id="2522" w:author="D'souza, Nigel" w:date="2019-10-11T12:33:00Z">
                    <w:rPr/>
                  </w:rPrChange>
                </w:rPr>
                <w:delText xml:space="preserve">SMTP </w:delText>
              </w:r>
            </w:del>
            <w:ins w:id="2523" w:author="D'souza, Nigel" w:date="2019-10-11T12:33:00Z">
              <w:r w:rsidR="00084432" w:rsidRPr="00084432">
                <w:rPr>
                  <w:color w:val="FF0000"/>
                </w:rPr>
                <w:t>CMB</w:t>
              </w:r>
            </w:ins>
            <w:ins w:id="2524" w:author="D'souza, Nigel" w:date="2019-10-11T12:11:00Z">
              <w:r w:rsidR="0019694D" w:rsidRPr="00084432">
                <w:rPr>
                  <w:color w:val="FF0000"/>
                  <w:rPrChange w:id="2525" w:author="D'souza, Nigel" w:date="2019-10-11T12:33:00Z">
                    <w:rPr/>
                  </w:rPrChange>
                </w:rPr>
                <w:t xml:space="preserve"> </w:t>
              </w:r>
            </w:ins>
          </w:p>
        </w:tc>
        <w:tc>
          <w:tcPr>
            <w:tcW w:w="1028" w:type="dxa"/>
          </w:tcPr>
          <w:p w14:paraId="530AB9A9" w14:textId="77777777" w:rsidR="001C779D" w:rsidRPr="00B55C40" w:rsidRDefault="001C779D" w:rsidP="00B77F19">
            <w:pPr>
              <w:rPr>
                <w:color w:val="FF0000"/>
                <w:rPrChange w:id="2526" w:author="D'souza, Nigel" w:date="2019-08-28T15:18:00Z">
                  <w:rPr/>
                </w:rPrChange>
              </w:rPr>
            </w:pPr>
            <w:del w:id="2527" w:author="D'souza, Nigel" w:date="2019-10-11T12:11:00Z">
              <w:r w:rsidRPr="00B55C40" w:rsidDel="0019694D">
                <w:rPr>
                  <w:color w:val="FF0000"/>
                  <w:rPrChange w:id="2528" w:author="D'souza, Nigel" w:date="2019-08-28T15:18:00Z">
                    <w:rPr/>
                  </w:rPrChange>
                </w:rPr>
                <w:delText>TBD</w:delText>
              </w:r>
            </w:del>
            <w:ins w:id="2529" w:author="D'souza, Nigel" w:date="2019-10-11T12:12:00Z">
              <w:r w:rsidR="0019694D">
                <w:rPr>
                  <w:color w:val="FF0000"/>
                </w:rPr>
                <w:t>JSON</w:t>
              </w:r>
            </w:ins>
          </w:p>
        </w:tc>
        <w:tc>
          <w:tcPr>
            <w:tcW w:w="1080" w:type="dxa"/>
          </w:tcPr>
          <w:p w14:paraId="5D81618F" w14:textId="77777777" w:rsidR="001C779D" w:rsidRPr="00B55C40" w:rsidRDefault="001C779D" w:rsidP="00B77F19">
            <w:pPr>
              <w:rPr>
                <w:color w:val="FF0000"/>
                <w:rPrChange w:id="2530" w:author="D'souza, Nigel" w:date="2019-08-28T15:18:00Z">
                  <w:rPr/>
                </w:rPrChange>
              </w:rPr>
            </w:pPr>
            <w:del w:id="2531" w:author="D'souza, Nigel" w:date="2019-10-11T12:12:00Z">
              <w:r w:rsidRPr="007852A7" w:rsidDel="0019694D">
                <w:rPr>
                  <w:color w:val="FF0000"/>
                  <w:highlight w:val="yellow"/>
                  <w:rPrChange w:id="2532" w:author="D'souza, Nigel" w:date="2019-10-11T12:12:00Z">
                    <w:rPr/>
                  </w:rPrChange>
                </w:rPr>
                <w:delText>TBD</w:delText>
              </w:r>
            </w:del>
            <w:ins w:id="2533" w:author="D'souza, Nigel" w:date="2019-10-11T12:12:00Z">
              <w:r w:rsidR="0019694D" w:rsidRPr="007852A7">
                <w:rPr>
                  <w:color w:val="FF0000"/>
                  <w:highlight w:val="yellow"/>
                  <w:rPrChange w:id="2534" w:author="D'souza, Nigel" w:date="2019-10-11T12:12:00Z">
                    <w:rPr>
                      <w:color w:val="FF0000"/>
                    </w:rPr>
                  </w:rPrChange>
                </w:rPr>
                <w:t>MQ</w:t>
              </w:r>
            </w:ins>
          </w:p>
        </w:tc>
        <w:tc>
          <w:tcPr>
            <w:tcW w:w="1328" w:type="dxa"/>
          </w:tcPr>
          <w:p w14:paraId="47888AA2" w14:textId="77777777" w:rsidR="001C779D" w:rsidRPr="00B55C40" w:rsidRDefault="001C779D" w:rsidP="00B77F19">
            <w:pPr>
              <w:rPr>
                <w:color w:val="FF0000"/>
                <w:rPrChange w:id="2535" w:author="D'souza, Nigel" w:date="2019-08-28T15:18:00Z">
                  <w:rPr/>
                </w:rPrChange>
              </w:rPr>
            </w:pPr>
            <w:del w:id="2536" w:author="D'souza, Nigel" w:date="2019-10-11T12:12:00Z">
              <w:r w:rsidRPr="00B55C40" w:rsidDel="0019694D">
                <w:rPr>
                  <w:color w:val="FF0000"/>
                  <w:rPrChange w:id="2537" w:author="D'souza, Nigel" w:date="2019-08-28T15:18:00Z">
                    <w:rPr/>
                  </w:rPrChange>
                </w:rPr>
                <w:delText>TBD</w:delText>
              </w:r>
            </w:del>
            <w:ins w:id="2538" w:author="D'souza, Nigel" w:date="2019-10-11T12:12:00Z">
              <w:r w:rsidR="0019694D">
                <w:rPr>
                  <w:color w:val="FF0000"/>
                </w:rPr>
                <w:t>EIP</w:t>
              </w:r>
            </w:ins>
          </w:p>
        </w:tc>
        <w:tc>
          <w:tcPr>
            <w:tcW w:w="1406" w:type="dxa"/>
          </w:tcPr>
          <w:p w14:paraId="5C3B40F7" w14:textId="77777777" w:rsidR="001C779D" w:rsidRPr="00B55C40" w:rsidRDefault="001C779D" w:rsidP="00B77F19">
            <w:pPr>
              <w:rPr>
                <w:color w:val="FF0000"/>
                <w:rPrChange w:id="2539" w:author="D'souza, Nigel" w:date="2019-08-28T15:18:00Z">
                  <w:rPr/>
                </w:rPrChange>
              </w:rPr>
            </w:pPr>
            <w:del w:id="2540" w:author="D'souza, Nigel" w:date="2019-10-11T12:12:00Z">
              <w:r w:rsidRPr="00B55C40" w:rsidDel="0019694D">
                <w:rPr>
                  <w:color w:val="FF0000"/>
                  <w:rPrChange w:id="2541" w:author="D'souza, Nigel" w:date="2019-08-28T15:18:00Z">
                    <w:rPr/>
                  </w:rPrChange>
                </w:rPr>
                <w:delText>TBD</w:delText>
              </w:r>
            </w:del>
            <w:ins w:id="2542" w:author="D'souza, Nigel" w:date="2019-10-11T12:12:00Z">
              <w:r w:rsidR="0019694D">
                <w:rPr>
                  <w:color w:val="FF0000"/>
                </w:rPr>
                <w:t>Yes</w:t>
              </w:r>
            </w:ins>
          </w:p>
        </w:tc>
        <w:tc>
          <w:tcPr>
            <w:tcW w:w="1028" w:type="dxa"/>
          </w:tcPr>
          <w:p w14:paraId="683834F2" w14:textId="77777777" w:rsidR="001C779D" w:rsidRPr="00B55C40" w:rsidRDefault="001C779D" w:rsidP="00B77F19">
            <w:pPr>
              <w:rPr>
                <w:color w:val="FF0000"/>
                <w:rPrChange w:id="2543" w:author="D'souza, Nigel" w:date="2019-08-28T15:18:00Z">
                  <w:rPr/>
                </w:rPrChange>
              </w:rPr>
            </w:pPr>
            <w:r w:rsidRPr="00B55C40">
              <w:rPr>
                <w:color w:val="FF0000"/>
                <w:rPrChange w:id="2544" w:author="D'souza, Nigel" w:date="2019-08-28T15:18:00Z">
                  <w:rPr/>
                </w:rPrChange>
              </w:rPr>
              <w:t>TBD</w:t>
            </w:r>
          </w:p>
        </w:tc>
      </w:tr>
    </w:tbl>
    <w:p w14:paraId="67779C64" w14:textId="77777777" w:rsidR="00854300" w:rsidRDefault="00CF30C0" w:rsidP="00792A68">
      <w:pPr>
        <w:rPr>
          <w:color w:val="FF0000"/>
        </w:rPr>
      </w:pPr>
      <w:r w:rsidRPr="00792A68">
        <w:rPr>
          <w:color w:val="FF0000"/>
        </w:rPr>
        <w:br/>
      </w:r>
    </w:p>
    <w:p w14:paraId="72B79EB6" w14:textId="77777777" w:rsidR="001C779D" w:rsidRDefault="001C779D" w:rsidP="001C779D"/>
    <w:p w14:paraId="0950AC06" w14:textId="77777777" w:rsidR="001C779D" w:rsidRDefault="001C779D" w:rsidP="001C779D"/>
    <w:p w14:paraId="76E4180D" w14:textId="77777777" w:rsidR="001C779D" w:rsidRDefault="001C779D" w:rsidP="001C779D"/>
    <w:p w14:paraId="277B9B91" w14:textId="77777777" w:rsidR="001C779D" w:rsidRDefault="00792A68" w:rsidP="001C779D">
      <w:r w:rsidRPr="001C779D">
        <w:t xml:space="preserve"> </w:t>
      </w:r>
    </w:p>
    <w:p w14:paraId="4C0BD26E" w14:textId="77777777" w:rsidR="001C779D" w:rsidRDefault="001C779D" w:rsidP="001C779D"/>
    <w:p w14:paraId="7C94AE1C" w14:textId="77777777" w:rsidR="001C779D" w:rsidRDefault="001C779D" w:rsidP="001C779D"/>
    <w:p w14:paraId="6EE85471" w14:textId="77777777" w:rsidR="001C779D" w:rsidRDefault="001C779D" w:rsidP="001C779D"/>
    <w:p w14:paraId="61FC5F05" w14:textId="77777777" w:rsidR="001C779D" w:rsidRDefault="001C779D" w:rsidP="001C779D"/>
    <w:p w14:paraId="29D63948" w14:textId="77777777" w:rsidR="001C779D" w:rsidRDefault="001C779D">
      <w:pPr>
        <w:rPr>
          <w:szCs w:val="20"/>
        </w:rPr>
      </w:pPr>
    </w:p>
    <w:p w14:paraId="1A60394E" w14:textId="77777777" w:rsidR="001C779D" w:rsidRDefault="001C779D">
      <w:pPr>
        <w:rPr>
          <w:rFonts w:ascii="Arial Narrow" w:hAnsi="Arial Narrow" w:cs="Arial"/>
          <w:b/>
          <w:bCs/>
          <w:sz w:val="28"/>
          <w:szCs w:val="20"/>
        </w:rPr>
      </w:pPr>
    </w:p>
    <w:p w14:paraId="78831703" w14:textId="77777777" w:rsidR="00475179" w:rsidRDefault="00475179">
      <w:pPr>
        <w:rPr>
          <w:rFonts w:ascii="Arial Narrow" w:hAnsi="Arial Narrow" w:cs="Arial"/>
          <w:b/>
          <w:bCs/>
          <w:color w:val="336999"/>
          <w:sz w:val="28"/>
          <w:szCs w:val="20"/>
        </w:rPr>
      </w:pPr>
      <w:r>
        <w:rPr>
          <w:szCs w:val="20"/>
        </w:rPr>
        <w:br w:type="page"/>
      </w:r>
    </w:p>
    <w:p w14:paraId="5816B856" w14:textId="061FD488" w:rsidR="00792A68" w:rsidRPr="005A2649" w:rsidRDefault="00A27B6A" w:rsidP="00583888">
      <w:pPr>
        <w:pStyle w:val="Heading2"/>
        <w:numPr>
          <w:ilvl w:val="2"/>
          <w:numId w:val="2"/>
        </w:numPr>
        <w:rPr>
          <w:szCs w:val="20"/>
        </w:rPr>
      </w:pPr>
      <w:bookmarkStart w:id="2545" w:name="_Toc28956288"/>
      <w:r w:rsidRPr="00F872D6">
        <w:rPr>
          <w:color w:val="BFBFBF" w:themeColor="background1" w:themeShade="BF"/>
          <w:szCs w:val="20"/>
          <w:rPrChange w:id="2546" w:author="D'souza, Nigel [2]" w:date="2020-02-06T15:04:00Z">
            <w:rPr>
              <w:szCs w:val="20"/>
            </w:rPr>
          </w:rPrChange>
        </w:rPr>
        <w:lastRenderedPageBreak/>
        <w:t xml:space="preserve">Balance Retrieval for One </w:t>
      </w:r>
      <w:commentRangeStart w:id="2547"/>
      <w:r w:rsidRPr="00F872D6">
        <w:rPr>
          <w:color w:val="BFBFBF" w:themeColor="background1" w:themeShade="BF"/>
          <w:szCs w:val="20"/>
          <w:rPrChange w:id="2548" w:author="D'souza, Nigel [2]" w:date="2020-02-06T15:04:00Z">
            <w:rPr>
              <w:szCs w:val="20"/>
            </w:rPr>
          </w:rPrChange>
        </w:rPr>
        <w:t>Account</w:t>
      </w:r>
      <w:bookmarkEnd w:id="2545"/>
      <w:r w:rsidR="000B2D4E" w:rsidRPr="00F872D6">
        <w:rPr>
          <w:color w:val="BFBFBF" w:themeColor="background1" w:themeShade="BF"/>
          <w:szCs w:val="20"/>
          <w:rPrChange w:id="2549" w:author="D'souza, Nigel [2]" w:date="2020-02-06T15:04:00Z">
            <w:rPr>
              <w:szCs w:val="20"/>
            </w:rPr>
          </w:rPrChange>
        </w:rPr>
        <w:t xml:space="preserve"> </w:t>
      </w:r>
      <w:commentRangeEnd w:id="2547"/>
      <w:r w:rsidR="00757D68">
        <w:rPr>
          <w:rStyle w:val="CommentReference"/>
          <w:rFonts w:ascii="Arial" w:hAnsi="Arial" w:cs="Times New Roman"/>
          <w:b w:val="0"/>
          <w:bCs w:val="0"/>
          <w:color w:val="auto"/>
          <w:lang w:val="en-GB"/>
        </w:rPr>
        <w:commentReference w:id="2547"/>
      </w:r>
      <w:ins w:id="2550" w:author="D'souza, Nigel [2]" w:date="2020-02-06T15:04:00Z">
        <w:r w:rsidR="00F872D6" w:rsidRPr="00F872D6">
          <w:rPr>
            <w:color w:val="BFBFBF" w:themeColor="background1" w:themeShade="BF"/>
            <w:szCs w:val="20"/>
            <w:rPrChange w:id="2551" w:author="D'souza, Nigel [2]" w:date="2020-02-06T15:04:00Z">
              <w:rPr>
                <w:szCs w:val="20"/>
              </w:rPr>
            </w:rPrChange>
          </w:rPr>
          <w:t>(Not In Scope)</w:t>
        </w:r>
      </w:ins>
    </w:p>
    <w:p w14:paraId="7AAAAAF5" w14:textId="77777777" w:rsidR="00792A68" w:rsidRDefault="00792A68" w:rsidP="00792A68">
      <w:pPr>
        <w:pStyle w:val="NormalIndent"/>
        <w:ind w:left="0"/>
      </w:pPr>
    </w:p>
    <w:p w14:paraId="006D728B" w14:textId="77777777" w:rsidR="00792A68" w:rsidRPr="005A2649" w:rsidRDefault="005A2649" w:rsidP="00792A68">
      <w:r w:rsidRPr="005A2649">
        <w:t>There will not be a host interface to perform this function.  Instead, Digital Banking will do a local query to access the current balance for the debit account.</w:t>
      </w:r>
    </w:p>
    <w:p w14:paraId="01CFE397" w14:textId="77777777" w:rsidR="00AE5D98" w:rsidRDefault="00AE5D98" w:rsidP="00792A68">
      <w:pPr>
        <w:rPr>
          <w:color w:val="FF0000"/>
        </w:rPr>
      </w:pPr>
    </w:p>
    <w:p w14:paraId="1F5AC7F7" w14:textId="77777777" w:rsidR="00AE5D98" w:rsidRDefault="00AE5D98">
      <w:pPr>
        <w:rPr>
          <w:rFonts w:ascii="Arial Narrow" w:hAnsi="Arial Narrow" w:cs="Arial"/>
          <w:b/>
          <w:bCs/>
          <w:color w:val="BFBFBF" w:themeColor="background1" w:themeShade="BF"/>
          <w:sz w:val="28"/>
          <w:szCs w:val="20"/>
        </w:rPr>
      </w:pPr>
      <w:bookmarkStart w:id="2552" w:name="_Toc436906288"/>
      <w:r>
        <w:rPr>
          <w:color w:val="BFBFBF" w:themeColor="background1" w:themeShade="BF"/>
          <w:szCs w:val="20"/>
        </w:rPr>
        <w:br w:type="page"/>
      </w:r>
    </w:p>
    <w:p w14:paraId="78B5FEDE" w14:textId="77777777" w:rsidR="00A27B6A" w:rsidRPr="00B477B9" w:rsidRDefault="00A27B6A" w:rsidP="00583888">
      <w:pPr>
        <w:pStyle w:val="Heading2"/>
        <w:numPr>
          <w:ilvl w:val="2"/>
          <w:numId w:val="2"/>
        </w:numPr>
        <w:rPr>
          <w:szCs w:val="20"/>
          <w:rPrChange w:id="2553" w:author="D'souza, Nigel" w:date="2019-08-28T14:02:00Z">
            <w:rPr>
              <w:color w:val="A6A6A6" w:themeColor="background1" w:themeShade="A6"/>
              <w:szCs w:val="20"/>
            </w:rPr>
          </w:rPrChange>
        </w:rPr>
      </w:pPr>
      <w:bookmarkStart w:id="2554" w:name="_Toc28956289"/>
      <w:r w:rsidRPr="00B477B9">
        <w:rPr>
          <w:szCs w:val="20"/>
          <w:rPrChange w:id="2555" w:author="D'souza, Nigel" w:date="2019-08-28T14:02:00Z">
            <w:rPr>
              <w:color w:val="A6A6A6" w:themeColor="background1" w:themeShade="A6"/>
              <w:szCs w:val="20"/>
            </w:rPr>
          </w:rPrChange>
        </w:rPr>
        <w:lastRenderedPageBreak/>
        <w:t>Balance Check for One Account</w:t>
      </w:r>
      <w:bookmarkEnd w:id="2554"/>
      <w:r w:rsidR="003A229F" w:rsidRPr="00B477B9">
        <w:rPr>
          <w:szCs w:val="20"/>
          <w:rPrChange w:id="2556" w:author="D'souza, Nigel" w:date="2019-08-28T14:02:00Z">
            <w:rPr>
              <w:color w:val="A6A6A6" w:themeColor="background1" w:themeShade="A6"/>
              <w:szCs w:val="20"/>
            </w:rPr>
          </w:rPrChange>
        </w:rPr>
        <w:t xml:space="preserve"> </w:t>
      </w:r>
      <w:del w:id="2557" w:author="D'souza, Nigel" w:date="2019-08-28T13:57:00Z">
        <w:r w:rsidR="003A229F" w:rsidRPr="00B477B9" w:rsidDel="0081263E">
          <w:rPr>
            <w:szCs w:val="20"/>
            <w:rPrChange w:id="2558" w:author="D'souza, Nigel" w:date="2019-08-28T14:02:00Z">
              <w:rPr>
                <w:color w:val="A6A6A6" w:themeColor="background1" w:themeShade="A6"/>
                <w:szCs w:val="20"/>
              </w:rPr>
            </w:rPrChange>
          </w:rPr>
          <w:delText>(not in scope)</w:delText>
        </w:r>
      </w:del>
      <w:r w:rsidR="00E33386" w:rsidRPr="00B477B9">
        <w:rPr>
          <w:szCs w:val="20"/>
          <w:rPrChange w:id="2559" w:author="D'souza, Nigel" w:date="2019-08-28T14:02:00Z">
            <w:rPr>
              <w:color w:val="A6A6A6" w:themeColor="background1" w:themeShade="A6"/>
              <w:szCs w:val="20"/>
            </w:rPr>
          </w:rPrChange>
        </w:rPr>
        <w:t xml:space="preserve"> </w:t>
      </w:r>
    </w:p>
    <w:p w14:paraId="78FF7BAD" w14:textId="77777777" w:rsidR="00A27B6A" w:rsidRDefault="00A27B6A" w:rsidP="00A27B6A">
      <w:pPr>
        <w:pStyle w:val="NormalIndent"/>
        <w:ind w:left="0"/>
      </w:pPr>
    </w:p>
    <w:p w14:paraId="7C38892A" w14:textId="77777777" w:rsidR="00A27B6A" w:rsidRDefault="00A27B6A" w:rsidP="00A27B6A">
      <w:pPr>
        <w:pStyle w:val="NormalIndent"/>
        <w:ind w:left="0"/>
      </w:pPr>
      <w:r>
        <w:t>This service is used to provide a user a current balance on an account while initiating a payment or account transfer transaction.</w:t>
      </w:r>
    </w:p>
    <w:p w14:paraId="1FF31110" w14:textId="77777777" w:rsidR="00A27B6A" w:rsidRDefault="00A27B6A" w:rsidP="00A27B6A">
      <w:pPr>
        <w:pStyle w:val="NormalIndent"/>
        <w:ind w:left="0"/>
      </w:pPr>
    </w:p>
    <w:tbl>
      <w:tblPr>
        <w:tblStyle w:val="TableGrid"/>
        <w:tblW w:w="0" w:type="auto"/>
        <w:tblInd w:w="108" w:type="dxa"/>
        <w:tblLook w:val="04A0" w:firstRow="1" w:lastRow="0" w:firstColumn="1" w:lastColumn="0" w:noHBand="0" w:noVBand="1"/>
      </w:tblPr>
      <w:tblGrid>
        <w:gridCol w:w="2160"/>
        <w:gridCol w:w="1239"/>
        <w:gridCol w:w="1028"/>
        <w:gridCol w:w="1080"/>
        <w:gridCol w:w="1328"/>
        <w:gridCol w:w="1406"/>
        <w:gridCol w:w="1028"/>
      </w:tblGrid>
      <w:tr w:rsidR="00A27B6A" w14:paraId="2CC88A04" w14:textId="77777777" w:rsidTr="00A27B6A">
        <w:tc>
          <w:tcPr>
            <w:tcW w:w="2160" w:type="dxa"/>
            <w:shd w:val="clear" w:color="auto" w:fill="8DB3E2" w:themeFill="text2" w:themeFillTint="66"/>
          </w:tcPr>
          <w:p w14:paraId="4AE24F94" w14:textId="77777777" w:rsidR="00A27B6A" w:rsidRPr="00962297" w:rsidRDefault="00A27B6A" w:rsidP="00A27B6A">
            <w:r w:rsidRPr="00962297">
              <w:t>Business Purpose</w:t>
            </w:r>
          </w:p>
        </w:tc>
        <w:tc>
          <w:tcPr>
            <w:tcW w:w="1239" w:type="dxa"/>
            <w:shd w:val="clear" w:color="auto" w:fill="8DB3E2" w:themeFill="text2" w:themeFillTint="66"/>
          </w:tcPr>
          <w:p w14:paraId="6713C684" w14:textId="77777777" w:rsidR="00A27B6A" w:rsidRPr="00962297" w:rsidRDefault="00A27B6A" w:rsidP="00A27B6A">
            <w:r w:rsidRPr="00962297">
              <w:t>Interface System</w:t>
            </w:r>
          </w:p>
        </w:tc>
        <w:tc>
          <w:tcPr>
            <w:tcW w:w="1028" w:type="dxa"/>
            <w:shd w:val="clear" w:color="auto" w:fill="8DB3E2" w:themeFill="text2" w:themeFillTint="66"/>
          </w:tcPr>
          <w:p w14:paraId="7CB3A96A" w14:textId="77777777" w:rsidR="00A27B6A" w:rsidRPr="00962297" w:rsidRDefault="00A27B6A" w:rsidP="00A27B6A">
            <w:r w:rsidRPr="00962297">
              <w:t>Message Format</w:t>
            </w:r>
          </w:p>
        </w:tc>
        <w:tc>
          <w:tcPr>
            <w:tcW w:w="1080" w:type="dxa"/>
            <w:shd w:val="clear" w:color="auto" w:fill="8DB3E2" w:themeFill="text2" w:themeFillTint="66"/>
          </w:tcPr>
          <w:p w14:paraId="13774431" w14:textId="77777777" w:rsidR="00A27B6A" w:rsidRPr="00962297" w:rsidRDefault="00A27B6A" w:rsidP="00A27B6A">
            <w:r w:rsidRPr="00962297">
              <w:t>Transport</w:t>
            </w:r>
          </w:p>
        </w:tc>
        <w:tc>
          <w:tcPr>
            <w:tcW w:w="1328" w:type="dxa"/>
            <w:shd w:val="clear" w:color="auto" w:fill="8DB3E2" w:themeFill="text2" w:themeFillTint="66"/>
          </w:tcPr>
          <w:p w14:paraId="617FC8DE" w14:textId="77777777" w:rsidR="00A27B6A" w:rsidRPr="00962297" w:rsidRDefault="00A27B6A" w:rsidP="00A27B6A">
            <w:r w:rsidRPr="00962297">
              <w:t xml:space="preserve">Intermediary </w:t>
            </w:r>
          </w:p>
        </w:tc>
        <w:tc>
          <w:tcPr>
            <w:tcW w:w="1406" w:type="dxa"/>
            <w:shd w:val="clear" w:color="auto" w:fill="8DB3E2" w:themeFill="text2" w:themeFillTint="66"/>
          </w:tcPr>
          <w:p w14:paraId="7E49C7E8" w14:textId="77777777" w:rsidR="00A27B6A" w:rsidRPr="00962297" w:rsidRDefault="00A27B6A" w:rsidP="00A27B6A">
            <w:r w:rsidRPr="00962297">
              <w:t>IDT Configuration Required</w:t>
            </w:r>
          </w:p>
        </w:tc>
        <w:tc>
          <w:tcPr>
            <w:tcW w:w="1028" w:type="dxa"/>
            <w:shd w:val="clear" w:color="auto" w:fill="8DB3E2" w:themeFill="text2" w:themeFillTint="66"/>
          </w:tcPr>
          <w:p w14:paraId="6F87189F" w14:textId="77777777" w:rsidR="00A27B6A" w:rsidRPr="00962297" w:rsidRDefault="00A27B6A" w:rsidP="00A27B6A">
            <w:r w:rsidRPr="00962297">
              <w:t>HLD Required</w:t>
            </w:r>
          </w:p>
        </w:tc>
      </w:tr>
      <w:tr w:rsidR="00B55C40" w14:paraId="385B295A" w14:textId="77777777" w:rsidTr="00A27B6A">
        <w:tc>
          <w:tcPr>
            <w:tcW w:w="2160" w:type="dxa"/>
          </w:tcPr>
          <w:p w14:paraId="246397D7" w14:textId="77777777" w:rsidR="00B55C40" w:rsidRDefault="00B55C40" w:rsidP="00B55C40">
            <w:r>
              <w:t>To provide user with current balance of a debit or credit account</w:t>
            </w:r>
          </w:p>
        </w:tc>
        <w:tc>
          <w:tcPr>
            <w:tcW w:w="1239" w:type="dxa"/>
          </w:tcPr>
          <w:p w14:paraId="1BC4EB86" w14:textId="77777777" w:rsidR="00B55C40" w:rsidRDefault="00B55C40" w:rsidP="00B55C40"/>
        </w:tc>
        <w:tc>
          <w:tcPr>
            <w:tcW w:w="1028" w:type="dxa"/>
          </w:tcPr>
          <w:p w14:paraId="6C8C340A" w14:textId="77777777" w:rsidR="00B55C40" w:rsidRDefault="00B55C40" w:rsidP="00B55C40">
            <w:ins w:id="2560" w:author="D'souza, Nigel" w:date="2019-08-28T15:19:00Z">
              <w:r>
                <w:t>SOAP</w:t>
              </w:r>
            </w:ins>
          </w:p>
        </w:tc>
        <w:tc>
          <w:tcPr>
            <w:tcW w:w="1080" w:type="dxa"/>
          </w:tcPr>
          <w:p w14:paraId="59B564F5" w14:textId="77777777" w:rsidR="00B55C40" w:rsidRDefault="00B55C40" w:rsidP="00B55C40">
            <w:ins w:id="2561" w:author="D'souza, Nigel" w:date="2019-08-28T15:19:00Z">
              <w:r>
                <w:t xml:space="preserve">HTTPS </w:t>
              </w:r>
            </w:ins>
          </w:p>
        </w:tc>
        <w:tc>
          <w:tcPr>
            <w:tcW w:w="1328" w:type="dxa"/>
          </w:tcPr>
          <w:p w14:paraId="1EEEF8A0" w14:textId="77777777" w:rsidR="00B55C40" w:rsidRDefault="00B55C40" w:rsidP="00B55C40">
            <w:ins w:id="2562" w:author="D'souza, Nigel" w:date="2019-08-28T15:19:00Z">
              <w:r>
                <w:t>EIP</w:t>
              </w:r>
            </w:ins>
          </w:p>
        </w:tc>
        <w:tc>
          <w:tcPr>
            <w:tcW w:w="1406" w:type="dxa"/>
          </w:tcPr>
          <w:p w14:paraId="50C4E1FF" w14:textId="77777777" w:rsidR="00B55C40" w:rsidRDefault="00B55C40" w:rsidP="00B55C40">
            <w:ins w:id="2563" w:author="D'souza, Nigel" w:date="2019-08-28T15:19:00Z">
              <w:r>
                <w:t>TBD</w:t>
              </w:r>
            </w:ins>
          </w:p>
        </w:tc>
        <w:tc>
          <w:tcPr>
            <w:tcW w:w="1028" w:type="dxa"/>
          </w:tcPr>
          <w:p w14:paraId="2C1EE59B" w14:textId="77777777" w:rsidR="00B55C40" w:rsidRDefault="00B55C40" w:rsidP="00B55C40">
            <w:ins w:id="2564" w:author="D'souza, Nigel" w:date="2019-08-28T15:19:00Z">
              <w:r>
                <w:t>No</w:t>
              </w:r>
            </w:ins>
          </w:p>
        </w:tc>
      </w:tr>
      <w:tr w:rsidR="00B55C40" w14:paraId="3DFF21B3" w14:textId="77777777" w:rsidTr="00A27B6A">
        <w:trPr>
          <w:trHeight w:val="559"/>
        </w:trPr>
        <w:tc>
          <w:tcPr>
            <w:tcW w:w="2160" w:type="dxa"/>
          </w:tcPr>
          <w:p w14:paraId="1C4E2475" w14:textId="77777777" w:rsidR="00B55C40" w:rsidRDefault="00B55C40" w:rsidP="00B55C40">
            <w:r>
              <w:t>Receive Current Balance for display on transaction screen</w:t>
            </w:r>
          </w:p>
        </w:tc>
        <w:tc>
          <w:tcPr>
            <w:tcW w:w="1239" w:type="dxa"/>
          </w:tcPr>
          <w:p w14:paraId="7CD97045" w14:textId="77777777" w:rsidR="00B55C40" w:rsidRDefault="00B55C40" w:rsidP="00B55C40"/>
        </w:tc>
        <w:tc>
          <w:tcPr>
            <w:tcW w:w="1028" w:type="dxa"/>
          </w:tcPr>
          <w:p w14:paraId="3CB50A1E" w14:textId="77777777" w:rsidR="00B55C40" w:rsidRDefault="00B55C40" w:rsidP="00B55C40">
            <w:ins w:id="2565" w:author="D'souza, Nigel" w:date="2019-08-28T15:19:00Z">
              <w:r>
                <w:t>SOAP</w:t>
              </w:r>
            </w:ins>
          </w:p>
        </w:tc>
        <w:tc>
          <w:tcPr>
            <w:tcW w:w="1080" w:type="dxa"/>
          </w:tcPr>
          <w:p w14:paraId="0851EEE7" w14:textId="77777777" w:rsidR="00B55C40" w:rsidRDefault="00B55C40" w:rsidP="00B55C40">
            <w:ins w:id="2566" w:author="D'souza, Nigel" w:date="2019-08-28T15:19:00Z">
              <w:r>
                <w:t xml:space="preserve">HTTPS </w:t>
              </w:r>
            </w:ins>
          </w:p>
        </w:tc>
        <w:tc>
          <w:tcPr>
            <w:tcW w:w="1328" w:type="dxa"/>
          </w:tcPr>
          <w:p w14:paraId="4A46CAC4" w14:textId="77777777" w:rsidR="00B55C40" w:rsidRDefault="00B55C40" w:rsidP="00B55C40">
            <w:ins w:id="2567" w:author="D'souza, Nigel" w:date="2019-08-28T15:19:00Z">
              <w:r>
                <w:t>EIP</w:t>
              </w:r>
            </w:ins>
          </w:p>
        </w:tc>
        <w:tc>
          <w:tcPr>
            <w:tcW w:w="1406" w:type="dxa"/>
          </w:tcPr>
          <w:p w14:paraId="18DD998C" w14:textId="77777777" w:rsidR="00B55C40" w:rsidRDefault="00B55C40" w:rsidP="00B55C40">
            <w:ins w:id="2568" w:author="D'souza, Nigel" w:date="2019-08-28T15:19:00Z">
              <w:r>
                <w:t>TBD</w:t>
              </w:r>
            </w:ins>
          </w:p>
        </w:tc>
        <w:tc>
          <w:tcPr>
            <w:tcW w:w="1028" w:type="dxa"/>
          </w:tcPr>
          <w:p w14:paraId="08584942" w14:textId="77777777" w:rsidR="00B55C40" w:rsidRDefault="00B55C40" w:rsidP="00B55C40">
            <w:ins w:id="2569" w:author="D'souza, Nigel" w:date="2019-08-28T15:19:00Z">
              <w:r>
                <w:t>No</w:t>
              </w:r>
            </w:ins>
          </w:p>
        </w:tc>
      </w:tr>
    </w:tbl>
    <w:p w14:paraId="7FBC96C2" w14:textId="77777777" w:rsidR="00A27B6A" w:rsidRPr="005A2649" w:rsidRDefault="00A27B6A" w:rsidP="00583888">
      <w:pPr>
        <w:pStyle w:val="Heading2"/>
        <w:numPr>
          <w:ilvl w:val="2"/>
          <w:numId w:val="2"/>
        </w:numPr>
        <w:rPr>
          <w:szCs w:val="20"/>
        </w:rPr>
      </w:pPr>
      <w:bookmarkStart w:id="2570" w:name="_Toc28956290"/>
      <w:r w:rsidRPr="005A2649">
        <w:rPr>
          <w:szCs w:val="20"/>
        </w:rPr>
        <w:t>Pre-funding Check</w:t>
      </w:r>
      <w:bookmarkEnd w:id="2552"/>
      <w:bookmarkEnd w:id="2570"/>
      <w:r w:rsidR="003A229F" w:rsidRPr="005A2649">
        <w:rPr>
          <w:szCs w:val="20"/>
        </w:rPr>
        <w:t xml:space="preserve"> </w:t>
      </w:r>
    </w:p>
    <w:p w14:paraId="00F07C4D" w14:textId="77777777" w:rsidR="00A27B6A" w:rsidRDefault="00A27B6A" w:rsidP="00A27B6A">
      <w:pPr>
        <w:pStyle w:val="NormalIndent"/>
        <w:ind w:left="0"/>
      </w:pPr>
    </w:p>
    <w:p w14:paraId="24DD5823" w14:textId="77777777" w:rsidR="00A27B6A" w:rsidRDefault="00A27B6A" w:rsidP="00A27B6A">
      <w:pPr>
        <w:pStyle w:val="NormalIndent"/>
        <w:ind w:left="0"/>
      </w:pPr>
      <w:r>
        <w:t xml:space="preserve">This service is used to perform a </w:t>
      </w:r>
      <w:del w:id="2571" w:author="D'souza, Nigel" w:date="2019-10-11T12:13:00Z">
        <w:r w:rsidRPr="00A950E5" w:rsidDel="00A950E5">
          <w:rPr>
            <w:highlight w:val="yellow"/>
            <w:rPrChange w:id="2572" w:author="D'souza, Nigel" w:date="2019-10-11T12:13:00Z">
              <w:rPr/>
            </w:rPrChange>
          </w:rPr>
          <w:delText xml:space="preserve">hold </w:delText>
        </w:r>
      </w:del>
      <w:ins w:id="2573" w:author="D'souza, Nigel" w:date="2019-10-11T12:13:00Z">
        <w:r w:rsidR="00A950E5" w:rsidRPr="00A950E5">
          <w:rPr>
            <w:highlight w:val="yellow"/>
            <w:rPrChange w:id="2574" w:author="D'souza, Nigel" w:date="2019-10-11T12:13:00Z">
              <w:rPr/>
            </w:rPrChange>
          </w:rPr>
          <w:t>HOLD</w:t>
        </w:r>
        <w:r w:rsidR="00A950E5">
          <w:t xml:space="preserve"> (only) </w:t>
        </w:r>
      </w:ins>
      <w:del w:id="2575" w:author="D'souza, Nigel" w:date="2019-09-30T16:23:00Z">
        <w:r w:rsidDel="00F51F62">
          <w:delText xml:space="preserve">or debit </w:delText>
        </w:r>
      </w:del>
      <w:r>
        <w:t>a funding account upon payment approval</w:t>
      </w:r>
      <w:r w:rsidR="005A2649">
        <w:t xml:space="preserve">.  This interface </w:t>
      </w:r>
      <w:r w:rsidR="00E13B01">
        <w:t>needs to be elaborated in more detail.</w:t>
      </w:r>
    </w:p>
    <w:p w14:paraId="5A8AF91A" w14:textId="77777777" w:rsidR="00A27B6A" w:rsidRDefault="00A27B6A" w:rsidP="00A27B6A">
      <w:pPr>
        <w:pStyle w:val="NormalIndent"/>
        <w:ind w:left="0"/>
      </w:pPr>
    </w:p>
    <w:tbl>
      <w:tblPr>
        <w:tblStyle w:val="TableGrid"/>
        <w:tblW w:w="0" w:type="auto"/>
        <w:tblInd w:w="108" w:type="dxa"/>
        <w:tblLook w:val="04A0" w:firstRow="1" w:lastRow="0" w:firstColumn="1" w:lastColumn="0" w:noHBand="0" w:noVBand="1"/>
      </w:tblPr>
      <w:tblGrid>
        <w:gridCol w:w="2160"/>
        <w:gridCol w:w="1239"/>
        <w:gridCol w:w="1028"/>
        <w:gridCol w:w="1080"/>
        <w:gridCol w:w="1328"/>
        <w:gridCol w:w="1406"/>
        <w:gridCol w:w="1028"/>
      </w:tblGrid>
      <w:tr w:rsidR="00A27B6A" w14:paraId="4CF800AC" w14:textId="77777777" w:rsidTr="00A27B6A">
        <w:tc>
          <w:tcPr>
            <w:tcW w:w="2160" w:type="dxa"/>
            <w:shd w:val="clear" w:color="auto" w:fill="8DB3E2" w:themeFill="text2" w:themeFillTint="66"/>
          </w:tcPr>
          <w:p w14:paraId="20833D3E" w14:textId="77777777" w:rsidR="00A27B6A" w:rsidRPr="00962297" w:rsidRDefault="00A27B6A" w:rsidP="00A27B6A">
            <w:r w:rsidRPr="00962297">
              <w:t>Business Purpose</w:t>
            </w:r>
          </w:p>
        </w:tc>
        <w:tc>
          <w:tcPr>
            <w:tcW w:w="1239" w:type="dxa"/>
            <w:shd w:val="clear" w:color="auto" w:fill="8DB3E2" w:themeFill="text2" w:themeFillTint="66"/>
          </w:tcPr>
          <w:p w14:paraId="65D126C6" w14:textId="77777777" w:rsidR="00A27B6A" w:rsidRPr="00962297" w:rsidRDefault="00A27B6A" w:rsidP="00A27B6A">
            <w:r w:rsidRPr="00962297">
              <w:t>Interface System</w:t>
            </w:r>
          </w:p>
        </w:tc>
        <w:tc>
          <w:tcPr>
            <w:tcW w:w="1028" w:type="dxa"/>
            <w:shd w:val="clear" w:color="auto" w:fill="8DB3E2" w:themeFill="text2" w:themeFillTint="66"/>
          </w:tcPr>
          <w:p w14:paraId="23C95D10" w14:textId="77777777" w:rsidR="00A27B6A" w:rsidRPr="00962297" w:rsidRDefault="00A27B6A" w:rsidP="00A27B6A">
            <w:r w:rsidRPr="00962297">
              <w:t>Message Format</w:t>
            </w:r>
          </w:p>
        </w:tc>
        <w:tc>
          <w:tcPr>
            <w:tcW w:w="1080" w:type="dxa"/>
            <w:shd w:val="clear" w:color="auto" w:fill="8DB3E2" w:themeFill="text2" w:themeFillTint="66"/>
          </w:tcPr>
          <w:p w14:paraId="7F03EE33" w14:textId="77777777" w:rsidR="00A27B6A" w:rsidRPr="00962297" w:rsidRDefault="00A27B6A" w:rsidP="00A27B6A">
            <w:r w:rsidRPr="00962297">
              <w:t>Transport</w:t>
            </w:r>
          </w:p>
        </w:tc>
        <w:tc>
          <w:tcPr>
            <w:tcW w:w="1328" w:type="dxa"/>
            <w:shd w:val="clear" w:color="auto" w:fill="8DB3E2" w:themeFill="text2" w:themeFillTint="66"/>
          </w:tcPr>
          <w:p w14:paraId="54D60DFE" w14:textId="77777777" w:rsidR="00A27B6A" w:rsidRPr="00962297" w:rsidRDefault="00A27B6A" w:rsidP="00A27B6A">
            <w:r w:rsidRPr="00962297">
              <w:t xml:space="preserve">Intermediary </w:t>
            </w:r>
          </w:p>
        </w:tc>
        <w:tc>
          <w:tcPr>
            <w:tcW w:w="1406" w:type="dxa"/>
            <w:shd w:val="clear" w:color="auto" w:fill="8DB3E2" w:themeFill="text2" w:themeFillTint="66"/>
          </w:tcPr>
          <w:p w14:paraId="32E39FAB" w14:textId="77777777" w:rsidR="00A27B6A" w:rsidRPr="00962297" w:rsidRDefault="00A27B6A" w:rsidP="00A27B6A">
            <w:r w:rsidRPr="00962297">
              <w:t>IDT Configuration Required</w:t>
            </w:r>
          </w:p>
        </w:tc>
        <w:tc>
          <w:tcPr>
            <w:tcW w:w="1028" w:type="dxa"/>
            <w:shd w:val="clear" w:color="auto" w:fill="8DB3E2" w:themeFill="text2" w:themeFillTint="66"/>
          </w:tcPr>
          <w:p w14:paraId="61712727" w14:textId="77777777" w:rsidR="00A27B6A" w:rsidRPr="00962297" w:rsidRDefault="00A27B6A" w:rsidP="00A27B6A">
            <w:r w:rsidRPr="00962297">
              <w:t>HLD Required</w:t>
            </w:r>
          </w:p>
        </w:tc>
      </w:tr>
      <w:tr w:rsidR="00B55C40" w14:paraId="58D69A51" w14:textId="77777777" w:rsidTr="00A27B6A">
        <w:tc>
          <w:tcPr>
            <w:tcW w:w="2160" w:type="dxa"/>
          </w:tcPr>
          <w:p w14:paraId="613EA9D6" w14:textId="77777777" w:rsidR="00B55C40" w:rsidRDefault="00B55C40" w:rsidP="00B55C40">
            <w:r>
              <w:t>Request hold or debit on funding account upon payment approval</w:t>
            </w:r>
          </w:p>
        </w:tc>
        <w:tc>
          <w:tcPr>
            <w:tcW w:w="1239" w:type="dxa"/>
          </w:tcPr>
          <w:p w14:paraId="3C067166" w14:textId="77777777" w:rsidR="00B55C40" w:rsidRDefault="00A950E5" w:rsidP="00B55C40">
            <w:ins w:id="2576" w:author="D'souza, Nigel" w:date="2019-10-11T12:13:00Z">
              <w:r w:rsidRPr="00A950E5">
                <w:rPr>
                  <w:highlight w:val="yellow"/>
                  <w:rPrChange w:id="2577" w:author="D'souza, Nigel" w:date="2019-10-11T12:13:00Z">
                    <w:rPr/>
                  </w:rPrChange>
                </w:rPr>
                <w:t>???</w:t>
              </w:r>
            </w:ins>
          </w:p>
        </w:tc>
        <w:tc>
          <w:tcPr>
            <w:tcW w:w="1028" w:type="dxa"/>
          </w:tcPr>
          <w:p w14:paraId="5E393D28" w14:textId="77777777" w:rsidR="00B55C40" w:rsidRDefault="00B55C40" w:rsidP="00B55C40">
            <w:ins w:id="2578" w:author="D'souza, Nigel" w:date="2019-08-28T15:19:00Z">
              <w:r>
                <w:t>SOAP</w:t>
              </w:r>
            </w:ins>
          </w:p>
        </w:tc>
        <w:tc>
          <w:tcPr>
            <w:tcW w:w="1080" w:type="dxa"/>
          </w:tcPr>
          <w:p w14:paraId="54EBFEF9" w14:textId="77777777" w:rsidR="00B55C40" w:rsidRDefault="00B55C40" w:rsidP="00B55C40">
            <w:ins w:id="2579" w:author="D'souza, Nigel" w:date="2019-08-28T15:19:00Z">
              <w:r>
                <w:t xml:space="preserve">HTTPS </w:t>
              </w:r>
            </w:ins>
          </w:p>
        </w:tc>
        <w:tc>
          <w:tcPr>
            <w:tcW w:w="1328" w:type="dxa"/>
          </w:tcPr>
          <w:p w14:paraId="7CA16F52" w14:textId="77777777" w:rsidR="00B55C40" w:rsidRDefault="00B55C40" w:rsidP="00B55C40">
            <w:ins w:id="2580" w:author="D'souza, Nigel" w:date="2019-08-28T15:19:00Z">
              <w:r>
                <w:t>EIP</w:t>
              </w:r>
            </w:ins>
          </w:p>
        </w:tc>
        <w:tc>
          <w:tcPr>
            <w:tcW w:w="1406" w:type="dxa"/>
          </w:tcPr>
          <w:p w14:paraId="583886F6" w14:textId="77777777" w:rsidR="00B55C40" w:rsidRDefault="00B55C40" w:rsidP="00B55C40">
            <w:ins w:id="2581" w:author="D'souza, Nigel" w:date="2019-08-28T15:19:00Z">
              <w:r>
                <w:t>TBD</w:t>
              </w:r>
            </w:ins>
          </w:p>
        </w:tc>
        <w:tc>
          <w:tcPr>
            <w:tcW w:w="1028" w:type="dxa"/>
          </w:tcPr>
          <w:p w14:paraId="0B9E740C" w14:textId="77777777" w:rsidR="00B55C40" w:rsidRDefault="00B55C40" w:rsidP="00B55C40">
            <w:ins w:id="2582" w:author="D'souza, Nigel" w:date="2019-08-28T15:19:00Z">
              <w:r>
                <w:t>No</w:t>
              </w:r>
            </w:ins>
          </w:p>
        </w:tc>
      </w:tr>
      <w:tr w:rsidR="00B55C40" w14:paraId="309474B1" w14:textId="77777777" w:rsidTr="00A27B6A">
        <w:trPr>
          <w:trHeight w:val="559"/>
        </w:trPr>
        <w:tc>
          <w:tcPr>
            <w:tcW w:w="2160" w:type="dxa"/>
          </w:tcPr>
          <w:p w14:paraId="3BEB0AD7" w14:textId="77777777" w:rsidR="00B55C40" w:rsidRDefault="00B55C40" w:rsidP="00B55C40">
            <w:r>
              <w:t>Receive status of request</w:t>
            </w:r>
          </w:p>
        </w:tc>
        <w:tc>
          <w:tcPr>
            <w:tcW w:w="1239" w:type="dxa"/>
          </w:tcPr>
          <w:p w14:paraId="430BA5C8" w14:textId="77777777" w:rsidR="00B55C40" w:rsidRDefault="00A950E5" w:rsidP="00B55C40">
            <w:ins w:id="2583" w:author="D'souza, Nigel" w:date="2019-10-11T12:13:00Z">
              <w:r w:rsidRPr="00A950E5">
                <w:rPr>
                  <w:highlight w:val="yellow"/>
                  <w:rPrChange w:id="2584" w:author="D'souza, Nigel" w:date="2019-10-11T12:13:00Z">
                    <w:rPr/>
                  </w:rPrChange>
                </w:rPr>
                <w:t>???</w:t>
              </w:r>
            </w:ins>
          </w:p>
        </w:tc>
        <w:tc>
          <w:tcPr>
            <w:tcW w:w="1028" w:type="dxa"/>
          </w:tcPr>
          <w:p w14:paraId="30E3D508" w14:textId="77777777" w:rsidR="00B55C40" w:rsidRDefault="00B55C40" w:rsidP="00B55C40">
            <w:ins w:id="2585" w:author="D'souza, Nigel" w:date="2019-08-28T15:19:00Z">
              <w:r>
                <w:t>SOAP</w:t>
              </w:r>
            </w:ins>
          </w:p>
        </w:tc>
        <w:tc>
          <w:tcPr>
            <w:tcW w:w="1080" w:type="dxa"/>
          </w:tcPr>
          <w:p w14:paraId="2F70528C" w14:textId="77777777" w:rsidR="00B55C40" w:rsidRDefault="00B55C40" w:rsidP="00B55C40">
            <w:ins w:id="2586" w:author="D'souza, Nigel" w:date="2019-08-28T15:19:00Z">
              <w:r>
                <w:t xml:space="preserve">HTTPS </w:t>
              </w:r>
            </w:ins>
          </w:p>
        </w:tc>
        <w:tc>
          <w:tcPr>
            <w:tcW w:w="1328" w:type="dxa"/>
          </w:tcPr>
          <w:p w14:paraId="031B9902" w14:textId="77777777" w:rsidR="00B55C40" w:rsidRDefault="00B55C40" w:rsidP="00B55C40">
            <w:ins w:id="2587" w:author="D'souza, Nigel" w:date="2019-08-28T15:19:00Z">
              <w:r>
                <w:t>EIP</w:t>
              </w:r>
            </w:ins>
          </w:p>
        </w:tc>
        <w:tc>
          <w:tcPr>
            <w:tcW w:w="1406" w:type="dxa"/>
          </w:tcPr>
          <w:p w14:paraId="54C99487" w14:textId="77777777" w:rsidR="00B55C40" w:rsidRDefault="00B55C40" w:rsidP="00B55C40">
            <w:ins w:id="2588" w:author="D'souza, Nigel" w:date="2019-08-28T15:19:00Z">
              <w:r>
                <w:t>TBD</w:t>
              </w:r>
            </w:ins>
          </w:p>
        </w:tc>
        <w:tc>
          <w:tcPr>
            <w:tcW w:w="1028" w:type="dxa"/>
          </w:tcPr>
          <w:p w14:paraId="5453DEBA" w14:textId="77777777" w:rsidR="00B55C40" w:rsidRDefault="00B55C40" w:rsidP="00B55C40">
            <w:ins w:id="2589" w:author="D'souza, Nigel" w:date="2019-08-28T15:19:00Z">
              <w:r>
                <w:t>No</w:t>
              </w:r>
            </w:ins>
          </w:p>
        </w:tc>
      </w:tr>
    </w:tbl>
    <w:p w14:paraId="4A4D6C16" w14:textId="77777777" w:rsidR="00A27B6A" w:rsidRPr="00792A68" w:rsidRDefault="00A27B6A" w:rsidP="00A27B6A">
      <w:pPr>
        <w:rPr>
          <w:color w:val="FF0000"/>
        </w:rPr>
      </w:pPr>
    </w:p>
    <w:p w14:paraId="17387444" w14:textId="77777777" w:rsidR="000158C0" w:rsidRDefault="000158C0">
      <w:pPr>
        <w:rPr>
          <w:rFonts w:ascii="Arial Narrow" w:hAnsi="Arial Narrow" w:cs="Arial"/>
          <w:b/>
          <w:bCs/>
          <w:color w:val="BFBFBF" w:themeColor="background1" w:themeShade="BF"/>
          <w:sz w:val="28"/>
          <w:szCs w:val="20"/>
        </w:rPr>
      </w:pPr>
      <w:r>
        <w:rPr>
          <w:color w:val="BFBFBF" w:themeColor="background1" w:themeShade="BF"/>
          <w:szCs w:val="20"/>
        </w:rPr>
        <w:br w:type="page"/>
      </w:r>
    </w:p>
    <w:p w14:paraId="6BD11A3C" w14:textId="77777777" w:rsidR="000158C0" w:rsidRDefault="000158C0" w:rsidP="00583888">
      <w:pPr>
        <w:pStyle w:val="Heading2"/>
        <w:numPr>
          <w:ilvl w:val="2"/>
          <w:numId w:val="2"/>
        </w:numPr>
        <w:rPr>
          <w:szCs w:val="20"/>
        </w:rPr>
      </w:pPr>
      <w:bookmarkStart w:id="2590" w:name="_Toc28956291"/>
      <w:r w:rsidRPr="008D68A8">
        <w:rPr>
          <w:szCs w:val="20"/>
        </w:rPr>
        <w:lastRenderedPageBreak/>
        <w:t xml:space="preserve">Get </w:t>
      </w:r>
      <w:r w:rsidR="00361B62" w:rsidRPr="008D68A8">
        <w:rPr>
          <w:szCs w:val="20"/>
        </w:rPr>
        <w:t xml:space="preserve">Real-Time </w:t>
      </w:r>
      <w:commentRangeStart w:id="2591"/>
      <w:r w:rsidRPr="008D68A8">
        <w:rPr>
          <w:szCs w:val="20"/>
        </w:rPr>
        <w:t>Rate</w:t>
      </w:r>
      <w:bookmarkEnd w:id="2590"/>
      <w:r w:rsidR="00E33386" w:rsidRPr="008D68A8">
        <w:rPr>
          <w:szCs w:val="20"/>
        </w:rPr>
        <w:t xml:space="preserve"> </w:t>
      </w:r>
      <w:commentRangeEnd w:id="2591"/>
      <w:r w:rsidR="00757D68">
        <w:rPr>
          <w:rStyle w:val="CommentReference"/>
          <w:rFonts w:ascii="Arial" w:hAnsi="Arial" w:cs="Times New Roman"/>
          <w:b w:val="0"/>
          <w:bCs w:val="0"/>
          <w:color w:val="auto"/>
          <w:lang w:val="en-GB"/>
        </w:rPr>
        <w:commentReference w:id="2591"/>
      </w:r>
    </w:p>
    <w:p w14:paraId="4FE85F37" w14:textId="77777777" w:rsidR="003A229F" w:rsidRPr="003A229F" w:rsidRDefault="003A229F" w:rsidP="003A229F">
      <w:pPr>
        <w:pStyle w:val="NormalIndent"/>
      </w:pPr>
    </w:p>
    <w:p w14:paraId="20999EB8" w14:textId="77777777" w:rsidR="000158C0" w:rsidRDefault="003A7A44" w:rsidP="000158C0">
      <w:pPr>
        <w:pStyle w:val="NormalIndent"/>
        <w:ind w:left="0"/>
      </w:pPr>
      <w:r>
        <w:t>Get a current FX rate for a currency pair.</w:t>
      </w:r>
    </w:p>
    <w:p w14:paraId="406AB53C" w14:textId="77777777" w:rsidR="000158C0" w:rsidRDefault="000158C0" w:rsidP="000158C0">
      <w:pPr>
        <w:pStyle w:val="NormalIndent"/>
        <w:ind w:left="0"/>
      </w:pPr>
    </w:p>
    <w:tbl>
      <w:tblPr>
        <w:tblStyle w:val="TableGrid"/>
        <w:tblW w:w="0" w:type="auto"/>
        <w:tblInd w:w="108" w:type="dxa"/>
        <w:tblLook w:val="04A0" w:firstRow="1" w:lastRow="0" w:firstColumn="1" w:lastColumn="0" w:noHBand="0" w:noVBand="1"/>
      </w:tblPr>
      <w:tblGrid>
        <w:gridCol w:w="2160"/>
        <w:gridCol w:w="1239"/>
        <w:gridCol w:w="1172"/>
        <w:gridCol w:w="1080"/>
        <w:gridCol w:w="1328"/>
        <w:gridCol w:w="1406"/>
        <w:gridCol w:w="1028"/>
      </w:tblGrid>
      <w:tr w:rsidR="000158C0" w14:paraId="1C3725F0" w14:textId="77777777" w:rsidTr="000158C0">
        <w:tc>
          <w:tcPr>
            <w:tcW w:w="2160" w:type="dxa"/>
            <w:shd w:val="clear" w:color="auto" w:fill="8DB3E2" w:themeFill="text2" w:themeFillTint="66"/>
          </w:tcPr>
          <w:p w14:paraId="58B7A812" w14:textId="77777777" w:rsidR="000158C0" w:rsidRPr="00962297" w:rsidRDefault="000158C0" w:rsidP="000158C0">
            <w:r w:rsidRPr="00962297">
              <w:t>Business Purpose</w:t>
            </w:r>
          </w:p>
        </w:tc>
        <w:tc>
          <w:tcPr>
            <w:tcW w:w="1239" w:type="dxa"/>
            <w:shd w:val="clear" w:color="auto" w:fill="8DB3E2" w:themeFill="text2" w:themeFillTint="66"/>
          </w:tcPr>
          <w:p w14:paraId="18B79C40" w14:textId="77777777" w:rsidR="000158C0" w:rsidRPr="00962297" w:rsidRDefault="000158C0" w:rsidP="000158C0">
            <w:r w:rsidRPr="00962297">
              <w:t>Interface System</w:t>
            </w:r>
          </w:p>
        </w:tc>
        <w:tc>
          <w:tcPr>
            <w:tcW w:w="1028" w:type="dxa"/>
            <w:shd w:val="clear" w:color="auto" w:fill="8DB3E2" w:themeFill="text2" w:themeFillTint="66"/>
          </w:tcPr>
          <w:p w14:paraId="56F1F154" w14:textId="77777777" w:rsidR="000158C0" w:rsidRPr="00962297" w:rsidRDefault="000158C0" w:rsidP="000158C0">
            <w:r w:rsidRPr="00962297">
              <w:t>Message Format</w:t>
            </w:r>
          </w:p>
        </w:tc>
        <w:tc>
          <w:tcPr>
            <w:tcW w:w="1080" w:type="dxa"/>
            <w:shd w:val="clear" w:color="auto" w:fill="8DB3E2" w:themeFill="text2" w:themeFillTint="66"/>
          </w:tcPr>
          <w:p w14:paraId="1AC4188E" w14:textId="77777777" w:rsidR="000158C0" w:rsidRPr="00962297" w:rsidRDefault="000158C0" w:rsidP="000158C0">
            <w:r w:rsidRPr="00962297">
              <w:t>Transport</w:t>
            </w:r>
          </w:p>
        </w:tc>
        <w:tc>
          <w:tcPr>
            <w:tcW w:w="1328" w:type="dxa"/>
            <w:shd w:val="clear" w:color="auto" w:fill="8DB3E2" w:themeFill="text2" w:themeFillTint="66"/>
          </w:tcPr>
          <w:p w14:paraId="6FEECEC8" w14:textId="77777777" w:rsidR="000158C0" w:rsidRPr="00962297" w:rsidRDefault="000158C0" w:rsidP="000158C0">
            <w:r w:rsidRPr="00962297">
              <w:t xml:space="preserve">Intermediary </w:t>
            </w:r>
          </w:p>
        </w:tc>
        <w:tc>
          <w:tcPr>
            <w:tcW w:w="1406" w:type="dxa"/>
            <w:shd w:val="clear" w:color="auto" w:fill="8DB3E2" w:themeFill="text2" w:themeFillTint="66"/>
          </w:tcPr>
          <w:p w14:paraId="377FCEA2" w14:textId="77777777" w:rsidR="000158C0" w:rsidRPr="00962297" w:rsidRDefault="000158C0" w:rsidP="000158C0">
            <w:r w:rsidRPr="00962297">
              <w:t>IDT Configuration Required</w:t>
            </w:r>
          </w:p>
        </w:tc>
        <w:tc>
          <w:tcPr>
            <w:tcW w:w="1028" w:type="dxa"/>
            <w:shd w:val="clear" w:color="auto" w:fill="8DB3E2" w:themeFill="text2" w:themeFillTint="66"/>
          </w:tcPr>
          <w:p w14:paraId="3D26FFFB" w14:textId="77777777" w:rsidR="000158C0" w:rsidRPr="00962297" w:rsidRDefault="000158C0" w:rsidP="000158C0">
            <w:r w:rsidRPr="00962297">
              <w:t>HLD Required</w:t>
            </w:r>
          </w:p>
        </w:tc>
      </w:tr>
      <w:tr w:rsidR="00B55C40" w14:paraId="126FEC21" w14:textId="77777777" w:rsidTr="000158C0">
        <w:tc>
          <w:tcPr>
            <w:tcW w:w="2160" w:type="dxa"/>
          </w:tcPr>
          <w:p w14:paraId="0AB7354B" w14:textId="77777777" w:rsidR="00B55C40" w:rsidRDefault="00B55C40" w:rsidP="00B55C40">
            <w:r>
              <w:t>Get Real-Time FX Rate for Currency Pairs</w:t>
            </w:r>
          </w:p>
        </w:tc>
        <w:tc>
          <w:tcPr>
            <w:tcW w:w="1239" w:type="dxa"/>
          </w:tcPr>
          <w:p w14:paraId="31842E34" w14:textId="77777777" w:rsidR="00B55C40" w:rsidRDefault="00B55C40" w:rsidP="00B55C40">
            <w:r>
              <w:t>Reuters</w:t>
            </w:r>
          </w:p>
        </w:tc>
        <w:tc>
          <w:tcPr>
            <w:tcW w:w="1028" w:type="dxa"/>
          </w:tcPr>
          <w:p w14:paraId="36ED3DF5" w14:textId="77777777" w:rsidR="00B55C40" w:rsidRDefault="00B55C40" w:rsidP="00B55C40">
            <w:ins w:id="2592" w:author="D'souza, Nigel" w:date="2019-08-28T15:19:00Z">
              <w:r>
                <w:t>SOAP</w:t>
              </w:r>
            </w:ins>
            <w:del w:id="2593" w:author="D'souza, Nigel" w:date="2019-08-28T15:19:00Z">
              <w:r w:rsidDel="006168E4">
                <w:delText>TBD</w:delText>
              </w:r>
            </w:del>
          </w:p>
        </w:tc>
        <w:tc>
          <w:tcPr>
            <w:tcW w:w="1080" w:type="dxa"/>
          </w:tcPr>
          <w:p w14:paraId="466EBB44" w14:textId="77777777" w:rsidR="00B55C40" w:rsidRDefault="00B55C40" w:rsidP="00B55C40">
            <w:ins w:id="2594" w:author="D'souza, Nigel" w:date="2019-08-28T15:19:00Z">
              <w:r>
                <w:t xml:space="preserve">HTTPS </w:t>
              </w:r>
            </w:ins>
            <w:del w:id="2595" w:author="D'souza, Nigel" w:date="2019-08-28T15:19:00Z">
              <w:r w:rsidDel="006168E4">
                <w:delText>TBD</w:delText>
              </w:r>
            </w:del>
          </w:p>
        </w:tc>
        <w:tc>
          <w:tcPr>
            <w:tcW w:w="1328" w:type="dxa"/>
          </w:tcPr>
          <w:p w14:paraId="211302B0" w14:textId="77777777" w:rsidR="00B55C40" w:rsidRDefault="00B55C40" w:rsidP="00B55C40">
            <w:ins w:id="2596" w:author="D'souza, Nigel" w:date="2019-08-28T15:19:00Z">
              <w:r>
                <w:t>EIP</w:t>
              </w:r>
            </w:ins>
            <w:del w:id="2597" w:author="D'souza, Nigel" w:date="2019-08-28T15:19:00Z">
              <w:r w:rsidDel="006168E4">
                <w:delText>TBD</w:delText>
              </w:r>
            </w:del>
          </w:p>
        </w:tc>
        <w:tc>
          <w:tcPr>
            <w:tcW w:w="1406" w:type="dxa"/>
          </w:tcPr>
          <w:p w14:paraId="715ACB63" w14:textId="77777777" w:rsidR="00B55C40" w:rsidRDefault="00B55C40" w:rsidP="00B55C40">
            <w:ins w:id="2598" w:author="D'souza, Nigel" w:date="2019-08-28T15:19:00Z">
              <w:r>
                <w:t>TBD</w:t>
              </w:r>
            </w:ins>
            <w:del w:id="2599" w:author="D'souza, Nigel" w:date="2019-08-28T15:19:00Z">
              <w:r w:rsidDel="006168E4">
                <w:delText>TBD</w:delText>
              </w:r>
            </w:del>
          </w:p>
        </w:tc>
        <w:tc>
          <w:tcPr>
            <w:tcW w:w="1028" w:type="dxa"/>
          </w:tcPr>
          <w:p w14:paraId="433990AC" w14:textId="77777777" w:rsidR="00B55C40" w:rsidRDefault="00B55C40" w:rsidP="00B55C40">
            <w:ins w:id="2600" w:author="D'souza, Nigel" w:date="2019-08-28T15:19:00Z">
              <w:r>
                <w:t>No</w:t>
              </w:r>
            </w:ins>
            <w:del w:id="2601" w:author="D'souza, Nigel" w:date="2019-08-28T15:19:00Z">
              <w:r w:rsidDel="006168E4">
                <w:delText>TBD</w:delText>
              </w:r>
            </w:del>
          </w:p>
        </w:tc>
      </w:tr>
      <w:tr w:rsidR="00B55C40" w14:paraId="3EBFABF2" w14:textId="77777777" w:rsidTr="000158C0">
        <w:trPr>
          <w:trHeight w:val="559"/>
        </w:trPr>
        <w:tc>
          <w:tcPr>
            <w:tcW w:w="2160" w:type="dxa"/>
          </w:tcPr>
          <w:p w14:paraId="6AC27910" w14:textId="77777777" w:rsidR="00B55C40" w:rsidRDefault="00B55C40" w:rsidP="00B55C40">
            <w:r>
              <w:t>Receive Real-Time FX Rates</w:t>
            </w:r>
          </w:p>
        </w:tc>
        <w:tc>
          <w:tcPr>
            <w:tcW w:w="1239" w:type="dxa"/>
          </w:tcPr>
          <w:p w14:paraId="41AB5B2A" w14:textId="77777777" w:rsidR="00B55C40" w:rsidRDefault="00B55C40" w:rsidP="00B55C40">
            <w:r>
              <w:t>Reuters</w:t>
            </w:r>
          </w:p>
        </w:tc>
        <w:tc>
          <w:tcPr>
            <w:tcW w:w="1028" w:type="dxa"/>
          </w:tcPr>
          <w:p w14:paraId="65D539DD" w14:textId="77777777" w:rsidR="00B55C40" w:rsidRDefault="00B55C40" w:rsidP="00B55C40">
            <w:ins w:id="2602" w:author="D'souza, Nigel" w:date="2019-08-28T15:19:00Z">
              <w:r>
                <w:t>SOAP</w:t>
              </w:r>
            </w:ins>
            <w:del w:id="2603" w:author="D'souza, Nigel" w:date="2019-08-28T15:19:00Z">
              <w:r w:rsidDel="006168E4">
                <w:delText>TBD</w:delText>
              </w:r>
            </w:del>
          </w:p>
        </w:tc>
        <w:tc>
          <w:tcPr>
            <w:tcW w:w="1080" w:type="dxa"/>
          </w:tcPr>
          <w:p w14:paraId="4019CACC" w14:textId="77777777" w:rsidR="00B55C40" w:rsidRDefault="00B55C40" w:rsidP="00B55C40">
            <w:ins w:id="2604" w:author="D'souza, Nigel" w:date="2019-08-28T15:19:00Z">
              <w:r>
                <w:t xml:space="preserve">HTTPS </w:t>
              </w:r>
            </w:ins>
            <w:del w:id="2605" w:author="D'souza, Nigel" w:date="2019-08-28T15:19:00Z">
              <w:r w:rsidDel="006168E4">
                <w:delText>TBD</w:delText>
              </w:r>
            </w:del>
          </w:p>
        </w:tc>
        <w:tc>
          <w:tcPr>
            <w:tcW w:w="1328" w:type="dxa"/>
          </w:tcPr>
          <w:p w14:paraId="3885C316" w14:textId="77777777" w:rsidR="00B55C40" w:rsidRDefault="00B55C40" w:rsidP="00B55C40">
            <w:ins w:id="2606" w:author="D'souza, Nigel" w:date="2019-08-28T15:19:00Z">
              <w:r>
                <w:t>EIP</w:t>
              </w:r>
            </w:ins>
            <w:del w:id="2607" w:author="D'souza, Nigel" w:date="2019-08-28T15:19:00Z">
              <w:r w:rsidDel="006168E4">
                <w:delText>TBD</w:delText>
              </w:r>
            </w:del>
          </w:p>
        </w:tc>
        <w:tc>
          <w:tcPr>
            <w:tcW w:w="1406" w:type="dxa"/>
          </w:tcPr>
          <w:p w14:paraId="7E99E7B3" w14:textId="77777777" w:rsidR="00B55C40" w:rsidRDefault="00B55C40" w:rsidP="00B55C40">
            <w:ins w:id="2608" w:author="D'souza, Nigel" w:date="2019-08-28T15:19:00Z">
              <w:r>
                <w:t>TBD</w:t>
              </w:r>
            </w:ins>
            <w:del w:id="2609" w:author="D'souza, Nigel" w:date="2019-08-28T15:19:00Z">
              <w:r w:rsidDel="006168E4">
                <w:delText>TBD</w:delText>
              </w:r>
            </w:del>
          </w:p>
        </w:tc>
        <w:tc>
          <w:tcPr>
            <w:tcW w:w="1028" w:type="dxa"/>
          </w:tcPr>
          <w:p w14:paraId="715AAD85" w14:textId="77777777" w:rsidR="00B55C40" w:rsidRDefault="00B55C40" w:rsidP="00B55C40">
            <w:ins w:id="2610" w:author="D'souza, Nigel" w:date="2019-08-28T15:19:00Z">
              <w:r>
                <w:t>No</w:t>
              </w:r>
            </w:ins>
            <w:del w:id="2611" w:author="D'souza, Nigel" w:date="2019-08-28T15:19:00Z">
              <w:r w:rsidDel="006168E4">
                <w:delText>TBD</w:delText>
              </w:r>
            </w:del>
          </w:p>
        </w:tc>
      </w:tr>
    </w:tbl>
    <w:p w14:paraId="5A343AA7" w14:textId="77777777" w:rsidR="000158C0" w:rsidRPr="00792A68" w:rsidRDefault="000158C0" w:rsidP="000158C0">
      <w:pPr>
        <w:rPr>
          <w:color w:val="FF0000"/>
        </w:rPr>
      </w:pPr>
    </w:p>
    <w:p w14:paraId="20BB0D69" w14:textId="77777777" w:rsidR="000158C0" w:rsidRPr="008D68A8" w:rsidRDefault="000158C0" w:rsidP="00583888">
      <w:pPr>
        <w:pStyle w:val="Heading2"/>
        <w:numPr>
          <w:ilvl w:val="2"/>
          <w:numId w:val="2"/>
        </w:numPr>
        <w:rPr>
          <w:szCs w:val="20"/>
        </w:rPr>
      </w:pPr>
      <w:bookmarkStart w:id="2612" w:name="_Toc28956292"/>
      <w:r w:rsidRPr="008D68A8">
        <w:rPr>
          <w:szCs w:val="20"/>
        </w:rPr>
        <w:t xml:space="preserve">Perform FX </w:t>
      </w:r>
      <w:r w:rsidR="00AE5D98" w:rsidRPr="008D68A8">
        <w:rPr>
          <w:szCs w:val="20"/>
        </w:rPr>
        <w:t>Trade</w:t>
      </w:r>
      <w:bookmarkEnd w:id="2612"/>
      <w:r w:rsidR="00E33386" w:rsidRPr="008D68A8">
        <w:rPr>
          <w:szCs w:val="20"/>
        </w:rPr>
        <w:t xml:space="preserve"> </w:t>
      </w:r>
    </w:p>
    <w:p w14:paraId="42FE2878" w14:textId="77777777" w:rsidR="000158C0" w:rsidRDefault="000158C0" w:rsidP="000158C0">
      <w:pPr>
        <w:pStyle w:val="NormalIndent"/>
        <w:ind w:left="0"/>
      </w:pPr>
    </w:p>
    <w:p w14:paraId="2B636DB2" w14:textId="77777777" w:rsidR="000158C0" w:rsidRDefault="003A7A44" w:rsidP="000158C0">
      <w:pPr>
        <w:pStyle w:val="NormalIndent"/>
        <w:ind w:left="0"/>
      </w:pPr>
      <w:r>
        <w:t>Perform spot FX Trade for a specific cross-currency payment.</w:t>
      </w:r>
    </w:p>
    <w:p w14:paraId="207400EF" w14:textId="77777777" w:rsidR="000158C0" w:rsidRDefault="000158C0" w:rsidP="000158C0">
      <w:pPr>
        <w:pStyle w:val="NormalIndent"/>
        <w:ind w:left="0"/>
      </w:pPr>
    </w:p>
    <w:tbl>
      <w:tblPr>
        <w:tblStyle w:val="TableGrid"/>
        <w:tblW w:w="0" w:type="auto"/>
        <w:tblInd w:w="108" w:type="dxa"/>
        <w:tblLook w:val="04A0" w:firstRow="1" w:lastRow="0" w:firstColumn="1" w:lastColumn="0" w:noHBand="0" w:noVBand="1"/>
      </w:tblPr>
      <w:tblGrid>
        <w:gridCol w:w="2160"/>
        <w:gridCol w:w="1239"/>
        <w:gridCol w:w="1172"/>
        <w:gridCol w:w="1080"/>
        <w:gridCol w:w="1328"/>
        <w:gridCol w:w="1406"/>
        <w:gridCol w:w="1028"/>
      </w:tblGrid>
      <w:tr w:rsidR="000158C0" w14:paraId="13C43EFC" w14:textId="77777777" w:rsidTr="000158C0">
        <w:tc>
          <w:tcPr>
            <w:tcW w:w="2160" w:type="dxa"/>
            <w:shd w:val="clear" w:color="auto" w:fill="8DB3E2" w:themeFill="text2" w:themeFillTint="66"/>
          </w:tcPr>
          <w:p w14:paraId="1D549E4D" w14:textId="77777777" w:rsidR="000158C0" w:rsidRPr="00962297" w:rsidRDefault="000158C0" w:rsidP="000158C0">
            <w:r w:rsidRPr="00962297">
              <w:t>Business Purpose</w:t>
            </w:r>
          </w:p>
        </w:tc>
        <w:tc>
          <w:tcPr>
            <w:tcW w:w="1239" w:type="dxa"/>
            <w:shd w:val="clear" w:color="auto" w:fill="8DB3E2" w:themeFill="text2" w:themeFillTint="66"/>
          </w:tcPr>
          <w:p w14:paraId="5249C2C5" w14:textId="77777777" w:rsidR="000158C0" w:rsidRPr="00962297" w:rsidRDefault="000158C0" w:rsidP="000158C0">
            <w:r w:rsidRPr="00962297">
              <w:t>Interface System</w:t>
            </w:r>
          </w:p>
        </w:tc>
        <w:tc>
          <w:tcPr>
            <w:tcW w:w="1028" w:type="dxa"/>
            <w:shd w:val="clear" w:color="auto" w:fill="8DB3E2" w:themeFill="text2" w:themeFillTint="66"/>
          </w:tcPr>
          <w:p w14:paraId="72C1CE63" w14:textId="77777777" w:rsidR="000158C0" w:rsidRPr="00962297" w:rsidRDefault="000158C0" w:rsidP="000158C0">
            <w:r w:rsidRPr="00962297">
              <w:t>Message Format</w:t>
            </w:r>
          </w:p>
        </w:tc>
        <w:tc>
          <w:tcPr>
            <w:tcW w:w="1080" w:type="dxa"/>
            <w:shd w:val="clear" w:color="auto" w:fill="8DB3E2" w:themeFill="text2" w:themeFillTint="66"/>
          </w:tcPr>
          <w:p w14:paraId="1017AF78" w14:textId="77777777" w:rsidR="000158C0" w:rsidRPr="00962297" w:rsidRDefault="000158C0" w:rsidP="000158C0">
            <w:r w:rsidRPr="00962297">
              <w:t>Transport</w:t>
            </w:r>
          </w:p>
        </w:tc>
        <w:tc>
          <w:tcPr>
            <w:tcW w:w="1328" w:type="dxa"/>
            <w:shd w:val="clear" w:color="auto" w:fill="8DB3E2" w:themeFill="text2" w:themeFillTint="66"/>
          </w:tcPr>
          <w:p w14:paraId="77B339AD" w14:textId="77777777" w:rsidR="000158C0" w:rsidRPr="00962297" w:rsidRDefault="000158C0" w:rsidP="000158C0">
            <w:r w:rsidRPr="00962297">
              <w:t xml:space="preserve">Intermediary </w:t>
            </w:r>
          </w:p>
        </w:tc>
        <w:tc>
          <w:tcPr>
            <w:tcW w:w="1406" w:type="dxa"/>
            <w:shd w:val="clear" w:color="auto" w:fill="8DB3E2" w:themeFill="text2" w:themeFillTint="66"/>
          </w:tcPr>
          <w:p w14:paraId="31B88CB2" w14:textId="77777777" w:rsidR="000158C0" w:rsidRPr="00962297" w:rsidRDefault="000158C0" w:rsidP="000158C0">
            <w:r w:rsidRPr="00962297">
              <w:t>IDT Configuration Required</w:t>
            </w:r>
          </w:p>
        </w:tc>
        <w:tc>
          <w:tcPr>
            <w:tcW w:w="1028" w:type="dxa"/>
            <w:shd w:val="clear" w:color="auto" w:fill="8DB3E2" w:themeFill="text2" w:themeFillTint="66"/>
          </w:tcPr>
          <w:p w14:paraId="0FFA6368" w14:textId="77777777" w:rsidR="000158C0" w:rsidRPr="00962297" w:rsidRDefault="000158C0" w:rsidP="000158C0">
            <w:r w:rsidRPr="00962297">
              <w:t>HLD Required</w:t>
            </w:r>
          </w:p>
        </w:tc>
      </w:tr>
      <w:tr w:rsidR="00B55C40" w14:paraId="29759B5F" w14:textId="77777777" w:rsidTr="000158C0">
        <w:tc>
          <w:tcPr>
            <w:tcW w:w="2160" w:type="dxa"/>
          </w:tcPr>
          <w:p w14:paraId="6AB117D8" w14:textId="77777777" w:rsidR="00B55C40" w:rsidRDefault="00B55C40" w:rsidP="00B55C40">
            <w:r>
              <w:t>Perform Real-Time FX Trade</w:t>
            </w:r>
          </w:p>
        </w:tc>
        <w:tc>
          <w:tcPr>
            <w:tcW w:w="1239" w:type="dxa"/>
          </w:tcPr>
          <w:p w14:paraId="26ECB28E" w14:textId="77777777" w:rsidR="00B55C40" w:rsidRDefault="00B55C40" w:rsidP="00B55C40">
            <w:r>
              <w:t>Reuters</w:t>
            </w:r>
          </w:p>
        </w:tc>
        <w:tc>
          <w:tcPr>
            <w:tcW w:w="1028" w:type="dxa"/>
          </w:tcPr>
          <w:p w14:paraId="618AB971" w14:textId="77777777" w:rsidR="00B55C40" w:rsidRDefault="00B55C40" w:rsidP="00B55C40">
            <w:ins w:id="2613" w:author="D'souza, Nigel" w:date="2019-08-28T15:19:00Z">
              <w:r>
                <w:t>SOAP</w:t>
              </w:r>
            </w:ins>
            <w:del w:id="2614" w:author="D'souza, Nigel" w:date="2019-08-28T15:19:00Z">
              <w:r w:rsidDel="00EC444D">
                <w:delText>TBD</w:delText>
              </w:r>
            </w:del>
          </w:p>
        </w:tc>
        <w:tc>
          <w:tcPr>
            <w:tcW w:w="1080" w:type="dxa"/>
          </w:tcPr>
          <w:p w14:paraId="21F9054F" w14:textId="77777777" w:rsidR="00B55C40" w:rsidRDefault="00B55C40" w:rsidP="00B55C40">
            <w:ins w:id="2615" w:author="D'souza, Nigel" w:date="2019-08-28T15:19:00Z">
              <w:r>
                <w:t xml:space="preserve">HTTPS </w:t>
              </w:r>
            </w:ins>
            <w:del w:id="2616" w:author="D'souza, Nigel" w:date="2019-08-28T15:19:00Z">
              <w:r w:rsidDel="00EC444D">
                <w:delText>TBD</w:delText>
              </w:r>
            </w:del>
          </w:p>
        </w:tc>
        <w:tc>
          <w:tcPr>
            <w:tcW w:w="1328" w:type="dxa"/>
          </w:tcPr>
          <w:p w14:paraId="694D78B2" w14:textId="77777777" w:rsidR="00B55C40" w:rsidRDefault="00B55C40" w:rsidP="00B55C40">
            <w:ins w:id="2617" w:author="D'souza, Nigel" w:date="2019-08-28T15:19:00Z">
              <w:r>
                <w:t>EIP</w:t>
              </w:r>
            </w:ins>
            <w:del w:id="2618" w:author="D'souza, Nigel" w:date="2019-08-28T15:19:00Z">
              <w:r w:rsidDel="00EC444D">
                <w:delText>TBD</w:delText>
              </w:r>
            </w:del>
          </w:p>
        </w:tc>
        <w:tc>
          <w:tcPr>
            <w:tcW w:w="1406" w:type="dxa"/>
          </w:tcPr>
          <w:p w14:paraId="5C1C2C10" w14:textId="77777777" w:rsidR="00B55C40" w:rsidRDefault="00B55C40" w:rsidP="00B55C40">
            <w:ins w:id="2619" w:author="D'souza, Nigel" w:date="2019-08-28T15:19:00Z">
              <w:r>
                <w:t>TBD</w:t>
              </w:r>
            </w:ins>
            <w:del w:id="2620" w:author="D'souza, Nigel" w:date="2019-08-28T15:19:00Z">
              <w:r w:rsidDel="00EC444D">
                <w:delText>TBD</w:delText>
              </w:r>
            </w:del>
          </w:p>
        </w:tc>
        <w:tc>
          <w:tcPr>
            <w:tcW w:w="1028" w:type="dxa"/>
          </w:tcPr>
          <w:p w14:paraId="3FD35521" w14:textId="77777777" w:rsidR="00B55C40" w:rsidRDefault="00B55C40" w:rsidP="00B55C40">
            <w:ins w:id="2621" w:author="D'souza, Nigel" w:date="2019-08-28T15:19:00Z">
              <w:r>
                <w:t>No</w:t>
              </w:r>
            </w:ins>
            <w:del w:id="2622" w:author="D'souza, Nigel" w:date="2019-08-28T15:19:00Z">
              <w:r w:rsidDel="00EC444D">
                <w:delText>TBD</w:delText>
              </w:r>
            </w:del>
          </w:p>
        </w:tc>
      </w:tr>
      <w:tr w:rsidR="00B55C40" w14:paraId="69F35681" w14:textId="77777777" w:rsidTr="000158C0">
        <w:trPr>
          <w:trHeight w:val="559"/>
        </w:trPr>
        <w:tc>
          <w:tcPr>
            <w:tcW w:w="2160" w:type="dxa"/>
          </w:tcPr>
          <w:p w14:paraId="1FD650D3" w14:textId="77777777" w:rsidR="00B55C40" w:rsidRDefault="00B55C40" w:rsidP="00B55C40">
            <w:r>
              <w:t>Receive Trade Confirmation</w:t>
            </w:r>
          </w:p>
        </w:tc>
        <w:tc>
          <w:tcPr>
            <w:tcW w:w="1239" w:type="dxa"/>
          </w:tcPr>
          <w:p w14:paraId="7BE762CD" w14:textId="77777777" w:rsidR="00B55C40" w:rsidRDefault="00B55C40" w:rsidP="00B55C40">
            <w:r>
              <w:t>Reuters</w:t>
            </w:r>
          </w:p>
        </w:tc>
        <w:tc>
          <w:tcPr>
            <w:tcW w:w="1028" w:type="dxa"/>
          </w:tcPr>
          <w:p w14:paraId="76C63C7E" w14:textId="77777777" w:rsidR="00B55C40" w:rsidRDefault="00B55C40" w:rsidP="00B55C40">
            <w:ins w:id="2623" w:author="D'souza, Nigel" w:date="2019-08-28T15:19:00Z">
              <w:r>
                <w:t>SOAP</w:t>
              </w:r>
            </w:ins>
            <w:del w:id="2624" w:author="D'souza, Nigel" w:date="2019-08-28T15:19:00Z">
              <w:r w:rsidDel="00EC444D">
                <w:delText>TBD</w:delText>
              </w:r>
            </w:del>
          </w:p>
        </w:tc>
        <w:tc>
          <w:tcPr>
            <w:tcW w:w="1080" w:type="dxa"/>
          </w:tcPr>
          <w:p w14:paraId="2E0BAEE0" w14:textId="77777777" w:rsidR="00B55C40" w:rsidRDefault="00B55C40" w:rsidP="00B55C40">
            <w:ins w:id="2625" w:author="D'souza, Nigel" w:date="2019-08-28T15:19:00Z">
              <w:r>
                <w:t xml:space="preserve">HTTPS </w:t>
              </w:r>
            </w:ins>
            <w:del w:id="2626" w:author="D'souza, Nigel" w:date="2019-08-28T15:19:00Z">
              <w:r w:rsidDel="00EC444D">
                <w:delText>TBD</w:delText>
              </w:r>
            </w:del>
          </w:p>
        </w:tc>
        <w:tc>
          <w:tcPr>
            <w:tcW w:w="1328" w:type="dxa"/>
          </w:tcPr>
          <w:p w14:paraId="1140A005" w14:textId="77777777" w:rsidR="00B55C40" w:rsidRDefault="00B55C40" w:rsidP="00B55C40">
            <w:ins w:id="2627" w:author="D'souza, Nigel" w:date="2019-08-28T15:19:00Z">
              <w:r>
                <w:t>EIP</w:t>
              </w:r>
            </w:ins>
            <w:del w:id="2628" w:author="D'souza, Nigel" w:date="2019-08-28T15:19:00Z">
              <w:r w:rsidDel="00EC444D">
                <w:delText>TBD</w:delText>
              </w:r>
            </w:del>
          </w:p>
        </w:tc>
        <w:tc>
          <w:tcPr>
            <w:tcW w:w="1406" w:type="dxa"/>
          </w:tcPr>
          <w:p w14:paraId="77478EB8" w14:textId="77777777" w:rsidR="00B55C40" w:rsidRDefault="00B55C40" w:rsidP="00B55C40">
            <w:ins w:id="2629" w:author="D'souza, Nigel" w:date="2019-08-28T15:19:00Z">
              <w:r>
                <w:t>TBD</w:t>
              </w:r>
            </w:ins>
            <w:del w:id="2630" w:author="D'souza, Nigel" w:date="2019-08-28T15:19:00Z">
              <w:r w:rsidDel="00EC444D">
                <w:delText>TBD</w:delText>
              </w:r>
            </w:del>
          </w:p>
        </w:tc>
        <w:tc>
          <w:tcPr>
            <w:tcW w:w="1028" w:type="dxa"/>
          </w:tcPr>
          <w:p w14:paraId="0F3B1DCF" w14:textId="77777777" w:rsidR="00B55C40" w:rsidRDefault="00B55C40" w:rsidP="00B55C40">
            <w:ins w:id="2631" w:author="D'souza, Nigel" w:date="2019-08-28T15:19:00Z">
              <w:r>
                <w:t>No</w:t>
              </w:r>
            </w:ins>
            <w:del w:id="2632" w:author="D'souza, Nigel" w:date="2019-08-28T15:19:00Z">
              <w:r w:rsidDel="00EC444D">
                <w:delText>TBD</w:delText>
              </w:r>
            </w:del>
          </w:p>
        </w:tc>
      </w:tr>
    </w:tbl>
    <w:p w14:paraId="374A7791" w14:textId="77777777" w:rsidR="000158C0" w:rsidRPr="008D68A8" w:rsidRDefault="000158C0" w:rsidP="00583888">
      <w:pPr>
        <w:pStyle w:val="Heading2"/>
        <w:numPr>
          <w:ilvl w:val="2"/>
          <w:numId w:val="2"/>
        </w:numPr>
        <w:rPr>
          <w:szCs w:val="20"/>
        </w:rPr>
      </w:pPr>
      <w:bookmarkStart w:id="2633" w:name="_Toc28956293"/>
      <w:r w:rsidRPr="008D68A8">
        <w:rPr>
          <w:szCs w:val="20"/>
        </w:rPr>
        <w:t>Validate Contract</w:t>
      </w:r>
      <w:bookmarkEnd w:id="2633"/>
      <w:r w:rsidR="003A7A44" w:rsidRPr="008D68A8">
        <w:rPr>
          <w:szCs w:val="20"/>
        </w:rPr>
        <w:t xml:space="preserve"> </w:t>
      </w:r>
    </w:p>
    <w:p w14:paraId="3ED9D450" w14:textId="77777777" w:rsidR="000158C0" w:rsidRDefault="000158C0" w:rsidP="000158C0">
      <w:pPr>
        <w:pStyle w:val="NormalIndent"/>
        <w:ind w:left="0"/>
      </w:pPr>
    </w:p>
    <w:p w14:paraId="45B2C459" w14:textId="77777777" w:rsidR="000158C0" w:rsidRDefault="003A7A44" w:rsidP="000158C0">
      <w:pPr>
        <w:pStyle w:val="NormalIndent"/>
        <w:ind w:left="0"/>
        <w:rPr>
          <w:ins w:id="2634" w:author="D'souza, Nigel" w:date="2019-10-11T12:14:00Z"/>
        </w:rPr>
      </w:pPr>
      <w:r>
        <w:t>Validate a manually entered FX contract to be associated to a given cross-currency payment.</w:t>
      </w:r>
    </w:p>
    <w:p w14:paraId="76236884" w14:textId="77777777" w:rsidR="003E73EC" w:rsidRDefault="003E73EC" w:rsidP="000158C0">
      <w:pPr>
        <w:pStyle w:val="NormalIndent"/>
        <w:ind w:left="0"/>
      </w:pPr>
      <w:ins w:id="2635" w:author="D'souza, Nigel" w:date="2019-10-11T12:14:00Z">
        <w:r w:rsidRPr="003E73EC">
          <w:rPr>
            <w:highlight w:val="yellow"/>
            <w:rPrChange w:id="2636" w:author="D'souza, Nigel" w:date="2019-10-11T12:15:00Z">
              <w:rPr/>
            </w:rPrChange>
          </w:rPr>
          <w:t xml:space="preserve">TBD – NEED TAR for changing the Validate contract logic to retrieve the rate based on the </w:t>
        </w:r>
        <w:commentRangeStart w:id="2637"/>
        <w:r w:rsidRPr="003E73EC">
          <w:rPr>
            <w:highlight w:val="yellow"/>
            <w:rPrChange w:id="2638" w:author="D'souza, Nigel" w:date="2019-10-11T12:15:00Z">
              <w:rPr/>
            </w:rPrChange>
          </w:rPr>
          <w:t xml:space="preserve">Contract </w:t>
        </w:r>
      </w:ins>
      <w:commentRangeEnd w:id="2637"/>
      <w:r w:rsidR="00757D68">
        <w:rPr>
          <w:rStyle w:val="CommentReference"/>
          <w:lang w:val="en-GB"/>
        </w:rPr>
        <w:commentReference w:id="2637"/>
      </w:r>
      <w:ins w:id="2639" w:author="D'souza, Nigel" w:date="2019-10-11T12:14:00Z">
        <w:r w:rsidRPr="003E73EC">
          <w:rPr>
            <w:highlight w:val="yellow"/>
            <w:rPrChange w:id="2640" w:author="D'souza, Nigel" w:date="2019-10-11T12:15:00Z">
              <w:rPr/>
            </w:rPrChange>
          </w:rPr>
          <w:t>ID</w:t>
        </w:r>
      </w:ins>
    </w:p>
    <w:p w14:paraId="476D7628" w14:textId="77777777" w:rsidR="000158C0" w:rsidRDefault="000158C0" w:rsidP="000158C0">
      <w:pPr>
        <w:pStyle w:val="NormalIndent"/>
        <w:ind w:left="0"/>
      </w:pPr>
    </w:p>
    <w:tbl>
      <w:tblPr>
        <w:tblStyle w:val="TableGrid"/>
        <w:tblW w:w="0" w:type="auto"/>
        <w:tblInd w:w="108" w:type="dxa"/>
        <w:tblLook w:val="04A0" w:firstRow="1" w:lastRow="0" w:firstColumn="1" w:lastColumn="0" w:noHBand="0" w:noVBand="1"/>
      </w:tblPr>
      <w:tblGrid>
        <w:gridCol w:w="2160"/>
        <w:gridCol w:w="1239"/>
        <w:gridCol w:w="1172"/>
        <w:gridCol w:w="1080"/>
        <w:gridCol w:w="1328"/>
        <w:gridCol w:w="1406"/>
        <w:gridCol w:w="1028"/>
      </w:tblGrid>
      <w:tr w:rsidR="000158C0" w14:paraId="3B96717A" w14:textId="77777777" w:rsidTr="000158C0">
        <w:tc>
          <w:tcPr>
            <w:tcW w:w="2160" w:type="dxa"/>
            <w:shd w:val="clear" w:color="auto" w:fill="8DB3E2" w:themeFill="text2" w:themeFillTint="66"/>
          </w:tcPr>
          <w:p w14:paraId="4D5AAD14" w14:textId="77777777" w:rsidR="000158C0" w:rsidRPr="00962297" w:rsidRDefault="000158C0" w:rsidP="000158C0">
            <w:r w:rsidRPr="00962297">
              <w:t>Business Purpose</w:t>
            </w:r>
          </w:p>
        </w:tc>
        <w:tc>
          <w:tcPr>
            <w:tcW w:w="1239" w:type="dxa"/>
            <w:shd w:val="clear" w:color="auto" w:fill="8DB3E2" w:themeFill="text2" w:themeFillTint="66"/>
          </w:tcPr>
          <w:p w14:paraId="2AAEBC39" w14:textId="77777777" w:rsidR="000158C0" w:rsidRPr="00962297" w:rsidRDefault="000158C0" w:rsidP="000158C0">
            <w:r w:rsidRPr="00962297">
              <w:t>Interface System</w:t>
            </w:r>
          </w:p>
        </w:tc>
        <w:tc>
          <w:tcPr>
            <w:tcW w:w="1028" w:type="dxa"/>
            <w:shd w:val="clear" w:color="auto" w:fill="8DB3E2" w:themeFill="text2" w:themeFillTint="66"/>
          </w:tcPr>
          <w:p w14:paraId="0C779606" w14:textId="77777777" w:rsidR="000158C0" w:rsidRPr="00962297" w:rsidRDefault="000158C0" w:rsidP="000158C0">
            <w:r w:rsidRPr="00962297">
              <w:t>Message Format</w:t>
            </w:r>
          </w:p>
        </w:tc>
        <w:tc>
          <w:tcPr>
            <w:tcW w:w="1080" w:type="dxa"/>
            <w:shd w:val="clear" w:color="auto" w:fill="8DB3E2" w:themeFill="text2" w:themeFillTint="66"/>
          </w:tcPr>
          <w:p w14:paraId="62C32A50" w14:textId="77777777" w:rsidR="000158C0" w:rsidRPr="00962297" w:rsidRDefault="000158C0" w:rsidP="000158C0">
            <w:r w:rsidRPr="00962297">
              <w:t>Transport</w:t>
            </w:r>
          </w:p>
        </w:tc>
        <w:tc>
          <w:tcPr>
            <w:tcW w:w="1328" w:type="dxa"/>
            <w:shd w:val="clear" w:color="auto" w:fill="8DB3E2" w:themeFill="text2" w:themeFillTint="66"/>
          </w:tcPr>
          <w:p w14:paraId="743B1980" w14:textId="77777777" w:rsidR="000158C0" w:rsidRPr="00962297" w:rsidRDefault="000158C0" w:rsidP="000158C0">
            <w:r w:rsidRPr="00962297">
              <w:t xml:space="preserve">Intermediary </w:t>
            </w:r>
          </w:p>
        </w:tc>
        <w:tc>
          <w:tcPr>
            <w:tcW w:w="1406" w:type="dxa"/>
            <w:shd w:val="clear" w:color="auto" w:fill="8DB3E2" w:themeFill="text2" w:themeFillTint="66"/>
          </w:tcPr>
          <w:p w14:paraId="1A4E268F" w14:textId="77777777" w:rsidR="000158C0" w:rsidRPr="00962297" w:rsidRDefault="000158C0" w:rsidP="000158C0">
            <w:r w:rsidRPr="00962297">
              <w:t>IDT Configuration Required</w:t>
            </w:r>
          </w:p>
        </w:tc>
        <w:tc>
          <w:tcPr>
            <w:tcW w:w="1028" w:type="dxa"/>
            <w:shd w:val="clear" w:color="auto" w:fill="8DB3E2" w:themeFill="text2" w:themeFillTint="66"/>
          </w:tcPr>
          <w:p w14:paraId="4329F485" w14:textId="77777777" w:rsidR="000158C0" w:rsidRPr="00962297" w:rsidRDefault="000158C0" w:rsidP="000158C0">
            <w:r w:rsidRPr="00962297">
              <w:t>HLD Required</w:t>
            </w:r>
          </w:p>
        </w:tc>
      </w:tr>
      <w:tr w:rsidR="00B55C40" w14:paraId="7B714F85" w14:textId="77777777" w:rsidTr="000158C0">
        <w:tc>
          <w:tcPr>
            <w:tcW w:w="2160" w:type="dxa"/>
          </w:tcPr>
          <w:p w14:paraId="158C2306" w14:textId="77777777" w:rsidR="00B55C40" w:rsidRDefault="00B55C40" w:rsidP="00B55C40">
            <w:r>
              <w:t>Validate an FX Contract ID and Rate</w:t>
            </w:r>
          </w:p>
        </w:tc>
        <w:tc>
          <w:tcPr>
            <w:tcW w:w="1239" w:type="dxa"/>
          </w:tcPr>
          <w:p w14:paraId="3C285E85" w14:textId="77777777" w:rsidR="00B55C40" w:rsidRDefault="00B55C40" w:rsidP="00B55C40">
            <w:del w:id="2641" w:author="D'souza, Nigel" w:date="2019-10-11T12:14:00Z">
              <w:r w:rsidDel="003E73EC">
                <w:delText>TBD</w:delText>
              </w:r>
            </w:del>
            <w:ins w:id="2642" w:author="D'souza, Nigel" w:date="2019-10-11T12:14:00Z">
              <w:r w:rsidR="003E73EC">
                <w:t>CMB</w:t>
              </w:r>
            </w:ins>
          </w:p>
        </w:tc>
        <w:tc>
          <w:tcPr>
            <w:tcW w:w="1028" w:type="dxa"/>
          </w:tcPr>
          <w:p w14:paraId="73BED6C6" w14:textId="77777777" w:rsidR="00B55C40" w:rsidRDefault="00B55C40" w:rsidP="00B55C40">
            <w:ins w:id="2643" w:author="D'souza, Nigel" w:date="2019-08-28T15:19:00Z">
              <w:r>
                <w:t>SOAP</w:t>
              </w:r>
            </w:ins>
            <w:del w:id="2644" w:author="D'souza, Nigel" w:date="2019-08-28T15:19:00Z">
              <w:r w:rsidDel="009A769A">
                <w:delText>TBD</w:delText>
              </w:r>
            </w:del>
          </w:p>
        </w:tc>
        <w:tc>
          <w:tcPr>
            <w:tcW w:w="1080" w:type="dxa"/>
          </w:tcPr>
          <w:p w14:paraId="7B426E8D" w14:textId="77777777" w:rsidR="00B55C40" w:rsidRDefault="00B55C40" w:rsidP="00B55C40">
            <w:ins w:id="2645" w:author="D'souza, Nigel" w:date="2019-08-28T15:19:00Z">
              <w:r>
                <w:t xml:space="preserve">HTTPS </w:t>
              </w:r>
            </w:ins>
            <w:del w:id="2646" w:author="D'souza, Nigel" w:date="2019-08-28T15:19:00Z">
              <w:r w:rsidDel="009A769A">
                <w:delText>TBD</w:delText>
              </w:r>
            </w:del>
          </w:p>
        </w:tc>
        <w:tc>
          <w:tcPr>
            <w:tcW w:w="1328" w:type="dxa"/>
          </w:tcPr>
          <w:p w14:paraId="3E98048B" w14:textId="77777777" w:rsidR="00B55C40" w:rsidRDefault="00B55C40" w:rsidP="00B55C40">
            <w:ins w:id="2647" w:author="D'souza, Nigel" w:date="2019-08-28T15:19:00Z">
              <w:r>
                <w:t>EIP</w:t>
              </w:r>
            </w:ins>
            <w:del w:id="2648" w:author="D'souza, Nigel" w:date="2019-08-28T15:19:00Z">
              <w:r w:rsidDel="009A769A">
                <w:delText>TBD</w:delText>
              </w:r>
            </w:del>
          </w:p>
        </w:tc>
        <w:tc>
          <w:tcPr>
            <w:tcW w:w="1406" w:type="dxa"/>
          </w:tcPr>
          <w:p w14:paraId="68F322EF" w14:textId="77777777" w:rsidR="00B55C40" w:rsidRDefault="00B55C40" w:rsidP="00B55C40">
            <w:ins w:id="2649" w:author="D'souza, Nigel" w:date="2019-08-28T15:19:00Z">
              <w:r>
                <w:t>TBD</w:t>
              </w:r>
            </w:ins>
            <w:del w:id="2650" w:author="D'souza, Nigel" w:date="2019-08-28T15:19:00Z">
              <w:r w:rsidDel="009A769A">
                <w:delText>TBD</w:delText>
              </w:r>
            </w:del>
          </w:p>
        </w:tc>
        <w:tc>
          <w:tcPr>
            <w:tcW w:w="1028" w:type="dxa"/>
          </w:tcPr>
          <w:p w14:paraId="52900DE1" w14:textId="77777777" w:rsidR="00B55C40" w:rsidRDefault="00B55C40" w:rsidP="00B55C40">
            <w:ins w:id="2651" w:author="D'souza, Nigel" w:date="2019-08-28T15:19:00Z">
              <w:r>
                <w:t>No</w:t>
              </w:r>
            </w:ins>
            <w:del w:id="2652" w:author="D'souza, Nigel" w:date="2019-08-28T15:19:00Z">
              <w:r w:rsidDel="009A769A">
                <w:delText>TBD</w:delText>
              </w:r>
            </w:del>
          </w:p>
        </w:tc>
      </w:tr>
      <w:tr w:rsidR="00B55C40" w14:paraId="070FC699" w14:textId="77777777" w:rsidTr="000158C0">
        <w:trPr>
          <w:trHeight w:val="559"/>
        </w:trPr>
        <w:tc>
          <w:tcPr>
            <w:tcW w:w="2160" w:type="dxa"/>
          </w:tcPr>
          <w:p w14:paraId="450498E7" w14:textId="77777777" w:rsidR="00B55C40" w:rsidRDefault="00B55C40" w:rsidP="00B55C40">
            <w:r>
              <w:t>Receive Validation Message</w:t>
            </w:r>
          </w:p>
        </w:tc>
        <w:tc>
          <w:tcPr>
            <w:tcW w:w="1239" w:type="dxa"/>
          </w:tcPr>
          <w:p w14:paraId="5C6AABDC" w14:textId="77777777" w:rsidR="00B55C40" w:rsidRDefault="00B55C40" w:rsidP="00B55C40">
            <w:del w:id="2653" w:author="D'souza, Nigel" w:date="2019-10-11T12:14:00Z">
              <w:r w:rsidDel="003E73EC">
                <w:delText>TBD</w:delText>
              </w:r>
            </w:del>
            <w:ins w:id="2654" w:author="D'souza, Nigel" w:date="2019-10-11T12:14:00Z">
              <w:r w:rsidR="003E73EC">
                <w:t>CMB</w:t>
              </w:r>
            </w:ins>
          </w:p>
        </w:tc>
        <w:tc>
          <w:tcPr>
            <w:tcW w:w="1028" w:type="dxa"/>
          </w:tcPr>
          <w:p w14:paraId="034FFDE1" w14:textId="77777777" w:rsidR="00B55C40" w:rsidRDefault="00B55C40" w:rsidP="00B55C40">
            <w:ins w:id="2655" w:author="D'souza, Nigel" w:date="2019-08-28T15:19:00Z">
              <w:r>
                <w:t>SOAP</w:t>
              </w:r>
            </w:ins>
            <w:del w:id="2656" w:author="D'souza, Nigel" w:date="2019-08-28T15:19:00Z">
              <w:r w:rsidDel="009A769A">
                <w:delText>TBD</w:delText>
              </w:r>
            </w:del>
          </w:p>
        </w:tc>
        <w:tc>
          <w:tcPr>
            <w:tcW w:w="1080" w:type="dxa"/>
          </w:tcPr>
          <w:p w14:paraId="2ECB43E2" w14:textId="77777777" w:rsidR="00B55C40" w:rsidRDefault="00B55C40" w:rsidP="00B55C40">
            <w:ins w:id="2657" w:author="D'souza, Nigel" w:date="2019-08-28T15:19:00Z">
              <w:r>
                <w:t xml:space="preserve">HTTPS </w:t>
              </w:r>
            </w:ins>
            <w:del w:id="2658" w:author="D'souza, Nigel" w:date="2019-08-28T15:19:00Z">
              <w:r w:rsidDel="009A769A">
                <w:delText>TBD</w:delText>
              </w:r>
            </w:del>
          </w:p>
        </w:tc>
        <w:tc>
          <w:tcPr>
            <w:tcW w:w="1328" w:type="dxa"/>
          </w:tcPr>
          <w:p w14:paraId="46F7EFD9" w14:textId="77777777" w:rsidR="00B55C40" w:rsidRDefault="00B55C40" w:rsidP="00B55C40">
            <w:ins w:id="2659" w:author="D'souza, Nigel" w:date="2019-08-28T15:19:00Z">
              <w:r>
                <w:t>EIP</w:t>
              </w:r>
            </w:ins>
            <w:del w:id="2660" w:author="D'souza, Nigel" w:date="2019-08-28T15:19:00Z">
              <w:r w:rsidDel="009A769A">
                <w:delText>TBD</w:delText>
              </w:r>
            </w:del>
          </w:p>
        </w:tc>
        <w:tc>
          <w:tcPr>
            <w:tcW w:w="1406" w:type="dxa"/>
          </w:tcPr>
          <w:p w14:paraId="30B931E6" w14:textId="77777777" w:rsidR="00B55C40" w:rsidRDefault="00B55C40" w:rsidP="00B55C40">
            <w:ins w:id="2661" w:author="D'souza, Nigel" w:date="2019-08-28T15:19:00Z">
              <w:r>
                <w:t>TBD</w:t>
              </w:r>
            </w:ins>
            <w:del w:id="2662" w:author="D'souza, Nigel" w:date="2019-08-28T15:19:00Z">
              <w:r w:rsidDel="009A769A">
                <w:delText>TBD</w:delText>
              </w:r>
            </w:del>
          </w:p>
        </w:tc>
        <w:tc>
          <w:tcPr>
            <w:tcW w:w="1028" w:type="dxa"/>
          </w:tcPr>
          <w:p w14:paraId="4BBC04C5" w14:textId="77777777" w:rsidR="00B55C40" w:rsidRDefault="00B55C40" w:rsidP="00B55C40">
            <w:ins w:id="2663" w:author="D'souza, Nigel" w:date="2019-08-28T15:19:00Z">
              <w:r>
                <w:t>No</w:t>
              </w:r>
            </w:ins>
            <w:del w:id="2664" w:author="D'souza, Nigel" w:date="2019-08-28T15:19:00Z">
              <w:r w:rsidDel="009A769A">
                <w:delText>TBD</w:delText>
              </w:r>
            </w:del>
          </w:p>
        </w:tc>
      </w:tr>
    </w:tbl>
    <w:p w14:paraId="03428492" w14:textId="77777777" w:rsidR="00A27B6A" w:rsidRPr="00792A68" w:rsidRDefault="00A27B6A" w:rsidP="00792A68">
      <w:pPr>
        <w:rPr>
          <w:color w:val="FF0000"/>
        </w:rPr>
      </w:pPr>
    </w:p>
    <w:p w14:paraId="29E4963A" w14:textId="77777777" w:rsidR="00FE5B3A" w:rsidRDefault="00FE5B3A">
      <w:pPr>
        <w:rPr>
          <w:rFonts w:ascii="Arial Narrow" w:hAnsi="Arial Narrow" w:cs="Arial"/>
          <w:b/>
          <w:bCs/>
          <w:color w:val="336999"/>
          <w:sz w:val="28"/>
          <w:szCs w:val="20"/>
        </w:rPr>
      </w:pPr>
      <w:r>
        <w:rPr>
          <w:szCs w:val="20"/>
        </w:rPr>
        <w:br w:type="page"/>
      </w:r>
    </w:p>
    <w:p w14:paraId="416409F6" w14:textId="77777777" w:rsidR="003A7A44" w:rsidRPr="008D68A8" w:rsidDel="00AA1F11" w:rsidRDefault="003A7A44" w:rsidP="00583888">
      <w:pPr>
        <w:pStyle w:val="Heading2"/>
        <w:numPr>
          <w:ilvl w:val="2"/>
          <w:numId w:val="2"/>
        </w:numPr>
        <w:rPr>
          <w:del w:id="2665" w:author="D'souza, Nigel" w:date="2019-10-11T12:49:00Z"/>
          <w:szCs w:val="20"/>
        </w:rPr>
      </w:pPr>
      <w:del w:id="2666" w:author="D'souza, Nigel" w:date="2019-10-11T12:16:00Z">
        <w:r w:rsidRPr="008D68A8" w:rsidDel="004E4A42">
          <w:rPr>
            <w:szCs w:val="20"/>
          </w:rPr>
          <w:lastRenderedPageBreak/>
          <w:delText>Set Customer Setup and Entitlements</w:delText>
        </w:r>
        <w:r w:rsidR="003A229F" w:rsidDel="004E4A42">
          <w:rPr>
            <w:szCs w:val="20"/>
          </w:rPr>
          <w:delText xml:space="preserve"> </w:delText>
        </w:r>
      </w:del>
      <w:bookmarkStart w:id="2667" w:name="_Toc28956037"/>
      <w:bookmarkStart w:id="2668" w:name="_Toc28956294"/>
      <w:bookmarkEnd w:id="2667"/>
      <w:bookmarkEnd w:id="2668"/>
    </w:p>
    <w:p w14:paraId="35DEF982" w14:textId="77777777" w:rsidR="003A7A44" w:rsidDel="00AA1F11" w:rsidRDefault="003A7A44" w:rsidP="003A7A44">
      <w:pPr>
        <w:pStyle w:val="NormalIndent"/>
        <w:ind w:left="0"/>
        <w:rPr>
          <w:del w:id="2669" w:author="D'souza, Nigel" w:date="2019-10-11T12:49:00Z"/>
        </w:rPr>
      </w:pPr>
      <w:bookmarkStart w:id="2670" w:name="_Toc28956038"/>
      <w:bookmarkStart w:id="2671" w:name="_Toc28956295"/>
      <w:bookmarkEnd w:id="2670"/>
      <w:bookmarkEnd w:id="2671"/>
    </w:p>
    <w:p w14:paraId="4616D395" w14:textId="77777777" w:rsidR="004E4A42" w:rsidDel="00AA1F11" w:rsidRDefault="0076293C" w:rsidP="003A7A44">
      <w:pPr>
        <w:pStyle w:val="NormalIndent"/>
        <w:ind w:left="0"/>
        <w:rPr>
          <w:del w:id="2672" w:author="D'souza, Nigel" w:date="2019-10-11T12:49:00Z"/>
        </w:rPr>
      </w:pPr>
      <w:del w:id="2673" w:author="D'souza, Nigel" w:date="2019-10-11T12:41:00Z">
        <w:r w:rsidDel="00EB1470">
          <w:delText>S</w:delText>
        </w:r>
      </w:del>
      <w:del w:id="2674" w:author="D'souza, Nigel" w:date="2019-10-11T12:21:00Z">
        <w:r w:rsidDel="007F5CF0">
          <w:delText>et up customer properties and entitlements from another application.</w:delText>
        </w:r>
      </w:del>
      <w:bookmarkStart w:id="2675" w:name="_Toc28956039"/>
      <w:bookmarkStart w:id="2676" w:name="_Toc28956296"/>
      <w:bookmarkEnd w:id="2675"/>
      <w:bookmarkEnd w:id="2676"/>
    </w:p>
    <w:p w14:paraId="74BFCF6C" w14:textId="77777777" w:rsidR="003A7A44" w:rsidDel="004E4A42" w:rsidRDefault="003A7A44" w:rsidP="003A7A44">
      <w:pPr>
        <w:pStyle w:val="NormalIndent"/>
        <w:ind w:left="0"/>
        <w:rPr>
          <w:del w:id="2677" w:author="D'souza, Nigel" w:date="2019-10-11T12:16:00Z"/>
        </w:rPr>
      </w:pPr>
      <w:bookmarkStart w:id="2678" w:name="_Toc21689694"/>
      <w:bookmarkStart w:id="2679" w:name="_Toc28956040"/>
      <w:bookmarkStart w:id="2680" w:name="_Toc28956297"/>
      <w:bookmarkEnd w:id="2678"/>
      <w:bookmarkEnd w:id="2679"/>
      <w:bookmarkEnd w:id="2680"/>
    </w:p>
    <w:tbl>
      <w:tblPr>
        <w:tblStyle w:val="TableGrid"/>
        <w:tblW w:w="0" w:type="auto"/>
        <w:tblInd w:w="108" w:type="dxa"/>
        <w:tblLook w:val="04A0" w:firstRow="1" w:lastRow="0" w:firstColumn="1" w:lastColumn="0" w:noHBand="0" w:noVBand="1"/>
      </w:tblPr>
      <w:tblGrid>
        <w:gridCol w:w="2160"/>
        <w:gridCol w:w="1239"/>
        <w:gridCol w:w="1028"/>
        <w:gridCol w:w="1080"/>
        <w:gridCol w:w="1328"/>
        <w:gridCol w:w="1406"/>
        <w:gridCol w:w="1028"/>
      </w:tblGrid>
      <w:tr w:rsidR="003A7A44" w:rsidDel="004E4A42" w14:paraId="0CC5A1A2" w14:textId="77777777" w:rsidTr="0076293C">
        <w:trPr>
          <w:del w:id="2681" w:author="D'souza, Nigel" w:date="2019-10-11T12:16:00Z"/>
        </w:trPr>
        <w:tc>
          <w:tcPr>
            <w:tcW w:w="2160" w:type="dxa"/>
            <w:shd w:val="clear" w:color="auto" w:fill="8DB3E2" w:themeFill="text2" w:themeFillTint="66"/>
          </w:tcPr>
          <w:p w14:paraId="7D854955" w14:textId="77777777" w:rsidR="003A7A44" w:rsidRPr="00962297" w:rsidDel="004E4A42" w:rsidRDefault="003A7A44" w:rsidP="0076293C">
            <w:pPr>
              <w:rPr>
                <w:del w:id="2682" w:author="D'souza, Nigel" w:date="2019-10-11T12:16:00Z"/>
              </w:rPr>
            </w:pPr>
            <w:del w:id="2683" w:author="D'souza, Nigel" w:date="2019-10-11T12:16:00Z">
              <w:r w:rsidRPr="00962297" w:rsidDel="004E4A42">
                <w:delText>Business Purpose</w:delText>
              </w:r>
              <w:bookmarkStart w:id="2684" w:name="_Toc21689695"/>
              <w:bookmarkStart w:id="2685" w:name="_Toc28956041"/>
              <w:bookmarkStart w:id="2686" w:name="_Toc28956298"/>
              <w:bookmarkEnd w:id="2684"/>
              <w:bookmarkEnd w:id="2685"/>
              <w:bookmarkEnd w:id="2686"/>
            </w:del>
          </w:p>
        </w:tc>
        <w:tc>
          <w:tcPr>
            <w:tcW w:w="1239" w:type="dxa"/>
            <w:shd w:val="clear" w:color="auto" w:fill="8DB3E2" w:themeFill="text2" w:themeFillTint="66"/>
          </w:tcPr>
          <w:p w14:paraId="7D5B3FAE" w14:textId="77777777" w:rsidR="003A7A44" w:rsidRPr="00962297" w:rsidDel="004E4A42" w:rsidRDefault="003A7A44" w:rsidP="0076293C">
            <w:pPr>
              <w:rPr>
                <w:del w:id="2687" w:author="D'souza, Nigel" w:date="2019-10-11T12:16:00Z"/>
              </w:rPr>
            </w:pPr>
            <w:del w:id="2688" w:author="D'souza, Nigel" w:date="2019-10-11T12:16:00Z">
              <w:r w:rsidRPr="00962297" w:rsidDel="004E4A42">
                <w:delText>Interface System</w:delText>
              </w:r>
              <w:bookmarkStart w:id="2689" w:name="_Toc21689696"/>
              <w:bookmarkStart w:id="2690" w:name="_Toc28956042"/>
              <w:bookmarkStart w:id="2691" w:name="_Toc28956299"/>
              <w:bookmarkEnd w:id="2689"/>
              <w:bookmarkEnd w:id="2690"/>
              <w:bookmarkEnd w:id="2691"/>
            </w:del>
          </w:p>
        </w:tc>
        <w:tc>
          <w:tcPr>
            <w:tcW w:w="1028" w:type="dxa"/>
            <w:shd w:val="clear" w:color="auto" w:fill="8DB3E2" w:themeFill="text2" w:themeFillTint="66"/>
          </w:tcPr>
          <w:p w14:paraId="30A6F584" w14:textId="77777777" w:rsidR="003A7A44" w:rsidRPr="00962297" w:rsidDel="004E4A42" w:rsidRDefault="003A7A44" w:rsidP="0076293C">
            <w:pPr>
              <w:rPr>
                <w:del w:id="2692" w:author="D'souza, Nigel" w:date="2019-10-11T12:16:00Z"/>
              </w:rPr>
            </w:pPr>
            <w:del w:id="2693" w:author="D'souza, Nigel" w:date="2019-10-11T12:16:00Z">
              <w:r w:rsidRPr="00962297" w:rsidDel="004E4A42">
                <w:delText>Message Format</w:delText>
              </w:r>
              <w:bookmarkStart w:id="2694" w:name="_Toc21689697"/>
              <w:bookmarkStart w:id="2695" w:name="_Toc28956043"/>
              <w:bookmarkStart w:id="2696" w:name="_Toc28956300"/>
              <w:bookmarkEnd w:id="2694"/>
              <w:bookmarkEnd w:id="2695"/>
              <w:bookmarkEnd w:id="2696"/>
            </w:del>
          </w:p>
        </w:tc>
        <w:tc>
          <w:tcPr>
            <w:tcW w:w="1080" w:type="dxa"/>
            <w:shd w:val="clear" w:color="auto" w:fill="8DB3E2" w:themeFill="text2" w:themeFillTint="66"/>
          </w:tcPr>
          <w:p w14:paraId="102593CF" w14:textId="77777777" w:rsidR="003A7A44" w:rsidRPr="00962297" w:rsidDel="004E4A42" w:rsidRDefault="003A7A44" w:rsidP="0076293C">
            <w:pPr>
              <w:rPr>
                <w:del w:id="2697" w:author="D'souza, Nigel" w:date="2019-10-11T12:16:00Z"/>
              </w:rPr>
            </w:pPr>
            <w:del w:id="2698" w:author="D'souza, Nigel" w:date="2019-10-11T12:16:00Z">
              <w:r w:rsidRPr="00962297" w:rsidDel="004E4A42">
                <w:delText>Transport</w:delText>
              </w:r>
              <w:bookmarkStart w:id="2699" w:name="_Toc21689698"/>
              <w:bookmarkStart w:id="2700" w:name="_Toc28956044"/>
              <w:bookmarkStart w:id="2701" w:name="_Toc28956301"/>
              <w:bookmarkEnd w:id="2699"/>
              <w:bookmarkEnd w:id="2700"/>
              <w:bookmarkEnd w:id="2701"/>
            </w:del>
          </w:p>
        </w:tc>
        <w:tc>
          <w:tcPr>
            <w:tcW w:w="1328" w:type="dxa"/>
            <w:shd w:val="clear" w:color="auto" w:fill="8DB3E2" w:themeFill="text2" w:themeFillTint="66"/>
          </w:tcPr>
          <w:p w14:paraId="0CA43149" w14:textId="77777777" w:rsidR="003A7A44" w:rsidRPr="00962297" w:rsidDel="004E4A42" w:rsidRDefault="003A7A44" w:rsidP="0076293C">
            <w:pPr>
              <w:rPr>
                <w:del w:id="2702" w:author="D'souza, Nigel" w:date="2019-10-11T12:16:00Z"/>
              </w:rPr>
            </w:pPr>
            <w:del w:id="2703" w:author="D'souza, Nigel" w:date="2019-10-11T12:16:00Z">
              <w:r w:rsidRPr="00962297" w:rsidDel="004E4A42">
                <w:delText xml:space="preserve">Intermediary </w:delText>
              </w:r>
              <w:bookmarkStart w:id="2704" w:name="_Toc21689699"/>
              <w:bookmarkStart w:id="2705" w:name="_Toc28956045"/>
              <w:bookmarkStart w:id="2706" w:name="_Toc28956302"/>
              <w:bookmarkEnd w:id="2704"/>
              <w:bookmarkEnd w:id="2705"/>
              <w:bookmarkEnd w:id="2706"/>
            </w:del>
          </w:p>
        </w:tc>
        <w:tc>
          <w:tcPr>
            <w:tcW w:w="1406" w:type="dxa"/>
            <w:shd w:val="clear" w:color="auto" w:fill="8DB3E2" w:themeFill="text2" w:themeFillTint="66"/>
          </w:tcPr>
          <w:p w14:paraId="12038322" w14:textId="77777777" w:rsidR="003A7A44" w:rsidRPr="00962297" w:rsidDel="004E4A42" w:rsidRDefault="003A7A44" w:rsidP="0076293C">
            <w:pPr>
              <w:rPr>
                <w:del w:id="2707" w:author="D'souza, Nigel" w:date="2019-10-11T12:16:00Z"/>
              </w:rPr>
            </w:pPr>
            <w:del w:id="2708" w:author="D'souza, Nigel" w:date="2019-10-11T12:16:00Z">
              <w:r w:rsidRPr="00962297" w:rsidDel="004E4A42">
                <w:delText>IDT Configuration Required</w:delText>
              </w:r>
              <w:bookmarkStart w:id="2709" w:name="_Toc21689700"/>
              <w:bookmarkStart w:id="2710" w:name="_Toc28956046"/>
              <w:bookmarkStart w:id="2711" w:name="_Toc28956303"/>
              <w:bookmarkEnd w:id="2709"/>
              <w:bookmarkEnd w:id="2710"/>
              <w:bookmarkEnd w:id="2711"/>
            </w:del>
          </w:p>
        </w:tc>
        <w:tc>
          <w:tcPr>
            <w:tcW w:w="1028" w:type="dxa"/>
            <w:shd w:val="clear" w:color="auto" w:fill="8DB3E2" w:themeFill="text2" w:themeFillTint="66"/>
          </w:tcPr>
          <w:p w14:paraId="2BCA5903" w14:textId="77777777" w:rsidR="003A7A44" w:rsidRPr="00962297" w:rsidDel="004E4A42" w:rsidRDefault="003A7A44" w:rsidP="0076293C">
            <w:pPr>
              <w:rPr>
                <w:del w:id="2712" w:author="D'souza, Nigel" w:date="2019-10-11T12:16:00Z"/>
              </w:rPr>
            </w:pPr>
            <w:del w:id="2713" w:author="D'souza, Nigel" w:date="2019-10-11T12:16:00Z">
              <w:r w:rsidRPr="00962297" w:rsidDel="004E4A42">
                <w:delText>HLD Required</w:delText>
              </w:r>
              <w:bookmarkStart w:id="2714" w:name="_Toc21689701"/>
              <w:bookmarkStart w:id="2715" w:name="_Toc28956047"/>
              <w:bookmarkStart w:id="2716" w:name="_Toc28956304"/>
              <w:bookmarkEnd w:id="2714"/>
              <w:bookmarkEnd w:id="2715"/>
              <w:bookmarkEnd w:id="2716"/>
            </w:del>
          </w:p>
        </w:tc>
        <w:bookmarkStart w:id="2717" w:name="_Toc21689702"/>
        <w:bookmarkStart w:id="2718" w:name="_Toc28956048"/>
        <w:bookmarkStart w:id="2719" w:name="_Toc28956305"/>
        <w:bookmarkEnd w:id="2717"/>
        <w:bookmarkEnd w:id="2718"/>
        <w:bookmarkEnd w:id="2719"/>
      </w:tr>
      <w:tr w:rsidR="003A229F" w:rsidDel="004E4A42" w14:paraId="0F3D1A79" w14:textId="77777777" w:rsidTr="0076293C">
        <w:trPr>
          <w:del w:id="2720" w:author="D'souza, Nigel" w:date="2019-10-11T12:16:00Z"/>
        </w:trPr>
        <w:tc>
          <w:tcPr>
            <w:tcW w:w="2160" w:type="dxa"/>
          </w:tcPr>
          <w:p w14:paraId="14D679A7" w14:textId="77777777" w:rsidR="003A229F" w:rsidDel="004E4A42" w:rsidRDefault="003A229F" w:rsidP="003A229F">
            <w:pPr>
              <w:rPr>
                <w:del w:id="2721" w:author="D'souza, Nigel" w:date="2019-10-11T12:16:00Z"/>
              </w:rPr>
            </w:pPr>
            <w:del w:id="2722" w:author="D'souza, Nigel" w:date="2019-10-11T12:16:00Z">
              <w:r w:rsidDel="004E4A42">
                <w:delText>Set Customer Properties</w:delText>
              </w:r>
              <w:bookmarkStart w:id="2723" w:name="_Toc21689703"/>
              <w:bookmarkStart w:id="2724" w:name="_Toc28956049"/>
              <w:bookmarkStart w:id="2725" w:name="_Toc28956306"/>
              <w:bookmarkEnd w:id="2723"/>
              <w:bookmarkEnd w:id="2724"/>
              <w:bookmarkEnd w:id="2725"/>
            </w:del>
          </w:p>
        </w:tc>
        <w:tc>
          <w:tcPr>
            <w:tcW w:w="1239" w:type="dxa"/>
          </w:tcPr>
          <w:p w14:paraId="0305BF2F" w14:textId="77777777" w:rsidR="003A229F" w:rsidDel="004E4A42" w:rsidRDefault="00E13B01" w:rsidP="003A229F">
            <w:pPr>
              <w:rPr>
                <w:del w:id="2726" w:author="D'souza, Nigel" w:date="2019-10-11T12:16:00Z"/>
              </w:rPr>
            </w:pPr>
            <w:del w:id="2727" w:author="D'souza, Nigel" w:date="2019-10-11T12:16:00Z">
              <w:r w:rsidDel="004E4A42">
                <w:delText>SSO</w:delText>
              </w:r>
              <w:bookmarkStart w:id="2728" w:name="_Toc21689704"/>
              <w:bookmarkStart w:id="2729" w:name="_Toc28956050"/>
              <w:bookmarkStart w:id="2730" w:name="_Toc28956307"/>
              <w:bookmarkEnd w:id="2728"/>
              <w:bookmarkEnd w:id="2729"/>
              <w:bookmarkEnd w:id="2730"/>
            </w:del>
          </w:p>
          <w:p w14:paraId="0E841471" w14:textId="77777777" w:rsidR="003A229F" w:rsidDel="004E4A42" w:rsidRDefault="003A229F" w:rsidP="003A229F">
            <w:pPr>
              <w:rPr>
                <w:del w:id="2731" w:author="D'souza, Nigel" w:date="2019-10-11T12:16:00Z"/>
              </w:rPr>
            </w:pPr>
            <w:bookmarkStart w:id="2732" w:name="_Toc21689705"/>
            <w:bookmarkStart w:id="2733" w:name="_Toc28956051"/>
            <w:bookmarkStart w:id="2734" w:name="_Toc28956308"/>
            <w:bookmarkEnd w:id="2732"/>
            <w:bookmarkEnd w:id="2733"/>
            <w:bookmarkEnd w:id="2734"/>
          </w:p>
        </w:tc>
        <w:tc>
          <w:tcPr>
            <w:tcW w:w="1028" w:type="dxa"/>
          </w:tcPr>
          <w:p w14:paraId="7C10E687" w14:textId="77777777" w:rsidR="003A229F" w:rsidDel="004E4A42" w:rsidRDefault="003A229F" w:rsidP="003A229F">
            <w:pPr>
              <w:rPr>
                <w:del w:id="2735" w:author="D'souza, Nigel" w:date="2019-10-11T12:16:00Z"/>
              </w:rPr>
            </w:pPr>
            <w:del w:id="2736" w:author="D'souza, Nigel" w:date="2019-10-11T12:16:00Z">
              <w:r w:rsidDel="004E4A42">
                <w:delText>TBD</w:delText>
              </w:r>
              <w:bookmarkStart w:id="2737" w:name="_Toc21689706"/>
              <w:bookmarkStart w:id="2738" w:name="_Toc28956052"/>
              <w:bookmarkStart w:id="2739" w:name="_Toc28956309"/>
              <w:bookmarkEnd w:id="2737"/>
              <w:bookmarkEnd w:id="2738"/>
              <w:bookmarkEnd w:id="2739"/>
            </w:del>
          </w:p>
        </w:tc>
        <w:tc>
          <w:tcPr>
            <w:tcW w:w="1080" w:type="dxa"/>
          </w:tcPr>
          <w:p w14:paraId="2F68B1B8" w14:textId="77777777" w:rsidR="003A229F" w:rsidDel="004E4A42" w:rsidRDefault="003A229F" w:rsidP="003A229F">
            <w:pPr>
              <w:rPr>
                <w:del w:id="2740" w:author="D'souza, Nigel" w:date="2019-10-11T12:16:00Z"/>
              </w:rPr>
            </w:pPr>
            <w:del w:id="2741" w:author="D'souza, Nigel" w:date="2019-10-11T12:16:00Z">
              <w:r w:rsidDel="004E4A42">
                <w:delText>TBD</w:delText>
              </w:r>
              <w:bookmarkStart w:id="2742" w:name="_Toc21689707"/>
              <w:bookmarkStart w:id="2743" w:name="_Toc28956053"/>
              <w:bookmarkStart w:id="2744" w:name="_Toc28956310"/>
              <w:bookmarkEnd w:id="2742"/>
              <w:bookmarkEnd w:id="2743"/>
              <w:bookmarkEnd w:id="2744"/>
            </w:del>
          </w:p>
        </w:tc>
        <w:tc>
          <w:tcPr>
            <w:tcW w:w="1328" w:type="dxa"/>
          </w:tcPr>
          <w:p w14:paraId="5E76B03E" w14:textId="77777777" w:rsidR="003A229F" w:rsidDel="004E4A42" w:rsidRDefault="00E13B01" w:rsidP="003A229F">
            <w:pPr>
              <w:rPr>
                <w:del w:id="2745" w:author="D'souza, Nigel" w:date="2019-10-11T12:16:00Z"/>
              </w:rPr>
            </w:pPr>
            <w:del w:id="2746" w:author="D'souza, Nigel" w:date="2019-10-11T12:16:00Z">
              <w:r w:rsidDel="004E4A42">
                <w:delText>TBD</w:delText>
              </w:r>
              <w:bookmarkStart w:id="2747" w:name="_Toc21689708"/>
              <w:bookmarkStart w:id="2748" w:name="_Toc28956054"/>
              <w:bookmarkStart w:id="2749" w:name="_Toc28956311"/>
              <w:bookmarkEnd w:id="2747"/>
              <w:bookmarkEnd w:id="2748"/>
              <w:bookmarkEnd w:id="2749"/>
            </w:del>
          </w:p>
        </w:tc>
        <w:tc>
          <w:tcPr>
            <w:tcW w:w="1406" w:type="dxa"/>
          </w:tcPr>
          <w:p w14:paraId="0A54108B" w14:textId="77777777" w:rsidR="003A229F" w:rsidDel="004E4A42" w:rsidRDefault="003A229F" w:rsidP="003A229F">
            <w:pPr>
              <w:rPr>
                <w:del w:id="2750" w:author="D'souza, Nigel" w:date="2019-10-11T12:16:00Z"/>
              </w:rPr>
            </w:pPr>
            <w:del w:id="2751" w:author="D'souza, Nigel" w:date="2019-10-11T12:16:00Z">
              <w:r w:rsidDel="004E4A42">
                <w:delText>TBD</w:delText>
              </w:r>
              <w:bookmarkStart w:id="2752" w:name="_Toc21689709"/>
              <w:bookmarkStart w:id="2753" w:name="_Toc28956055"/>
              <w:bookmarkStart w:id="2754" w:name="_Toc28956312"/>
              <w:bookmarkEnd w:id="2752"/>
              <w:bookmarkEnd w:id="2753"/>
              <w:bookmarkEnd w:id="2754"/>
            </w:del>
          </w:p>
        </w:tc>
        <w:tc>
          <w:tcPr>
            <w:tcW w:w="1028" w:type="dxa"/>
          </w:tcPr>
          <w:p w14:paraId="560B6C0D" w14:textId="77777777" w:rsidR="003A229F" w:rsidDel="004E4A42" w:rsidRDefault="003A229F" w:rsidP="003A229F">
            <w:pPr>
              <w:rPr>
                <w:del w:id="2755" w:author="D'souza, Nigel" w:date="2019-10-11T12:16:00Z"/>
              </w:rPr>
            </w:pPr>
            <w:del w:id="2756" w:author="D'souza, Nigel" w:date="2019-10-11T12:16:00Z">
              <w:r w:rsidDel="004E4A42">
                <w:delText>TBD</w:delText>
              </w:r>
              <w:bookmarkStart w:id="2757" w:name="_Toc21689710"/>
              <w:bookmarkStart w:id="2758" w:name="_Toc28956056"/>
              <w:bookmarkStart w:id="2759" w:name="_Toc28956313"/>
              <w:bookmarkEnd w:id="2757"/>
              <w:bookmarkEnd w:id="2758"/>
              <w:bookmarkEnd w:id="2759"/>
            </w:del>
          </w:p>
        </w:tc>
        <w:bookmarkStart w:id="2760" w:name="_Toc21689711"/>
        <w:bookmarkStart w:id="2761" w:name="_Toc28956057"/>
        <w:bookmarkStart w:id="2762" w:name="_Toc28956314"/>
        <w:bookmarkEnd w:id="2760"/>
        <w:bookmarkEnd w:id="2761"/>
        <w:bookmarkEnd w:id="2762"/>
      </w:tr>
      <w:tr w:rsidR="003A229F" w:rsidDel="004E4A42" w14:paraId="23472EE5" w14:textId="77777777" w:rsidTr="0076293C">
        <w:trPr>
          <w:trHeight w:val="559"/>
          <w:del w:id="2763" w:author="D'souza, Nigel" w:date="2019-10-11T12:16:00Z"/>
        </w:trPr>
        <w:tc>
          <w:tcPr>
            <w:tcW w:w="2160" w:type="dxa"/>
          </w:tcPr>
          <w:p w14:paraId="362D4F14" w14:textId="77777777" w:rsidR="003A229F" w:rsidDel="004E4A42" w:rsidRDefault="003A229F" w:rsidP="003A229F">
            <w:pPr>
              <w:rPr>
                <w:del w:id="2764" w:author="D'souza, Nigel" w:date="2019-10-11T12:16:00Z"/>
              </w:rPr>
            </w:pPr>
            <w:del w:id="2765" w:author="D'souza, Nigel" w:date="2019-10-11T12:16:00Z">
              <w:r w:rsidDel="004E4A42">
                <w:delText>Receive Status</w:delText>
              </w:r>
              <w:bookmarkStart w:id="2766" w:name="_Toc21689712"/>
              <w:bookmarkStart w:id="2767" w:name="_Toc28956058"/>
              <w:bookmarkStart w:id="2768" w:name="_Toc28956315"/>
              <w:bookmarkEnd w:id="2766"/>
              <w:bookmarkEnd w:id="2767"/>
              <w:bookmarkEnd w:id="2768"/>
            </w:del>
          </w:p>
        </w:tc>
        <w:tc>
          <w:tcPr>
            <w:tcW w:w="1239" w:type="dxa"/>
          </w:tcPr>
          <w:p w14:paraId="033F71CF" w14:textId="77777777" w:rsidR="003A229F" w:rsidDel="004E4A42" w:rsidRDefault="00E13B01" w:rsidP="003A229F">
            <w:pPr>
              <w:rPr>
                <w:del w:id="2769" w:author="D'souza, Nigel" w:date="2019-10-11T12:16:00Z"/>
              </w:rPr>
            </w:pPr>
            <w:del w:id="2770" w:author="D'souza, Nigel" w:date="2019-10-11T12:16:00Z">
              <w:r w:rsidDel="004E4A42">
                <w:delText>SSO</w:delText>
              </w:r>
              <w:bookmarkStart w:id="2771" w:name="_Toc21689713"/>
              <w:bookmarkStart w:id="2772" w:name="_Toc28956059"/>
              <w:bookmarkStart w:id="2773" w:name="_Toc28956316"/>
              <w:bookmarkEnd w:id="2771"/>
              <w:bookmarkEnd w:id="2772"/>
              <w:bookmarkEnd w:id="2773"/>
            </w:del>
          </w:p>
          <w:p w14:paraId="33FDC6E0" w14:textId="77777777" w:rsidR="003A229F" w:rsidDel="004E4A42" w:rsidRDefault="003A229F" w:rsidP="003A229F">
            <w:pPr>
              <w:rPr>
                <w:del w:id="2774" w:author="D'souza, Nigel" w:date="2019-10-11T12:16:00Z"/>
              </w:rPr>
            </w:pPr>
            <w:bookmarkStart w:id="2775" w:name="_Toc21689714"/>
            <w:bookmarkStart w:id="2776" w:name="_Toc28956060"/>
            <w:bookmarkStart w:id="2777" w:name="_Toc28956317"/>
            <w:bookmarkEnd w:id="2775"/>
            <w:bookmarkEnd w:id="2776"/>
            <w:bookmarkEnd w:id="2777"/>
          </w:p>
        </w:tc>
        <w:tc>
          <w:tcPr>
            <w:tcW w:w="1028" w:type="dxa"/>
          </w:tcPr>
          <w:p w14:paraId="29C34D74" w14:textId="77777777" w:rsidR="003A229F" w:rsidDel="004E4A42" w:rsidRDefault="003A229F" w:rsidP="003A229F">
            <w:pPr>
              <w:rPr>
                <w:del w:id="2778" w:author="D'souza, Nigel" w:date="2019-10-11T12:16:00Z"/>
              </w:rPr>
            </w:pPr>
            <w:del w:id="2779" w:author="D'souza, Nigel" w:date="2019-10-11T12:16:00Z">
              <w:r w:rsidDel="004E4A42">
                <w:delText>TBD</w:delText>
              </w:r>
              <w:bookmarkStart w:id="2780" w:name="_Toc21689715"/>
              <w:bookmarkStart w:id="2781" w:name="_Toc28956061"/>
              <w:bookmarkStart w:id="2782" w:name="_Toc28956318"/>
              <w:bookmarkEnd w:id="2780"/>
              <w:bookmarkEnd w:id="2781"/>
              <w:bookmarkEnd w:id="2782"/>
            </w:del>
          </w:p>
        </w:tc>
        <w:tc>
          <w:tcPr>
            <w:tcW w:w="1080" w:type="dxa"/>
          </w:tcPr>
          <w:p w14:paraId="447F2FF6" w14:textId="77777777" w:rsidR="003A229F" w:rsidDel="004E4A42" w:rsidRDefault="003A229F" w:rsidP="003A229F">
            <w:pPr>
              <w:rPr>
                <w:del w:id="2783" w:author="D'souza, Nigel" w:date="2019-10-11T12:16:00Z"/>
              </w:rPr>
            </w:pPr>
            <w:del w:id="2784" w:author="D'souza, Nigel" w:date="2019-10-11T12:16:00Z">
              <w:r w:rsidDel="004E4A42">
                <w:delText>TBD</w:delText>
              </w:r>
              <w:bookmarkStart w:id="2785" w:name="_Toc21689716"/>
              <w:bookmarkStart w:id="2786" w:name="_Toc28956062"/>
              <w:bookmarkStart w:id="2787" w:name="_Toc28956319"/>
              <w:bookmarkEnd w:id="2785"/>
              <w:bookmarkEnd w:id="2786"/>
              <w:bookmarkEnd w:id="2787"/>
            </w:del>
          </w:p>
        </w:tc>
        <w:tc>
          <w:tcPr>
            <w:tcW w:w="1328" w:type="dxa"/>
          </w:tcPr>
          <w:p w14:paraId="5E5FBB85" w14:textId="77777777" w:rsidR="003A229F" w:rsidDel="004E4A42" w:rsidRDefault="00E13B01" w:rsidP="003A229F">
            <w:pPr>
              <w:rPr>
                <w:del w:id="2788" w:author="D'souza, Nigel" w:date="2019-10-11T12:16:00Z"/>
              </w:rPr>
            </w:pPr>
            <w:del w:id="2789" w:author="D'souza, Nigel" w:date="2019-10-11T12:16:00Z">
              <w:r w:rsidDel="004E4A42">
                <w:delText>TBD</w:delText>
              </w:r>
              <w:bookmarkStart w:id="2790" w:name="_Toc21689717"/>
              <w:bookmarkStart w:id="2791" w:name="_Toc28956063"/>
              <w:bookmarkStart w:id="2792" w:name="_Toc28956320"/>
              <w:bookmarkEnd w:id="2790"/>
              <w:bookmarkEnd w:id="2791"/>
              <w:bookmarkEnd w:id="2792"/>
            </w:del>
          </w:p>
        </w:tc>
        <w:tc>
          <w:tcPr>
            <w:tcW w:w="1406" w:type="dxa"/>
          </w:tcPr>
          <w:p w14:paraId="19A9BE47" w14:textId="77777777" w:rsidR="003A229F" w:rsidDel="004E4A42" w:rsidRDefault="003A229F" w:rsidP="003A229F">
            <w:pPr>
              <w:rPr>
                <w:del w:id="2793" w:author="D'souza, Nigel" w:date="2019-10-11T12:16:00Z"/>
              </w:rPr>
            </w:pPr>
            <w:del w:id="2794" w:author="D'souza, Nigel" w:date="2019-10-11T12:16:00Z">
              <w:r w:rsidDel="004E4A42">
                <w:delText>TBD</w:delText>
              </w:r>
              <w:bookmarkStart w:id="2795" w:name="_Toc21689718"/>
              <w:bookmarkStart w:id="2796" w:name="_Toc28956064"/>
              <w:bookmarkStart w:id="2797" w:name="_Toc28956321"/>
              <w:bookmarkEnd w:id="2795"/>
              <w:bookmarkEnd w:id="2796"/>
              <w:bookmarkEnd w:id="2797"/>
            </w:del>
          </w:p>
        </w:tc>
        <w:tc>
          <w:tcPr>
            <w:tcW w:w="1028" w:type="dxa"/>
          </w:tcPr>
          <w:p w14:paraId="1FF55EEB" w14:textId="77777777" w:rsidR="003A229F" w:rsidDel="004E4A42" w:rsidRDefault="003A229F" w:rsidP="003A229F">
            <w:pPr>
              <w:rPr>
                <w:del w:id="2798" w:author="D'souza, Nigel" w:date="2019-10-11T12:16:00Z"/>
              </w:rPr>
            </w:pPr>
            <w:del w:id="2799" w:author="D'souza, Nigel" w:date="2019-10-11T12:16:00Z">
              <w:r w:rsidDel="004E4A42">
                <w:delText>TBD</w:delText>
              </w:r>
              <w:bookmarkStart w:id="2800" w:name="_Toc21689719"/>
              <w:bookmarkStart w:id="2801" w:name="_Toc28956065"/>
              <w:bookmarkStart w:id="2802" w:name="_Toc28956322"/>
              <w:bookmarkEnd w:id="2800"/>
              <w:bookmarkEnd w:id="2801"/>
              <w:bookmarkEnd w:id="2802"/>
            </w:del>
          </w:p>
        </w:tc>
        <w:bookmarkStart w:id="2803" w:name="_Toc21689720"/>
        <w:bookmarkStart w:id="2804" w:name="_Toc28956066"/>
        <w:bookmarkStart w:id="2805" w:name="_Toc28956323"/>
        <w:bookmarkEnd w:id="2803"/>
        <w:bookmarkEnd w:id="2804"/>
        <w:bookmarkEnd w:id="2805"/>
      </w:tr>
    </w:tbl>
    <w:p w14:paraId="7CDED2A4" w14:textId="77777777" w:rsidR="003A7A44" w:rsidDel="004E4A42" w:rsidRDefault="003A7A44" w:rsidP="003A7A44">
      <w:pPr>
        <w:rPr>
          <w:del w:id="2806" w:author="D'souza, Nigel" w:date="2019-10-11T12:16:00Z"/>
          <w:color w:val="FF0000"/>
        </w:rPr>
      </w:pPr>
      <w:bookmarkStart w:id="2807" w:name="_Toc21689721"/>
      <w:bookmarkStart w:id="2808" w:name="_Toc28956067"/>
      <w:bookmarkStart w:id="2809" w:name="_Toc28956324"/>
      <w:bookmarkEnd w:id="2807"/>
      <w:bookmarkEnd w:id="2808"/>
      <w:bookmarkEnd w:id="2809"/>
    </w:p>
    <w:p w14:paraId="0B43DA6A" w14:textId="77777777" w:rsidR="00E33386" w:rsidRPr="00E13B01" w:rsidDel="004E4A42" w:rsidRDefault="00E13B01">
      <w:pPr>
        <w:rPr>
          <w:del w:id="2810" w:author="D'souza, Nigel" w:date="2019-10-11T12:16:00Z"/>
          <w:noProof/>
          <w:szCs w:val="20"/>
          <w:lang w:val="en-US"/>
        </w:rPr>
      </w:pPr>
      <w:del w:id="2811" w:author="D'souza, Nigel" w:date="2019-10-11T12:16:00Z">
        <w:r w:rsidRPr="00E13B01" w:rsidDel="004E4A42">
          <w:delText>This interface will be used to create new company entities from the SSO framework.</w:delText>
        </w:r>
        <w:bookmarkStart w:id="2812" w:name="_Toc21689722"/>
        <w:bookmarkStart w:id="2813" w:name="_Toc28956068"/>
        <w:bookmarkStart w:id="2814" w:name="_Toc28956325"/>
        <w:bookmarkEnd w:id="2812"/>
        <w:bookmarkEnd w:id="2813"/>
        <w:bookmarkEnd w:id="2814"/>
      </w:del>
    </w:p>
    <w:p w14:paraId="451EB94C" w14:textId="77777777" w:rsidR="008D68A8" w:rsidDel="004E4A42" w:rsidRDefault="008D68A8">
      <w:pPr>
        <w:rPr>
          <w:del w:id="2815" w:author="D'souza, Nigel" w:date="2019-10-11T12:16:00Z"/>
          <w:rFonts w:ascii="Arial Narrow" w:hAnsi="Arial Narrow" w:cs="Arial"/>
          <w:b/>
          <w:bCs/>
          <w:color w:val="336999"/>
          <w:sz w:val="28"/>
          <w:szCs w:val="20"/>
        </w:rPr>
      </w:pPr>
      <w:del w:id="2816" w:author="D'souza, Nigel" w:date="2019-10-11T12:16:00Z">
        <w:r w:rsidDel="004E4A42">
          <w:rPr>
            <w:szCs w:val="20"/>
          </w:rPr>
          <w:br w:type="page"/>
        </w:r>
      </w:del>
    </w:p>
    <w:p w14:paraId="46B77991" w14:textId="77777777" w:rsidR="003A7A44" w:rsidRPr="008D68A8" w:rsidDel="00AA1F11" w:rsidRDefault="003A7A44" w:rsidP="00583888">
      <w:pPr>
        <w:pStyle w:val="Heading2"/>
        <w:numPr>
          <w:ilvl w:val="2"/>
          <w:numId w:val="2"/>
        </w:numPr>
        <w:rPr>
          <w:del w:id="2817" w:author="D'souza, Nigel" w:date="2019-10-11T12:49:00Z"/>
          <w:szCs w:val="20"/>
        </w:rPr>
      </w:pPr>
      <w:del w:id="2818" w:author="D'souza, Nigel" w:date="2019-10-11T12:17:00Z">
        <w:r w:rsidRPr="008D68A8" w:rsidDel="004E4A42">
          <w:rPr>
            <w:szCs w:val="20"/>
          </w:rPr>
          <w:delText xml:space="preserve">Get Customer Setup and Entitlements </w:delText>
        </w:r>
      </w:del>
      <w:del w:id="2819" w:author="D'souza, Nigel" w:date="2019-08-28T15:22:00Z">
        <w:r w:rsidR="003A229F" w:rsidDel="00AC3366">
          <w:rPr>
            <w:szCs w:val="20"/>
          </w:rPr>
          <w:delText>(</w:delText>
        </w:r>
        <w:r w:rsidR="00E13B01" w:rsidDel="00AC3366">
          <w:rPr>
            <w:szCs w:val="20"/>
          </w:rPr>
          <w:delText xml:space="preserve">Requirements </w:delText>
        </w:r>
        <w:r w:rsidR="003A229F" w:rsidDel="00AC3366">
          <w:rPr>
            <w:szCs w:val="20"/>
          </w:rPr>
          <w:delText>TBD)</w:delText>
        </w:r>
      </w:del>
      <w:bookmarkStart w:id="2820" w:name="_Toc28956069"/>
      <w:bookmarkStart w:id="2821" w:name="_Toc28956326"/>
      <w:bookmarkEnd w:id="2820"/>
      <w:bookmarkEnd w:id="2821"/>
    </w:p>
    <w:p w14:paraId="07BF8B2B" w14:textId="77777777" w:rsidR="003A7A44" w:rsidDel="00AA1F11" w:rsidRDefault="003A7A44" w:rsidP="003A7A44">
      <w:pPr>
        <w:pStyle w:val="NormalIndent"/>
        <w:ind w:left="0"/>
        <w:rPr>
          <w:del w:id="2822" w:author="D'souza, Nigel" w:date="2019-10-11T12:49:00Z"/>
        </w:rPr>
      </w:pPr>
      <w:bookmarkStart w:id="2823" w:name="_Toc28956070"/>
      <w:bookmarkStart w:id="2824" w:name="_Toc28956327"/>
      <w:bookmarkEnd w:id="2823"/>
      <w:bookmarkEnd w:id="2824"/>
    </w:p>
    <w:p w14:paraId="5A4A9BC7" w14:textId="77777777" w:rsidR="007F5CF0" w:rsidDel="00AA1F11" w:rsidRDefault="0076293C" w:rsidP="003A7A44">
      <w:pPr>
        <w:pStyle w:val="NormalIndent"/>
        <w:ind w:left="0"/>
        <w:rPr>
          <w:del w:id="2825" w:author="D'souza, Nigel" w:date="2019-10-11T12:49:00Z"/>
        </w:rPr>
      </w:pPr>
      <w:del w:id="2826" w:author="D'souza, Nigel" w:date="2019-10-11T12:49:00Z">
        <w:r w:rsidDel="00AA1F11">
          <w:delText>Get information about a customer and what they are entitled to.</w:delText>
        </w:r>
        <w:bookmarkStart w:id="2827" w:name="_Toc28956071"/>
        <w:bookmarkStart w:id="2828" w:name="_Toc28956328"/>
        <w:bookmarkEnd w:id="2827"/>
        <w:bookmarkEnd w:id="2828"/>
      </w:del>
    </w:p>
    <w:p w14:paraId="7B47131B" w14:textId="77777777" w:rsidR="003A7A44" w:rsidDel="00AA1F11" w:rsidRDefault="003A7A44" w:rsidP="003A7A44">
      <w:pPr>
        <w:pStyle w:val="NormalIndent"/>
        <w:ind w:left="0"/>
        <w:rPr>
          <w:del w:id="2829" w:author="D'souza, Nigel" w:date="2019-10-11T12:49:00Z"/>
        </w:rPr>
      </w:pPr>
      <w:bookmarkStart w:id="2830" w:name="_Toc28956072"/>
      <w:bookmarkStart w:id="2831" w:name="_Toc28956329"/>
      <w:bookmarkEnd w:id="2830"/>
      <w:bookmarkEnd w:id="2831"/>
    </w:p>
    <w:tbl>
      <w:tblPr>
        <w:tblStyle w:val="TableGrid"/>
        <w:tblW w:w="0" w:type="auto"/>
        <w:tblInd w:w="108" w:type="dxa"/>
        <w:tblLook w:val="04A0" w:firstRow="1" w:lastRow="0" w:firstColumn="1" w:lastColumn="0" w:noHBand="0" w:noVBand="1"/>
      </w:tblPr>
      <w:tblGrid>
        <w:gridCol w:w="2160"/>
        <w:gridCol w:w="1239"/>
        <w:gridCol w:w="1028"/>
        <w:gridCol w:w="1080"/>
        <w:gridCol w:w="1328"/>
        <w:gridCol w:w="1406"/>
        <w:gridCol w:w="1028"/>
      </w:tblGrid>
      <w:tr w:rsidR="003A7A44" w:rsidDel="004E4A42" w14:paraId="79146753" w14:textId="77777777" w:rsidTr="0076293C">
        <w:trPr>
          <w:del w:id="2832" w:author="D'souza, Nigel" w:date="2019-10-11T12:17:00Z"/>
        </w:trPr>
        <w:tc>
          <w:tcPr>
            <w:tcW w:w="2160" w:type="dxa"/>
            <w:shd w:val="clear" w:color="auto" w:fill="8DB3E2" w:themeFill="text2" w:themeFillTint="66"/>
          </w:tcPr>
          <w:p w14:paraId="70B4EFA3" w14:textId="77777777" w:rsidR="003A7A44" w:rsidRPr="00962297" w:rsidDel="004E4A42" w:rsidRDefault="003A7A44" w:rsidP="0076293C">
            <w:pPr>
              <w:rPr>
                <w:del w:id="2833" w:author="D'souza, Nigel" w:date="2019-10-11T12:17:00Z"/>
              </w:rPr>
            </w:pPr>
            <w:del w:id="2834" w:author="D'souza, Nigel" w:date="2019-10-11T12:17:00Z">
              <w:r w:rsidRPr="00962297" w:rsidDel="004E4A42">
                <w:delText>Business Purpose</w:delText>
              </w:r>
              <w:bookmarkStart w:id="2835" w:name="_Toc28956073"/>
              <w:bookmarkStart w:id="2836" w:name="_Toc28956330"/>
              <w:bookmarkEnd w:id="2835"/>
              <w:bookmarkEnd w:id="2836"/>
            </w:del>
          </w:p>
        </w:tc>
        <w:tc>
          <w:tcPr>
            <w:tcW w:w="1239" w:type="dxa"/>
            <w:shd w:val="clear" w:color="auto" w:fill="8DB3E2" w:themeFill="text2" w:themeFillTint="66"/>
          </w:tcPr>
          <w:p w14:paraId="685A31BB" w14:textId="77777777" w:rsidR="003A7A44" w:rsidRPr="00962297" w:rsidDel="004E4A42" w:rsidRDefault="003A7A44" w:rsidP="0076293C">
            <w:pPr>
              <w:rPr>
                <w:del w:id="2837" w:author="D'souza, Nigel" w:date="2019-10-11T12:17:00Z"/>
              </w:rPr>
            </w:pPr>
            <w:del w:id="2838" w:author="D'souza, Nigel" w:date="2019-10-11T12:17:00Z">
              <w:r w:rsidRPr="00962297" w:rsidDel="004E4A42">
                <w:delText>Interface System</w:delText>
              </w:r>
              <w:bookmarkStart w:id="2839" w:name="_Toc28956074"/>
              <w:bookmarkStart w:id="2840" w:name="_Toc28956331"/>
              <w:bookmarkEnd w:id="2839"/>
              <w:bookmarkEnd w:id="2840"/>
            </w:del>
          </w:p>
        </w:tc>
        <w:tc>
          <w:tcPr>
            <w:tcW w:w="1028" w:type="dxa"/>
            <w:shd w:val="clear" w:color="auto" w:fill="8DB3E2" w:themeFill="text2" w:themeFillTint="66"/>
          </w:tcPr>
          <w:p w14:paraId="6732B3F7" w14:textId="77777777" w:rsidR="003A7A44" w:rsidRPr="00962297" w:rsidDel="004E4A42" w:rsidRDefault="003A7A44" w:rsidP="0076293C">
            <w:pPr>
              <w:rPr>
                <w:del w:id="2841" w:author="D'souza, Nigel" w:date="2019-10-11T12:17:00Z"/>
              </w:rPr>
            </w:pPr>
            <w:del w:id="2842" w:author="D'souza, Nigel" w:date="2019-10-11T12:17:00Z">
              <w:r w:rsidRPr="00962297" w:rsidDel="004E4A42">
                <w:delText>Message Format</w:delText>
              </w:r>
              <w:bookmarkStart w:id="2843" w:name="_Toc28956075"/>
              <w:bookmarkStart w:id="2844" w:name="_Toc28956332"/>
              <w:bookmarkEnd w:id="2843"/>
              <w:bookmarkEnd w:id="2844"/>
            </w:del>
          </w:p>
        </w:tc>
        <w:tc>
          <w:tcPr>
            <w:tcW w:w="1080" w:type="dxa"/>
            <w:shd w:val="clear" w:color="auto" w:fill="8DB3E2" w:themeFill="text2" w:themeFillTint="66"/>
          </w:tcPr>
          <w:p w14:paraId="1F2EED30" w14:textId="77777777" w:rsidR="003A7A44" w:rsidRPr="00962297" w:rsidDel="004E4A42" w:rsidRDefault="003A7A44" w:rsidP="0076293C">
            <w:pPr>
              <w:rPr>
                <w:del w:id="2845" w:author="D'souza, Nigel" w:date="2019-10-11T12:17:00Z"/>
              </w:rPr>
            </w:pPr>
            <w:del w:id="2846" w:author="D'souza, Nigel" w:date="2019-10-11T12:17:00Z">
              <w:r w:rsidRPr="00962297" w:rsidDel="004E4A42">
                <w:delText>Transport</w:delText>
              </w:r>
              <w:bookmarkStart w:id="2847" w:name="_Toc28956076"/>
              <w:bookmarkStart w:id="2848" w:name="_Toc28956333"/>
              <w:bookmarkEnd w:id="2847"/>
              <w:bookmarkEnd w:id="2848"/>
            </w:del>
          </w:p>
        </w:tc>
        <w:tc>
          <w:tcPr>
            <w:tcW w:w="1328" w:type="dxa"/>
            <w:shd w:val="clear" w:color="auto" w:fill="8DB3E2" w:themeFill="text2" w:themeFillTint="66"/>
          </w:tcPr>
          <w:p w14:paraId="664E17D6" w14:textId="77777777" w:rsidR="003A7A44" w:rsidRPr="00962297" w:rsidDel="004E4A42" w:rsidRDefault="003A7A44" w:rsidP="0076293C">
            <w:pPr>
              <w:rPr>
                <w:del w:id="2849" w:author="D'souza, Nigel" w:date="2019-10-11T12:17:00Z"/>
              </w:rPr>
            </w:pPr>
            <w:del w:id="2850" w:author="D'souza, Nigel" w:date="2019-10-11T12:17:00Z">
              <w:r w:rsidRPr="00962297" w:rsidDel="004E4A42">
                <w:delText xml:space="preserve">Intermediary </w:delText>
              </w:r>
              <w:bookmarkStart w:id="2851" w:name="_Toc28956077"/>
              <w:bookmarkStart w:id="2852" w:name="_Toc28956334"/>
              <w:bookmarkEnd w:id="2851"/>
              <w:bookmarkEnd w:id="2852"/>
            </w:del>
          </w:p>
        </w:tc>
        <w:tc>
          <w:tcPr>
            <w:tcW w:w="1406" w:type="dxa"/>
            <w:shd w:val="clear" w:color="auto" w:fill="8DB3E2" w:themeFill="text2" w:themeFillTint="66"/>
          </w:tcPr>
          <w:p w14:paraId="5CF55EEE" w14:textId="77777777" w:rsidR="003A7A44" w:rsidRPr="00962297" w:rsidDel="004E4A42" w:rsidRDefault="003A7A44" w:rsidP="0076293C">
            <w:pPr>
              <w:rPr>
                <w:del w:id="2853" w:author="D'souza, Nigel" w:date="2019-10-11T12:17:00Z"/>
              </w:rPr>
            </w:pPr>
            <w:del w:id="2854" w:author="D'souza, Nigel" w:date="2019-10-11T12:17:00Z">
              <w:r w:rsidRPr="00962297" w:rsidDel="004E4A42">
                <w:delText>IDT Configuration Required</w:delText>
              </w:r>
              <w:bookmarkStart w:id="2855" w:name="_Toc28956078"/>
              <w:bookmarkStart w:id="2856" w:name="_Toc28956335"/>
              <w:bookmarkEnd w:id="2855"/>
              <w:bookmarkEnd w:id="2856"/>
            </w:del>
          </w:p>
        </w:tc>
        <w:tc>
          <w:tcPr>
            <w:tcW w:w="1028" w:type="dxa"/>
            <w:shd w:val="clear" w:color="auto" w:fill="8DB3E2" w:themeFill="text2" w:themeFillTint="66"/>
          </w:tcPr>
          <w:p w14:paraId="4C47C9C5" w14:textId="77777777" w:rsidR="003A7A44" w:rsidRPr="00962297" w:rsidDel="004E4A42" w:rsidRDefault="003A7A44" w:rsidP="0076293C">
            <w:pPr>
              <w:rPr>
                <w:del w:id="2857" w:author="D'souza, Nigel" w:date="2019-10-11T12:17:00Z"/>
              </w:rPr>
            </w:pPr>
            <w:del w:id="2858" w:author="D'souza, Nigel" w:date="2019-10-11T12:17:00Z">
              <w:r w:rsidRPr="00962297" w:rsidDel="004E4A42">
                <w:delText>HLD Required</w:delText>
              </w:r>
              <w:bookmarkStart w:id="2859" w:name="_Toc28956079"/>
              <w:bookmarkStart w:id="2860" w:name="_Toc28956336"/>
              <w:bookmarkEnd w:id="2859"/>
              <w:bookmarkEnd w:id="2860"/>
            </w:del>
          </w:p>
        </w:tc>
        <w:bookmarkStart w:id="2861" w:name="_Toc28956080"/>
        <w:bookmarkStart w:id="2862" w:name="_Toc28956337"/>
        <w:bookmarkEnd w:id="2861"/>
        <w:bookmarkEnd w:id="2862"/>
      </w:tr>
      <w:tr w:rsidR="003A229F" w:rsidDel="004E4A42" w14:paraId="70B4EEEB" w14:textId="77777777" w:rsidTr="0076293C">
        <w:trPr>
          <w:del w:id="2863" w:author="D'souza, Nigel" w:date="2019-10-11T12:17:00Z"/>
        </w:trPr>
        <w:tc>
          <w:tcPr>
            <w:tcW w:w="2160" w:type="dxa"/>
          </w:tcPr>
          <w:p w14:paraId="1ECCD669" w14:textId="77777777" w:rsidR="003A229F" w:rsidDel="004E4A42" w:rsidRDefault="003A229F" w:rsidP="003A229F">
            <w:pPr>
              <w:rPr>
                <w:del w:id="2864" w:author="D'souza, Nigel" w:date="2019-10-11T12:17:00Z"/>
              </w:rPr>
            </w:pPr>
            <w:del w:id="2865" w:author="D'souza, Nigel" w:date="2019-10-11T12:17:00Z">
              <w:r w:rsidDel="004E4A42">
                <w:delText>Get Details about a customer and what they have been entitled to</w:delText>
              </w:r>
              <w:bookmarkStart w:id="2866" w:name="_Toc28956081"/>
              <w:bookmarkStart w:id="2867" w:name="_Toc28956338"/>
              <w:bookmarkEnd w:id="2866"/>
              <w:bookmarkEnd w:id="2867"/>
            </w:del>
          </w:p>
        </w:tc>
        <w:tc>
          <w:tcPr>
            <w:tcW w:w="1239" w:type="dxa"/>
          </w:tcPr>
          <w:p w14:paraId="334A4C58" w14:textId="77777777" w:rsidR="003A229F" w:rsidDel="004E4A42" w:rsidRDefault="003A229F" w:rsidP="003A229F">
            <w:pPr>
              <w:rPr>
                <w:del w:id="2868" w:author="D'souza, Nigel" w:date="2019-10-11T12:17:00Z"/>
              </w:rPr>
            </w:pPr>
            <w:del w:id="2869" w:author="D'souza, Nigel" w:date="2019-10-11T12:17:00Z">
              <w:r w:rsidDel="004E4A42">
                <w:delText>TBD</w:delText>
              </w:r>
              <w:bookmarkStart w:id="2870" w:name="_Toc28956082"/>
              <w:bookmarkStart w:id="2871" w:name="_Toc28956339"/>
              <w:bookmarkEnd w:id="2870"/>
              <w:bookmarkEnd w:id="2871"/>
            </w:del>
          </w:p>
          <w:p w14:paraId="445F8969" w14:textId="77777777" w:rsidR="003A229F" w:rsidDel="004E4A42" w:rsidRDefault="003A229F" w:rsidP="003A229F">
            <w:pPr>
              <w:rPr>
                <w:del w:id="2872" w:author="D'souza, Nigel" w:date="2019-10-11T12:17:00Z"/>
              </w:rPr>
            </w:pPr>
            <w:bookmarkStart w:id="2873" w:name="_Toc28956083"/>
            <w:bookmarkStart w:id="2874" w:name="_Toc28956340"/>
            <w:bookmarkEnd w:id="2873"/>
            <w:bookmarkEnd w:id="2874"/>
          </w:p>
        </w:tc>
        <w:tc>
          <w:tcPr>
            <w:tcW w:w="1028" w:type="dxa"/>
          </w:tcPr>
          <w:p w14:paraId="202758E3" w14:textId="77777777" w:rsidR="003A229F" w:rsidDel="004E4A42" w:rsidRDefault="003A229F" w:rsidP="003A229F">
            <w:pPr>
              <w:rPr>
                <w:del w:id="2875" w:author="D'souza, Nigel" w:date="2019-10-11T12:17:00Z"/>
              </w:rPr>
            </w:pPr>
            <w:del w:id="2876" w:author="D'souza, Nigel" w:date="2019-10-11T12:17:00Z">
              <w:r w:rsidDel="004E4A42">
                <w:delText>TBD</w:delText>
              </w:r>
              <w:bookmarkStart w:id="2877" w:name="_Toc28956084"/>
              <w:bookmarkStart w:id="2878" w:name="_Toc28956341"/>
              <w:bookmarkEnd w:id="2877"/>
              <w:bookmarkEnd w:id="2878"/>
            </w:del>
          </w:p>
        </w:tc>
        <w:tc>
          <w:tcPr>
            <w:tcW w:w="1080" w:type="dxa"/>
          </w:tcPr>
          <w:p w14:paraId="2089CAD8" w14:textId="77777777" w:rsidR="003A229F" w:rsidDel="004E4A42" w:rsidRDefault="003A229F" w:rsidP="003A229F">
            <w:pPr>
              <w:rPr>
                <w:del w:id="2879" w:author="D'souza, Nigel" w:date="2019-10-11T12:17:00Z"/>
              </w:rPr>
            </w:pPr>
            <w:del w:id="2880" w:author="D'souza, Nigel" w:date="2019-10-11T12:17:00Z">
              <w:r w:rsidDel="004E4A42">
                <w:delText>TBD</w:delText>
              </w:r>
              <w:bookmarkStart w:id="2881" w:name="_Toc28956085"/>
              <w:bookmarkStart w:id="2882" w:name="_Toc28956342"/>
              <w:bookmarkEnd w:id="2881"/>
              <w:bookmarkEnd w:id="2882"/>
            </w:del>
          </w:p>
        </w:tc>
        <w:tc>
          <w:tcPr>
            <w:tcW w:w="1328" w:type="dxa"/>
          </w:tcPr>
          <w:p w14:paraId="613773CB" w14:textId="77777777" w:rsidR="003A229F" w:rsidDel="004E4A42" w:rsidRDefault="003A229F" w:rsidP="003A229F">
            <w:pPr>
              <w:rPr>
                <w:del w:id="2883" w:author="D'souza, Nigel" w:date="2019-10-11T12:17:00Z"/>
              </w:rPr>
            </w:pPr>
            <w:del w:id="2884" w:author="D'souza, Nigel" w:date="2019-10-11T12:17:00Z">
              <w:r w:rsidDel="004E4A42">
                <w:delText>TBD</w:delText>
              </w:r>
              <w:bookmarkStart w:id="2885" w:name="_Toc28956086"/>
              <w:bookmarkStart w:id="2886" w:name="_Toc28956343"/>
              <w:bookmarkEnd w:id="2885"/>
              <w:bookmarkEnd w:id="2886"/>
            </w:del>
          </w:p>
        </w:tc>
        <w:tc>
          <w:tcPr>
            <w:tcW w:w="1406" w:type="dxa"/>
          </w:tcPr>
          <w:p w14:paraId="27621CD9" w14:textId="77777777" w:rsidR="003A229F" w:rsidDel="004E4A42" w:rsidRDefault="003A229F" w:rsidP="003A229F">
            <w:pPr>
              <w:rPr>
                <w:del w:id="2887" w:author="D'souza, Nigel" w:date="2019-10-11T12:17:00Z"/>
              </w:rPr>
            </w:pPr>
            <w:del w:id="2888" w:author="D'souza, Nigel" w:date="2019-10-11T12:17:00Z">
              <w:r w:rsidDel="004E4A42">
                <w:delText>TBD</w:delText>
              </w:r>
              <w:bookmarkStart w:id="2889" w:name="_Toc28956087"/>
              <w:bookmarkStart w:id="2890" w:name="_Toc28956344"/>
              <w:bookmarkEnd w:id="2889"/>
              <w:bookmarkEnd w:id="2890"/>
            </w:del>
          </w:p>
        </w:tc>
        <w:tc>
          <w:tcPr>
            <w:tcW w:w="1028" w:type="dxa"/>
          </w:tcPr>
          <w:p w14:paraId="79F96C19" w14:textId="77777777" w:rsidR="003A229F" w:rsidDel="004E4A42" w:rsidRDefault="003A229F" w:rsidP="003A229F">
            <w:pPr>
              <w:rPr>
                <w:del w:id="2891" w:author="D'souza, Nigel" w:date="2019-10-11T12:17:00Z"/>
              </w:rPr>
            </w:pPr>
            <w:del w:id="2892" w:author="D'souza, Nigel" w:date="2019-10-11T12:17:00Z">
              <w:r w:rsidDel="004E4A42">
                <w:delText>TBD</w:delText>
              </w:r>
              <w:bookmarkStart w:id="2893" w:name="_Toc28956088"/>
              <w:bookmarkStart w:id="2894" w:name="_Toc28956345"/>
              <w:bookmarkEnd w:id="2893"/>
              <w:bookmarkEnd w:id="2894"/>
            </w:del>
          </w:p>
        </w:tc>
        <w:bookmarkStart w:id="2895" w:name="_Toc28956089"/>
        <w:bookmarkStart w:id="2896" w:name="_Toc28956346"/>
        <w:bookmarkEnd w:id="2895"/>
        <w:bookmarkEnd w:id="2896"/>
      </w:tr>
      <w:tr w:rsidR="003A229F" w:rsidDel="004E4A42" w14:paraId="0EB20D66" w14:textId="77777777" w:rsidTr="0076293C">
        <w:trPr>
          <w:trHeight w:val="559"/>
          <w:del w:id="2897" w:author="D'souza, Nigel" w:date="2019-10-11T12:17:00Z"/>
        </w:trPr>
        <w:tc>
          <w:tcPr>
            <w:tcW w:w="2160" w:type="dxa"/>
          </w:tcPr>
          <w:p w14:paraId="683EA6AE" w14:textId="77777777" w:rsidR="003A229F" w:rsidDel="004E4A42" w:rsidRDefault="003A229F" w:rsidP="003A229F">
            <w:pPr>
              <w:rPr>
                <w:del w:id="2898" w:author="D'souza, Nigel" w:date="2019-10-11T12:17:00Z"/>
              </w:rPr>
            </w:pPr>
            <w:del w:id="2899" w:author="D'souza, Nigel" w:date="2019-10-11T12:17:00Z">
              <w:r w:rsidDel="004E4A42">
                <w:delText>Receive requested information</w:delText>
              </w:r>
              <w:bookmarkStart w:id="2900" w:name="_Toc28956090"/>
              <w:bookmarkStart w:id="2901" w:name="_Toc28956347"/>
              <w:bookmarkEnd w:id="2900"/>
              <w:bookmarkEnd w:id="2901"/>
            </w:del>
          </w:p>
        </w:tc>
        <w:tc>
          <w:tcPr>
            <w:tcW w:w="1239" w:type="dxa"/>
          </w:tcPr>
          <w:p w14:paraId="468D3E0C" w14:textId="77777777" w:rsidR="003A229F" w:rsidDel="004E4A42" w:rsidRDefault="003A229F" w:rsidP="003A229F">
            <w:pPr>
              <w:rPr>
                <w:del w:id="2902" w:author="D'souza, Nigel" w:date="2019-10-11T12:17:00Z"/>
              </w:rPr>
            </w:pPr>
            <w:del w:id="2903" w:author="D'souza, Nigel" w:date="2019-10-11T12:17:00Z">
              <w:r w:rsidDel="004E4A42">
                <w:delText>TBD</w:delText>
              </w:r>
              <w:bookmarkStart w:id="2904" w:name="_Toc28956091"/>
              <w:bookmarkStart w:id="2905" w:name="_Toc28956348"/>
              <w:bookmarkEnd w:id="2904"/>
              <w:bookmarkEnd w:id="2905"/>
            </w:del>
          </w:p>
          <w:p w14:paraId="33922E39" w14:textId="77777777" w:rsidR="003A229F" w:rsidDel="004E4A42" w:rsidRDefault="003A229F" w:rsidP="003A229F">
            <w:pPr>
              <w:rPr>
                <w:del w:id="2906" w:author="D'souza, Nigel" w:date="2019-10-11T12:17:00Z"/>
              </w:rPr>
            </w:pPr>
            <w:bookmarkStart w:id="2907" w:name="_Toc28956092"/>
            <w:bookmarkStart w:id="2908" w:name="_Toc28956349"/>
            <w:bookmarkEnd w:id="2907"/>
            <w:bookmarkEnd w:id="2908"/>
          </w:p>
        </w:tc>
        <w:tc>
          <w:tcPr>
            <w:tcW w:w="1028" w:type="dxa"/>
          </w:tcPr>
          <w:p w14:paraId="0A040EB6" w14:textId="77777777" w:rsidR="003A229F" w:rsidDel="004E4A42" w:rsidRDefault="003A229F" w:rsidP="003A229F">
            <w:pPr>
              <w:rPr>
                <w:del w:id="2909" w:author="D'souza, Nigel" w:date="2019-10-11T12:17:00Z"/>
              </w:rPr>
            </w:pPr>
            <w:del w:id="2910" w:author="D'souza, Nigel" w:date="2019-10-11T12:17:00Z">
              <w:r w:rsidDel="004E4A42">
                <w:delText>TBD</w:delText>
              </w:r>
              <w:bookmarkStart w:id="2911" w:name="_Toc28956093"/>
              <w:bookmarkStart w:id="2912" w:name="_Toc28956350"/>
              <w:bookmarkEnd w:id="2911"/>
              <w:bookmarkEnd w:id="2912"/>
            </w:del>
          </w:p>
        </w:tc>
        <w:tc>
          <w:tcPr>
            <w:tcW w:w="1080" w:type="dxa"/>
          </w:tcPr>
          <w:p w14:paraId="58B512F7" w14:textId="77777777" w:rsidR="003A229F" w:rsidDel="004E4A42" w:rsidRDefault="003A229F" w:rsidP="003A229F">
            <w:pPr>
              <w:rPr>
                <w:del w:id="2913" w:author="D'souza, Nigel" w:date="2019-10-11T12:17:00Z"/>
              </w:rPr>
            </w:pPr>
            <w:del w:id="2914" w:author="D'souza, Nigel" w:date="2019-10-11T12:17:00Z">
              <w:r w:rsidDel="004E4A42">
                <w:delText>TBD</w:delText>
              </w:r>
              <w:bookmarkStart w:id="2915" w:name="_Toc28956094"/>
              <w:bookmarkStart w:id="2916" w:name="_Toc28956351"/>
              <w:bookmarkEnd w:id="2915"/>
              <w:bookmarkEnd w:id="2916"/>
            </w:del>
          </w:p>
        </w:tc>
        <w:tc>
          <w:tcPr>
            <w:tcW w:w="1328" w:type="dxa"/>
          </w:tcPr>
          <w:p w14:paraId="35A56612" w14:textId="77777777" w:rsidR="003A229F" w:rsidDel="004E4A42" w:rsidRDefault="003A229F" w:rsidP="003A229F">
            <w:pPr>
              <w:rPr>
                <w:del w:id="2917" w:author="D'souza, Nigel" w:date="2019-10-11T12:17:00Z"/>
              </w:rPr>
            </w:pPr>
            <w:del w:id="2918" w:author="D'souza, Nigel" w:date="2019-10-11T12:17:00Z">
              <w:r w:rsidDel="004E4A42">
                <w:delText>TBD</w:delText>
              </w:r>
              <w:bookmarkStart w:id="2919" w:name="_Toc28956095"/>
              <w:bookmarkStart w:id="2920" w:name="_Toc28956352"/>
              <w:bookmarkEnd w:id="2919"/>
              <w:bookmarkEnd w:id="2920"/>
            </w:del>
          </w:p>
        </w:tc>
        <w:tc>
          <w:tcPr>
            <w:tcW w:w="1406" w:type="dxa"/>
          </w:tcPr>
          <w:p w14:paraId="2549A04D" w14:textId="77777777" w:rsidR="003A229F" w:rsidDel="004E4A42" w:rsidRDefault="003A229F" w:rsidP="003A229F">
            <w:pPr>
              <w:rPr>
                <w:del w:id="2921" w:author="D'souza, Nigel" w:date="2019-10-11T12:17:00Z"/>
              </w:rPr>
            </w:pPr>
            <w:del w:id="2922" w:author="D'souza, Nigel" w:date="2019-10-11T12:17:00Z">
              <w:r w:rsidDel="004E4A42">
                <w:delText>TBD</w:delText>
              </w:r>
              <w:bookmarkStart w:id="2923" w:name="_Toc28956096"/>
              <w:bookmarkStart w:id="2924" w:name="_Toc28956353"/>
              <w:bookmarkEnd w:id="2923"/>
              <w:bookmarkEnd w:id="2924"/>
            </w:del>
          </w:p>
        </w:tc>
        <w:tc>
          <w:tcPr>
            <w:tcW w:w="1028" w:type="dxa"/>
          </w:tcPr>
          <w:p w14:paraId="149762B2" w14:textId="77777777" w:rsidR="003A229F" w:rsidDel="004E4A42" w:rsidRDefault="003A229F" w:rsidP="003A229F">
            <w:pPr>
              <w:rPr>
                <w:del w:id="2925" w:author="D'souza, Nigel" w:date="2019-10-11T12:17:00Z"/>
              </w:rPr>
            </w:pPr>
            <w:del w:id="2926" w:author="D'souza, Nigel" w:date="2019-10-11T12:17:00Z">
              <w:r w:rsidDel="004E4A42">
                <w:delText>TBD</w:delText>
              </w:r>
              <w:bookmarkStart w:id="2927" w:name="_Toc28956097"/>
              <w:bookmarkStart w:id="2928" w:name="_Toc28956354"/>
              <w:bookmarkEnd w:id="2927"/>
              <w:bookmarkEnd w:id="2928"/>
            </w:del>
          </w:p>
        </w:tc>
        <w:bookmarkStart w:id="2929" w:name="_Toc28956098"/>
        <w:bookmarkStart w:id="2930" w:name="_Toc28956355"/>
        <w:bookmarkEnd w:id="2929"/>
        <w:bookmarkEnd w:id="2930"/>
      </w:tr>
    </w:tbl>
    <w:p w14:paraId="5FB8C783" w14:textId="77777777" w:rsidR="003A7A44" w:rsidDel="00AA1F11" w:rsidRDefault="003A7A44" w:rsidP="003A7A44">
      <w:pPr>
        <w:rPr>
          <w:del w:id="2931" w:author="D'souza, Nigel" w:date="2019-10-11T12:49:00Z"/>
          <w:color w:val="FF0000"/>
        </w:rPr>
      </w:pPr>
      <w:bookmarkStart w:id="2932" w:name="_Toc28956099"/>
      <w:bookmarkStart w:id="2933" w:name="_Toc28956356"/>
      <w:bookmarkEnd w:id="2932"/>
      <w:bookmarkEnd w:id="2933"/>
    </w:p>
    <w:p w14:paraId="4ECAD50A" w14:textId="77777777" w:rsidR="008D68A8" w:rsidDel="00AA1F11" w:rsidRDefault="008D68A8" w:rsidP="003A7A44">
      <w:pPr>
        <w:rPr>
          <w:del w:id="2934" w:author="D'souza, Nigel" w:date="2019-10-11T12:49:00Z"/>
          <w:color w:val="FF0000"/>
        </w:rPr>
      </w:pPr>
      <w:bookmarkStart w:id="2935" w:name="_Toc28956100"/>
      <w:bookmarkStart w:id="2936" w:name="_Toc28956357"/>
      <w:bookmarkEnd w:id="2935"/>
      <w:bookmarkEnd w:id="2936"/>
    </w:p>
    <w:p w14:paraId="565BC26A" w14:textId="77777777" w:rsidR="008D68A8" w:rsidDel="00AA1F11" w:rsidRDefault="008D68A8" w:rsidP="003A7A44">
      <w:pPr>
        <w:rPr>
          <w:del w:id="2937" w:author="D'souza, Nigel" w:date="2019-10-11T12:49:00Z"/>
          <w:color w:val="FF0000"/>
        </w:rPr>
      </w:pPr>
      <w:bookmarkStart w:id="2938" w:name="_Toc28956101"/>
      <w:bookmarkStart w:id="2939" w:name="_Toc28956358"/>
      <w:bookmarkEnd w:id="2938"/>
      <w:bookmarkEnd w:id="2939"/>
    </w:p>
    <w:p w14:paraId="193E37EC" w14:textId="77777777" w:rsidR="008D68A8" w:rsidDel="00AA1F11" w:rsidRDefault="008D68A8">
      <w:pPr>
        <w:rPr>
          <w:del w:id="2940" w:author="D'souza, Nigel" w:date="2019-10-11T12:49:00Z"/>
          <w:rFonts w:ascii="Arial Narrow" w:hAnsi="Arial Narrow" w:cs="Arial"/>
          <w:b/>
          <w:bCs/>
          <w:color w:val="336999"/>
          <w:sz w:val="28"/>
          <w:szCs w:val="20"/>
        </w:rPr>
      </w:pPr>
      <w:del w:id="2941" w:author="D'souza, Nigel" w:date="2019-10-11T12:49:00Z">
        <w:r w:rsidDel="00AA1F11">
          <w:rPr>
            <w:szCs w:val="20"/>
          </w:rPr>
          <w:br w:type="page"/>
        </w:r>
      </w:del>
    </w:p>
    <w:p w14:paraId="02F4234B" w14:textId="77777777" w:rsidR="003A7A44" w:rsidRPr="008D68A8" w:rsidDel="004E4A42" w:rsidRDefault="003A7A44" w:rsidP="00583888">
      <w:pPr>
        <w:pStyle w:val="Heading2"/>
        <w:numPr>
          <w:ilvl w:val="2"/>
          <w:numId w:val="2"/>
        </w:numPr>
        <w:rPr>
          <w:del w:id="2942" w:author="D'souza, Nigel" w:date="2019-10-11T12:17:00Z"/>
          <w:szCs w:val="20"/>
        </w:rPr>
      </w:pPr>
      <w:del w:id="2943" w:author="D'souza, Nigel" w:date="2019-10-11T12:17:00Z">
        <w:r w:rsidRPr="008D68A8" w:rsidDel="004E4A42">
          <w:rPr>
            <w:szCs w:val="20"/>
          </w:rPr>
          <w:delText xml:space="preserve">Set </w:delText>
        </w:r>
        <w:r w:rsidR="00FE5B3A" w:rsidRPr="008D68A8" w:rsidDel="004E4A42">
          <w:rPr>
            <w:szCs w:val="20"/>
          </w:rPr>
          <w:delText>User</w:delText>
        </w:r>
        <w:r w:rsidRPr="008D68A8" w:rsidDel="004E4A42">
          <w:rPr>
            <w:szCs w:val="20"/>
          </w:rPr>
          <w:delText xml:space="preserve"> Setup and Entitlements</w:delText>
        </w:r>
        <w:bookmarkStart w:id="2944" w:name="_Toc28956102"/>
        <w:bookmarkStart w:id="2945" w:name="_Toc28956359"/>
        <w:bookmarkEnd w:id="2944"/>
        <w:bookmarkEnd w:id="2945"/>
      </w:del>
    </w:p>
    <w:p w14:paraId="6AFA9D74" w14:textId="77777777" w:rsidR="003A7A44" w:rsidDel="004E4A42" w:rsidRDefault="003A7A44" w:rsidP="003A7A44">
      <w:pPr>
        <w:pStyle w:val="NormalIndent"/>
        <w:ind w:left="0"/>
        <w:rPr>
          <w:del w:id="2946" w:author="D'souza, Nigel" w:date="2019-10-11T12:17:00Z"/>
        </w:rPr>
      </w:pPr>
      <w:bookmarkStart w:id="2947" w:name="_Toc28956103"/>
      <w:bookmarkStart w:id="2948" w:name="_Toc28956360"/>
      <w:bookmarkEnd w:id="2947"/>
      <w:bookmarkEnd w:id="2948"/>
    </w:p>
    <w:p w14:paraId="2B77679A" w14:textId="77777777" w:rsidR="003A7A44" w:rsidDel="004E4A42" w:rsidRDefault="0076293C" w:rsidP="003A7A44">
      <w:pPr>
        <w:pStyle w:val="NormalIndent"/>
        <w:ind w:left="0"/>
        <w:rPr>
          <w:del w:id="2949" w:author="D'souza, Nigel" w:date="2019-10-11T12:17:00Z"/>
        </w:rPr>
      </w:pPr>
      <w:del w:id="2950" w:author="D'souza, Nigel" w:date="2019-10-11T12:17:00Z">
        <w:r w:rsidDel="004E4A42">
          <w:delText>Setup a user and their entitlements from another application.</w:delText>
        </w:r>
        <w:r w:rsidR="00E13B01" w:rsidDel="004E4A42">
          <w:delText xml:space="preserve">  It will be used to create new User IDs from the SSO framework</w:delText>
        </w:r>
        <w:bookmarkStart w:id="2951" w:name="_Toc28956104"/>
        <w:bookmarkStart w:id="2952" w:name="_Toc28956361"/>
        <w:bookmarkEnd w:id="2951"/>
        <w:bookmarkEnd w:id="2952"/>
      </w:del>
    </w:p>
    <w:p w14:paraId="1ECE3E1D" w14:textId="77777777" w:rsidR="003A7A44" w:rsidDel="004E4A42" w:rsidRDefault="003A7A44" w:rsidP="003A7A44">
      <w:pPr>
        <w:pStyle w:val="NormalIndent"/>
        <w:ind w:left="0"/>
        <w:rPr>
          <w:del w:id="2953" w:author="D'souza, Nigel" w:date="2019-10-11T12:17:00Z"/>
        </w:rPr>
      </w:pPr>
      <w:bookmarkStart w:id="2954" w:name="_Toc28956105"/>
      <w:bookmarkStart w:id="2955" w:name="_Toc28956362"/>
      <w:bookmarkEnd w:id="2954"/>
      <w:bookmarkEnd w:id="2955"/>
    </w:p>
    <w:tbl>
      <w:tblPr>
        <w:tblStyle w:val="TableGrid"/>
        <w:tblW w:w="0" w:type="auto"/>
        <w:tblInd w:w="108" w:type="dxa"/>
        <w:tblLook w:val="04A0" w:firstRow="1" w:lastRow="0" w:firstColumn="1" w:lastColumn="0" w:noHBand="0" w:noVBand="1"/>
      </w:tblPr>
      <w:tblGrid>
        <w:gridCol w:w="2160"/>
        <w:gridCol w:w="1239"/>
        <w:gridCol w:w="1028"/>
        <w:gridCol w:w="1080"/>
        <w:gridCol w:w="1328"/>
        <w:gridCol w:w="1406"/>
        <w:gridCol w:w="1028"/>
      </w:tblGrid>
      <w:tr w:rsidR="003A7A44" w:rsidDel="004E4A42" w14:paraId="3C6BA2CF" w14:textId="77777777" w:rsidTr="0076293C">
        <w:trPr>
          <w:del w:id="2956" w:author="D'souza, Nigel" w:date="2019-10-11T12:17:00Z"/>
        </w:trPr>
        <w:tc>
          <w:tcPr>
            <w:tcW w:w="2160" w:type="dxa"/>
            <w:shd w:val="clear" w:color="auto" w:fill="8DB3E2" w:themeFill="text2" w:themeFillTint="66"/>
          </w:tcPr>
          <w:p w14:paraId="693196BB" w14:textId="77777777" w:rsidR="003A7A44" w:rsidRPr="00962297" w:rsidDel="004E4A42" w:rsidRDefault="003A7A44" w:rsidP="0076293C">
            <w:pPr>
              <w:rPr>
                <w:del w:id="2957" w:author="D'souza, Nigel" w:date="2019-10-11T12:17:00Z"/>
              </w:rPr>
            </w:pPr>
            <w:del w:id="2958" w:author="D'souza, Nigel" w:date="2019-10-11T12:17:00Z">
              <w:r w:rsidRPr="00962297" w:rsidDel="004E4A42">
                <w:delText>Business Purpose</w:delText>
              </w:r>
              <w:bookmarkStart w:id="2959" w:name="_Toc28956106"/>
              <w:bookmarkStart w:id="2960" w:name="_Toc28956363"/>
              <w:bookmarkEnd w:id="2959"/>
              <w:bookmarkEnd w:id="2960"/>
            </w:del>
          </w:p>
        </w:tc>
        <w:tc>
          <w:tcPr>
            <w:tcW w:w="1239" w:type="dxa"/>
            <w:shd w:val="clear" w:color="auto" w:fill="8DB3E2" w:themeFill="text2" w:themeFillTint="66"/>
          </w:tcPr>
          <w:p w14:paraId="2E70669E" w14:textId="77777777" w:rsidR="003A7A44" w:rsidRPr="00962297" w:rsidDel="004E4A42" w:rsidRDefault="003A7A44" w:rsidP="0076293C">
            <w:pPr>
              <w:rPr>
                <w:del w:id="2961" w:author="D'souza, Nigel" w:date="2019-10-11T12:17:00Z"/>
              </w:rPr>
            </w:pPr>
            <w:del w:id="2962" w:author="D'souza, Nigel" w:date="2019-10-11T12:17:00Z">
              <w:r w:rsidRPr="00962297" w:rsidDel="004E4A42">
                <w:delText>Interface System</w:delText>
              </w:r>
              <w:bookmarkStart w:id="2963" w:name="_Toc28956107"/>
              <w:bookmarkStart w:id="2964" w:name="_Toc28956364"/>
              <w:bookmarkEnd w:id="2963"/>
              <w:bookmarkEnd w:id="2964"/>
            </w:del>
          </w:p>
        </w:tc>
        <w:tc>
          <w:tcPr>
            <w:tcW w:w="1028" w:type="dxa"/>
            <w:shd w:val="clear" w:color="auto" w:fill="8DB3E2" w:themeFill="text2" w:themeFillTint="66"/>
          </w:tcPr>
          <w:p w14:paraId="291D7758" w14:textId="77777777" w:rsidR="003A7A44" w:rsidRPr="00962297" w:rsidDel="004E4A42" w:rsidRDefault="003A7A44" w:rsidP="0076293C">
            <w:pPr>
              <w:rPr>
                <w:del w:id="2965" w:author="D'souza, Nigel" w:date="2019-10-11T12:17:00Z"/>
              </w:rPr>
            </w:pPr>
            <w:del w:id="2966" w:author="D'souza, Nigel" w:date="2019-10-11T12:17:00Z">
              <w:r w:rsidRPr="00962297" w:rsidDel="004E4A42">
                <w:delText>Message Format</w:delText>
              </w:r>
              <w:bookmarkStart w:id="2967" w:name="_Toc28956108"/>
              <w:bookmarkStart w:id="2968" w:name="_Toc28956365"/>
              <w:bookmarkEnd w:id="2967"/>
              <w:bookmarkEnd w:id="2968"/>
            </w:del>
          </w:p>
        </w:tc>
        <w:tc>
          <w:tcPr>
            <w:tcW w:w="1080" w:type="dxa"/>
            <w:shd w:val="clear" w:color="auto" w:fill="8DB3E2" w:themeFill="text2" w:themeFillTint="66"/>
          </w:tcPr>
          <w:p w14:paraId="6A782A6E" w14:textId="77777777" w:rsidR="003A7A44" w:rsidRPr="00962297" w:rsidDel="004E4A42" w:rsidRDefault="003A7A44" w:rsidP="0076293C">
            <w:pPr>
              <w:rPr>
                <w:del w:id="2969" w:author="D'souza, Nigel" w:date="2019-10-11T12:17:00Z"/>
              </w:rPr>
            </w:pPr>
            <w:del w:id="2970" w:author="D'souza, Nigel" w:date="2019-10-11T12:17:00Z">
              <w:r w:rsidRPr="00962297" w:rsidDel="004E4A42">
                <w:delText>Transport</w:delText>
              </w:r>
              <w:bookmarkStart w:id="2971" w:name="_Toc28956109"/>
              <w:bookmarkStart w:id="2972" w:name="_Toc28956366"/>
              <w:bookmarkEnd w:id="2971"/>
              <w:bookmarkEnd w:id="2972"/>
            </w:del>
          </w:p>
        </w:tc>
        <w:tc>
          <w:tcPr>
            <w:tcW w:w="1328" w:type="dxa"/>
            <w:shd w:val="clear" w:color="auto" w:fill="8DB3E2" w:themeFill="text2" w:themeFillTint="66"/>
          </w:tcPr>
          <w:p w14:paraId="1F00B865" w14:textId="77777777" w:rsidR="003A7A44" w:rsidRPr="00962297" w:rsidDel="004E4A42" w:rsidRDefault="003A7A44" w:rsidP="0076293C">
            <w:pPr>
              <w:rPr>
                <w:del w:id="2973" w:author="D'souza, Nigel" w:date="2019-10-11T12:17:00Z"/>
              </w:rPr>
            </w:pPr>
            <w:del w:id="2974" w:author="D'souza, Nigel" w:date="2019-10-11T12:17:00Z">
              <w:r w:rsidRPr="00962297" w:rsidDel="004E4A42">
                <w:delText xml:space="preserve">Intermediary </w:delText>
              </w:r>
              <w:bookmarkStart w:id="2975" w:name="_Toc28956110"/>
              <w:bookmarkStart w:id="2976" w:name="_Toc28956367"/>
              <w:bookmarkEnd w:id="2975"/>
              <w:bookmarkEnd w:id="2976"/>
            </w:del>
          </w:p>
        </w:tc>
        <w:tc>
          <w:tcPr>
            <w:tcW w:w="1406" w:type="dxa"/>
            <w:shd w:val="clear" w:color="auto" w:fill="8DB3E2" w:themeFill="text2" w:themeFillTint="66"/>
          </w:tcPr>
          <w:p w14:paraId="79AECCE2" w14:textId="77777777" w:rsidR="003A7A44" w:rsidRPr="00962297" w:rsidDel="004E4A42" w:rsidRDefault="003A7A44" w:rsidP="0076293C">
            <w:pPr>
              <w:rPr>
                <w:del w:id="2977" w:author="D'souza, Nigel" w:date="2019-10-11T12:17:00Z"/>
              </w:rPr>
            </w:pPr>
            <w:del w:id="2978" w:author="D'souza, Nigel" w:date="2019-10-11T12:17:00Z">
              <w:r w:rsidRPr="00962297" w:rsidDel="004E4A42">
                <w:delText>IDT Configuration Required</w:delText>
              </w:r>
              <w:bookmarkStart w:id="2979" w:name="_Toc28956111"/>
              <w:bookmarkStart w:id="2980" w:name="_Toc28956368"/>
              <w:bookmarkEnd w:id="2979"/>
              <w:bookmarkEnd w:id="2980"/>
            </w:del>
          </w:p>
        </w:tc>
        <w:tc>
          <w:tcPr>
            <w:tcW w:w="1028" w:type="dxa"/>
            <w:shd w:val="clear" w:color="auto" w:fill="8DB3E2" w:themeFill="text2" w:themeFillTint="66"/>
          </w:tcPr>
          <w:p w14:paraId="41F70445" w14:textId="77777777" w:rsidR="003A7A44" w:rsidRPr="00962297" w:rsidDel="004E4A42" w:rsidRDefault="003A7A44" w:rsidP="0076293C">
            <w:pPr>
              <w:rPr>
                <w:del w:id="2981" w:author="D'souza, Nigel" w:date="2019-10-11T12:17:00Z"/>
              </w:rPr>
            </w:pPr>
            <w:del w:id="2982" w:author="D'souza, Nigel" w:date="2019-10-11T12:17:00Z">
              <w:r w:rsidRPr="00962297" w:rsidDel="004E4A42">
                <w:delText>HLD Required</w:delText>
              </w:r>
              <w:bookmarkStart w:id="2983" w:name="_Toc28956112"/>
              <w:bookmarkStart w:id="2984" w:name="_Toc28956369"/>
              <w:bookmarkEnd w:id="2983"/>
              <w:bookmarkEnd w:id="2984"/>
            </w:del>
          </w:p>
        </w:tc>
        <w:bookmarkStart w:id="2985" w:name="_Toc28956113"/>
        <w:bookmarkStart w:id="2986" w:name="_Toc28956370"/>
        <w:bookmarkEnd w:id="2985"/>
        <w:bookmarkEnd w:id="2986"/>
      </w:tr>
      <w:tr w:rsidR="003A229F" w:rsidDel="004E4A42" w14:paraId="06CBA68A" w14:textId="77777777" w:rsidTr="0076293C">
        <w:trPr>
          <w:del w:id="2987" w:author="D'souza, Nigel" w:date="2019-10-11T12:17:00Z"/>
        </w:trPr>
        <w:tc>
          <w:tcPr>
            <w:tcW w:w="2160" w:type="dxa"/>
          </w:tcPr>
          <w:p w14:paraId="0851AD94" w14:textId="77777777" w:rsidR="003A229F" w:rsidDel="004E4A42" w:rsidRDefault="003A229F" w:rsidP="003A229F">
            <w:pPr>
              <w:rPr>
                <w:del w:id="2988" w:author="D'souza, Nigel" w:date="2019-10-11T12:17:00Z"/>
              </w:rPr>
            </w:pPr>
            <w:del w:id="2989" w:author="D'souza, Nigel" w:date="2019-10-11T12:17:00Z">
              <w:r w:rsidDel="004E4A42">
                <w:delText>Set User Properties and Entitlements</w:delText>
              </w:r>
              <w:bookmarkStart w:id="2990" w:name="_Toc28956114"/>
              <w:bookmarkStart w:id="2991" w:name="_Toc28956371"/>
              <w:bookmarkEnd w:id="2990"/>
              <w:bookmarkEnd w:id="2991"/>
            </w:del>
          </w:p>
        </w:tc>
        <w:tc>
          <w:tcPr>
            <w:tcW w:w="1239" w:type="dxa"/>
          </w:tcPr>
          <w:p w14:paraId="407CBA18" w14:textId="77777777" w:rsidR="003A229F" w:rsidDel="004E4A42" w:rsidRDefault="00E13B01" w:rsidP="003A229F">
            <w:pPr>
              <w:rPr>
                <w:del w:id="2992" w:author="D'souza, Nigel" w:date="2019-10-11T12:17:00Z"/>
              </w:rPr>
            </w:pPr>
            <w:del w:id="2993" w:author="D'souza, Nigel" w:date="2019-10-11T12:17:00Z">
              <w:r w:rsidDel="004E4A42">
                <w:delText>SSO</w:delText>
              </w:r>
              <w:bookmarkStart w:id="2994" w:name="_Toc28956115"/>
              <w:bookmarkStart w:id="2995" w:name="_Toc28956372"/>
              <w:bookmarkEnd w:id="2994"/>
              <w:bookmarkEnd w:id="2995"/>
            </w:del>
          </w:p>
          <w:p w14:paraId="0BFBEE75" w14:textId="77777777" w:rsidR="003A229F" w:rsidDel="004E4A42" w:rsidRDefault="003A229F" w:rsidP="003A229F">
            <w:pPr>
              <w:rPr>
                <w:del w:id="2996" w:author="D'souza, Nigel" w:date="2019-10-11T12:17:00Z"/>
              </w:rPr>
            </w:pPr>
            <w:bookmarkStart w:id="2997" w:name="_Toc28956116"/>
            <w:bookmarkStart w:id="2998" w:name="_Toc28956373"/>
            <w:bookmarkEnd w:id="2997"/>
            <w:bookmarkEnd w:id="2998"/>
          </w:p>
        </w:tc>
        <w:tc>
          <w:tcPr>
            <w:tcW w:w="1028" w:type="dxa"/>
          </w:tcPr>
          <w:p w14:paraId="5AF7B9C5" w14:textId="77777777" w:rsidR="003A229F" w:rsidDel="004E4A42" w:rsidRDefault="003A229F" w:rsidP="003A229F">
            <w:pPr>
              <w:rPr>
                <w:del w:id="2999" w:author="D'souza, Nigel" w:date="2019-10-11T12:17:00Z"/>
              </w:rPr>
            </w:pPr>
            <w:del w:id="3000" w:author="D'souza, Nigel" w:date="2019-10-11T12:17:00Z">
              <w:r w:rsidDel="004E4A42">
                <w:delText>TBD</w:delText>
              </w:r>
              <w:bookmarkStart w:id="3001" w:name="_Toc28956117"/>
              <w:bookmarkStart w:id="3002" w:name="_Toc28956374"/>
              <w:bookmarkEnd w:id="3001"/>
              <w:bookmarkEnd w:id="3002"/>
            </w:del>
          </w:p>
        </w:tc>
        <w:tc>
          <w:tcPr>
            <w:tcW w:w="1080" w:type="dxa"/>
          </w:tcPr>
          <w:p w14:paraId="6C9EAE67" w14:textId="77777777" w:rsidR="003A229F" w:rsidDel="004E4A42" w:rsidRDefault="003A229F" w:rsidP="003A229F">
            <w:pPr>
              <w:rPr>
                <w:del w:id="3003" w:author="D'souza, Nigel" w:date="2019-10-11T12:17:00Z"/>
              </w:rPr>
            </w:pPr>
            <w:del w:id="3004" w:author="D'souza, Nigel" w:date="2019-10-11T12:17:00Z">
              <w:r w:rsidDel="004E4A42">
                <w:delText>TBD</w:delText>
              </w:r>
              <w:bookmarkStart w:id="3005" w:name="_Toc28956118"/>
              <w:bookmarkStart w:id="3006" w:name="_Toc28956375"/>
              <w:bookmarkEnd w:id="3005"/>
              <w:bookmarkEnd w:id="3006"/>
            </w:del>
          </w:p>
        </w:tc>
        <w:tc>
          <w:tcPr>
            <w:tcW w:w="1328" w:type="dxa"/>
          </w:tcPr>
          <w:p w14:paraId="1E959E94" w14:textId="77777777" w:rsidR="003A229F" w:rsidDel="004E4A42" w:rsidRDefault="00E13B01" w:rsidP="003A229F">
            <w:pPr>
              <w:rPr>
                <w:del w:id="3007" w:author="D'souza, Nigel" w:date="2019-10-11T12:17:00Z"/>
              </w:rPr>
            </w:pPr>
            <w:del w:id="3008" w:author="D'souza, Nigel" w:date="2019-10-11T12:17:00Z">
              <w:r w:rsidDel="004E4A42">
                <w:delText>TBD</w:delText>
              </w:r>
              <w:bookmarkStart w:id="3009" w:name="_Toc28956119"/>
              <w:bookmarkStart w:id="3010" w:name="_Toc28956376"/>
              <w:bookmarkEnd w:id="3009"/>
              <w:bookmarkEnd w:id="3010"/>
            </w:del>
          </w:p>
        </w:tc>
        <w:tc>
          <w:tcPr>
            <w:tcW w:w="1406" w:type="dxa"/>
          </w:tcPr>
          <w:p w14:paraId="6CF162AA" w14:textId="77777777" w:rsidR="003A229F" w:rsidDel="004E4A42" w:rsidRDefault="003A229F" w:rsidP="003A229F">
            <w:pPr>
              <w:rPr>
                <w:del w:id="3011" w:author="D'souza, Nigel" w:date="2019-10-11T12:17:00Z"/>
              </w:rPr>
            </w:pPr>
            <w:del w:id="3012" w:author="D'souza, Nigel" w:date="2019-10-11T12:17:00Z">
              <w:r w:rsidDel="004E4A42">
                <w:delText>TBD</w:delText>
              </w:r>
              <w:bookmarkStart w:id="3013" w:name="_Toc28956120"/>
              <w:bookmarkStart w:id="3014" w:name="_Toc28956377"/>
              <w:bookmarkEnd w:id="3013"/>
              <w:bookmarkEnd w:id="3014"/>
            </w:del>
          </w:p>
        </w:tc>
        <w:tc>
          <w:tcPr>
            <w:tcW w:w="1028" w:type="dxa"/>
          </w:tcPr>
          <w:p w14:paraId="0362F7DE" w14:textId="77777777" w:rsidR="003A229F" w:rsidDel="004E4A42" w:rsidRDefault="003A229F" w:rsidP="003A229F">
            <w:pPr>
              <w:rPr>
                <w:del w:id="3015" w:author="D'souza, Nigel" w:date="2019-10-11T12:17:00Z"/>
              </w:rPr>
            </w:pPr>
            <w:del w:id="3016" w:author="D'souza, Nigel" w:date="2019-10-11T12:17:00Z">
              <w:r w:rsidDel="004E4A42">
                <w:delText>TBD</w:delText>
              </w:r>
              <w:bookmarkStart w:id="3017" w:name="_Toc28956121"/>
              <w:bookmarkStart w:id="3018" w:name="_Toc28956378"/>
              <w:bookmarkEnd w:id="3017"/>
              <w:bookmarkEnd w:id="3018"/>
            </w:del>
          </w:p>
        </w:tc>
        <w:bookmarkStart w:id="3019" w:name="_Toc28956122"/>
        <w:bookmarkStart w:id="3020" w:name="_Toc28956379"/>
        <w:bookmarkEnd w:id="3019"/>
        <w:bookmarkEnd w:id="3020"/>
      </w:tr>
      <w:tr w:rsidR="003A229F" w:rsidDel="004E4A42" w14:paraId="14119B6F" w14:textId="77777777" w:rsidTr="0076293C">
        <w:trPr>
          <w:trHeight w:val="559"/>
          <w:del w:id="3021" w:author="D'souza, Nigel" w:date="2019-10-11T12:17:00Z"/>
        </w:trPr>
        <w:tc>
          <w:tcPr>
            <w:tcW w:w="2160" w:type="dxa"/>
          </w:tcPr>
          <w:p w14:paraId="4DC0BA06" w14:textId="77777777" w:rsidR="003A229F" w:rsidDel="004E4A42" w:rsidRDefault="003A229F" w:rsidP="003A229F">
            <w:pPr>
              <w:rPr>
                <w:del w:id="3022" w:author="D'souza, Nigel" w:date="2019-10-11T12:17:00Z"/>
              </w:rPr>
            </w:pPr>
            <w:del w:id="3023" w:author="D'souza, Nigel" w:date="2019-10-11T12:17:00Z">
              <w:r w:rsidDel="004E4A42">
                <w:delText>Receive Status</w:delText>
              </w:r>
              <w:bookmarkStart w:id="3024" w:name="_Toc28956123"/>
              <w:bookmarkStart w:id="3025" w:name="_Toc28956380"/>
              <w:bookmarkEnd w:id="3024"/>
              <w:bookmarkEnd w:id="3025"/>
            </w:del>
          </w:p>
        </w:tc>
        <w:tc>
          <w:tcPr>
            <w:tcW w:w="1239" w:type="dxa"/>
          </w:tcPr>
          <w:p w14:paraId="75AD535D" w14:textId="77777777" w:rsidR="003A229F" w:rsidDel="004E4A42" w:rsidRDefault="00E13B01" w:rsidP="003A229F">
            <w:pPr>
              <w:rPr>
                <w:del w:id="3026" w:author="D'souza, Nigel" w:date="2019-10-11T12:17:00Z"/>
              </w:rPr>
            </w:pPr>
            <w:del w:id="3027" w:author="D'souza, Nigel" w:date="2019-10-11T12:17:00Z">
              <w:r w:rsidDel="004E4A42">
                <w:delText>SSO</w:delText>
              </w:r>
              <w:bookmarkStart w:id="3028" w:name="_Toc28956124"/>
              <w:bookmarkStart w:id="3029" w:name="_Toc28956381"/>
              <w:bookmarkEnd w:id="3028"/>
              <w:bookmarkEnd w:id="3029"/>
            </w:del>
          </w:p>
          <w:p w14:paraId="1564192A" w14:textId="77777777" w:rsidR="003A229F" w:rsidDel="004E4A42" w:rsidRDefault="003A229F" w:rsidP="003A229F">
            <w:pPr>
              <w:rPr>
                <w:del w:id="3030" w:author="D'souza, Nigel" w:date="2019-10-11T12:17:00Z"/>
              </w:rPr>
            </w:pPr>
            <w:bookmarkStart w:id="3031" w:name="_Toc28956125"/>
            <w:bookmarkStart w:id="3032" w:name="_Toc28956382"/>
            <w:bookmarkEnd w:id="3031"/>
            <w:bookmarkEnd w:id="3032"/>
          </w:p>
        </w:tc>
        <w:tc>
          <w:tcPr>
            <w:tcW w:w="1028" w:type="dxa"/>
          </w:tcPr>
          <w:p w14:paraId="3C2615D5" w14:textId="77777777" w:rsidR="003A229F" w:rsidDel="004E4A42" w:rsidRDefault="003A229F" w:rsidP="003A229F">
            <w:pPr>
              <w:rPr>
                <w:del w:id="3033" w:author="D'souza, Nigel" w:date="2019-10-11T12:17:00Z"/>
              </w:rPr>
            </w:pPr>
            <w:del w:id="3034" w:author="D'souza, Nigel" w:date="2019-10-11T12:17:00Z">
              <w:r w:rsidDel="004E4A42">
                <w:delText>TBD</w:delText>
              </w:r>
              <w:bookmarkStart w:id="3035" w:name="_Toc28956126"/>
              <w:bookmarkStart w:id="3036" w:name="_Toc28956383"/>
              <w:bookmarkEnd w:id="3035"/>
              <w:bookmarkEnd w:id="3036"/>
            </w:del>
          </w:p>
        </w:tc>
        <w:tc>
          <w:tcPr>
            <w:tcW w:w="1080" w:type="dxa"/>
          </w:tcPr>
          <w:p w14:paraId="1C20615A" w14:textId="77777777" w:rsidR="003A229F" w:rsidDel="004E4A42" w:rsidRDefault="003A229F" w:rsidP="003A229F">
            <w:pPr>
              <w:rPr>
                <w:del w:id="3037" w:author="D'souza, Nigel" w:date="2019-10-11T12:17:00Z"/>
              </w:rPr>
            </w:pPr>
            <w:del w:id="3038" w:author="D'souza, Nigel" w:date="2019-10-11T12:17:00Z">
              <w:r w:rsidDel="004E4A42">
                <w:delText>TBD</w:delText>
              </w:r>
              <w:bookmarkStart w:id="3039" w:name="_Toc28956127"/>
              <w:bookmarkStart w:id="3040" w:name="_Toc28956384"/>
              <w:bookmarkEnd w:id="3039"/>
              <w:bookmarkEnd w:id="3040"/>
            </w:del>
          </w:p>
        </w:tc>
        <w:tc>
          <w:tcPr>
            <w:tcW w:w="1328" w:type="dxa"/>
          </w:tcPr>
          <w:p w14:paraId="21436C6D" w14:textId="77777777" w:rsidR="003A229F" w:rsidDel="004E4A42" w:rsidRDefault="003A229F" w:rsidP="003A229F">
            <w:pPr>
              <w:rPr>
                <w:del w:id="3041" w:author="D'souza, Nigel" w:date="2019-10-11T12:17:00Z"/>
              </w:rPr>
            </w:pPr>
            <w:del w:id="3042" w:author="D'souza, Nigel" w:date="2019-10-11T12:17:00Z">
              <w:r w:rsidDel="004E4A42">
                <w:delText>TBD</w:delText>
              </w:r>
              <w:bookmarkStart w:id="3043" w:name="_Toc28956128"/>
              <w:bookmarkStart w:id="3044" w:name="_Toc28956385"/>
              <w:bookmarkEnd w:id="3043"/>
              <w:bookmarkEnd w:id="3044"/>
            </w:del>
          </w:p>
        </w:tc>
        <w:tc>
          <w:tcPr>
            <w:tcW w:w="1406" w:type="dxa"/>
          </w:tcPr>
          <w:p w14:paraId="32A343F3" w14:textId="77777777" w:rsidR="003A229F" w:rsidDel="004E4A42" w:rsidRDefault="003A229F" w:rsidP="003A229F">
            <w:pPr>
              <w:rPr>
                <w:del w:id="3045" w:author="D'souza, Nigel" w:date="2019-10-11T12:17:00Z"/>
              </w:rPr>
            </w:pPr>
            <w:del w:id="3046" w:author="D'souza, Nigel" w:date="2019-10-11T12:17:00Z">
              <w:r w:rsidDel="004E4A42">
                <w:delText>TBD</w:delText>
              </w:r>
              <w:bookmarkStart w:id="3047" w:name="_Toc28956129"/>
              <w:bookmarkStart w:id="3048" w:name="_Toc28956386"/>
              <w:bookmarkEnd w:id="3047"/>
              <w:bookmarkEnd w:id="3048"/>
            </w:del>
          </w:p>
        </w:tc>
        <w:tc>
          <w:tcPr>
            <w:tcW w:w="1028" w:type="dxa"/>
          </w:tcPr>
          <w:p w14:paraId="3C729D84" w14:textId="77777777" w:rsidR="003A229F" w:rsidDel="004E4A42" w:rsidRDefault="003A229F" w:rsidP="003A229F">
            <w:pPr>
              <w:rPr>
                <w:del w:id="3049" w:author="D'souza, Nigel" w:date="2019-10-11T12:17:00Z"/>
              </w:rPr>
            </w:pPr>
            <w:del w:id="3050" w:author="D'souza, Nigel" w:date="2019-10-11T12:17:00Z">
              <w:r w:rsidDel="004E4A42">
                <w:delText>TBD</w:delText>
              </w:r>
              <w:bookmarkStart w:id="3051" w:name="_Toc28956130"/>
              <w:bookmarkStart w:id="3052" w:name="_Toc28956387"/>
              <w:bookmarkEnd w:id="3051"/>
              <w:bookmarkEnd w:id="3052"/>
            </w:del>
          </w:p>
        </w:tc>
        <w:bookmarkStart w:id="3053" w:name="_Toc28956131"/>
        <w:bookmarkStart w:id="3054" w:name="_Toc28956388"/>
        <w:bookmarkEnd w:id="3053"/>
        <w:bookmarkEnd w:id="3054"/>
      </w:tr>
    </w:tbl>
    <w:p w14:paraId="0284B9EF" w14:textId="77777777" w:rsidR="003A7A44" w:rsidDel="004E4A42" w:rsidRDefault="003A7A44" w:rsidP="003A7A44">
      <w:pPr>
        <w:rPr>
          <w:del w:id="3055" w:author="D'souza, Nigel" w:date="2019-10-11T12:17:00Z"/>
          <w:color w:val="FF0000"/>
        </w:rPr>
      </w:pPr>
      <w:bookmarkStart w:id="3056" w:name="_Toc28956132"/>
      <w:bookmarkStart w:id="3057" w:name="_Toc28956389"/>
      <w:bookmarkEnd w:id="3056"/>
      <w:bookmarkEnd w:id="3057"/>
    </w:p>
    <w:p w14:paraId="38DDB9AD" w14:textId="77777777" w:rsidR="008D68A8" w:rsidDel="004E4A42" w:rsidRDefault="008D68A8" w:rsidP="003A7A44">
      <w:pPr>
        <w:rPr>
          <w:del w:id="3058" w:author="D'souza, Nigel" w:date="2019-10-11T12:17:00Z"/>
          <w:color w:val="FF0000"/>
        </w:rPr>
      </w:pPr>
      <w:bookmarkStart w:id="3059" w:name="_Toc28956133"/>
      <w:bookmarkStart w:id="3060" w:name="_Toc28956390"/>
      <w:bookmarkEnd w:id="3059"/>
      <w:bookmarkEnd w:id="3060"/>
    </w:p>
    <w:p w14:paraId="2D28F000" w14:textId="77777777" w:rsidR="008D68A8" w:rsidRPr="00792A68" w:rsidDel="004E4A42" w:rsidRDefault="008D68A8" w:rsidP="003A7A44">
      <w:pPr>
        <w:rPr>
          <w:del w:id="3061" w:author="D'souza, Nigel" w:date="2019-10-11T12:17:00Z"/>
          <w:color w:val="FF0000"/>
        </w:rPr>
      </w:pPr>
      <w:bookmarkStart w:id="3062" w:name="_Toc28956134"/>
      <w:bookmarkStart w:id="3063" w:name="_Toc28956391"/>
      <w:bookmarkEnd w:id="3062"/>
      <w:bookmarkEnd w:id="3063"/>
    </w:p>
    <w:p w14:paraId="168C0BCA" w14:textId="77777777" w:rsidR="00272481" w:rsidDel="004E4A42" w:rsidRDefault="00272481">
      <w:pPr>
        <w:rPr>
          <w:del w:id="3064" w:author="D'souza, Nigel" w:date="2019-10-11T12:17:00Z"/>
        </w:rPr>
      </w:pPr>
      <w:bookmarkStart w:id="3065" w:name="_Toc28956135"/>
      <w:bookmarkStart w:id="3066" w:name="_Toc28956392"/>
      <w:bookmarkEnd w:id="3065"/>
      <w:bookmarkEnd w:id="3066"/>
    </w:p>
    <w:p w14:paraId="15AD0B6B" w14:textId="77777777" w:rsidR="0076293C" w:rsidDel="004E4A42" w:rsidRDefault="0076293C">
      <w:pPr>
        <w:rPr>
          <w:del w:id="3067" w:author="D'souza, Nigel" w:date="2019-10-11T12:17:00Z"/>
          <w:rFonts w:ascii="Arial Narrow" w:hAnsi="Arial Narrow" w:cs="Arial"/>
          <w:b/>
          <w:bCs/>
          <w:color w:val="BFBFBF" w:themeColor="background1" w:themeShade="BF"/>
          <w:sz w:val="28"/>
          <w:szCs w:val="20"/>
        </w:rPr>
      </w:pPr>
      <w:del w:id="3068" w:author="D'souza, Nigel" w:date="2019-10-11T12:17:00Z">
        <w:r w:rsidDel="004E4A42">
          <w:rPr>
            <w:color w:val="BFBFBF" w:themeColor="background1" w:themeShade="BF"/>
            <w:szCs w:val="20"/>
          </w:rPr>
          <w:br w:type="page"/>
        </w:r>
      </w:del>
    </w:p>
    <w:p w14:paraId="2A9BC2D7" w14:textId="77777777" w:rsidR="0076293C" w:rsidRPr="008D68A8" w:rsidDel="004E4A42" w:rsidRDefault="0076293C" w:rsidP="00583888">
      <w:pPr>
        <w:pStyle w:val="Heading2"/>
        <w:numPr>
          <w:ilvl w:val="2"/>
          <w:numId w:val="2"/>
        </w:numPr>
        <w:rPr>
          <w:del w:id="3069" w:author="D'souza, Nigel" w:date="2019-10-11T12:17:00Z"/>
          <w:szCs w:val="20"/>
        </w:rPr>
      </w:pPr>
      <w:del w:id="3070" w:author="D'souza, Nigel" w:date="2019-10-11T12:17:00Z">
        <w:r w:rsidRPr="008D68A8" w:rsidDel="004E4A42">
          <w:rPr>
            <w:szCs w:val="20"/>
          </w:rPr>
          <w:delText>Get</w:delText>
        </w:r>
        <w:r w:rsidR="007F3442" w:rsidRPr="008D68A8" w:rsidDel="004E4A42">
          <w:rPr>
            <w:szCs w:val="20"/>
          </w:rPr>
          <w:delText xml:space="preserve"> </w:delText>
        </w:r>
        <w:r w:rsidRPr="008D68A8" w:rsidDel="004E4A42">
          <w:rPr>
            <w:szCs w:val="20"/>
          </w:rPr>
          <w:delText>User Setup and Entitlements</w:delText>
        </w:r>
        <w:r w:rsidR="00E33386" w:rsidRPr="008D68A8" w:rsidDel="004E4A42">
          <w:rPr>
            <w:szCs w:val="20"/>
          </w:rPr>
          <w:delText xml:space="preserve"> </w:delText>
        </w:r>
      </w:del>
      <w:del w:id="3071" w:author="D'souza, Nigel" w:date="2019-08-28T15:22:00Z">
        <w:r w:rsidR="00E13B01" w:rsidDel="00AC3366">
          <w:rPr>
            <w:szCs w:val="20"/>
          </w:rPr>
          <w:delText>(Requirements</w:delText>
        </w:r>
        <w:r w:rsidR="003A229F" w:rsidDel="00AC3366">
          <w:rPr>
            <w:szCs w:val="20"/>
          </w:rPr>
          <w:delText xml:space="preserve"> TBD)</w:delText>
        </w:r>
      </w:del>
      <w:bookmarkStart w:id="3072" w:name="_Toc28956136"/>
      <w:bookmarkStart w:id="3073" w:name="_Toc28956393"/>
      <w:bookmarkEnd w:id="3072"/>
      <w:bookmarkEnd w:id="3073"/>
    </w:p>
    <w:p w14:paraId="348E8A13" w14:textId="77777777" w:rsidR="0076293C" w:rsidDel="004E4A42" w:rsidRDefault="0076293C" w:rsidP="0076293C">
      <w:pPr>
        <w:pStyle w:val="NormalIndent"/>
        <w:ind w:left="0"/>
        <w:rPr>
          <w:del w:id="3074" w:author="D'souza, Nigel" w:date="2019-10-11T12:17:00Z"/>
        </w:rPr>
      </w:pPr>
      <w:bookmarkStart w:id="3075" w:name="_Toc28956137"/>
      <w:bookmarkStart w:id="3076" w:name="_Toc28956394"/>
      <w:bookmarkEnd w:id="3075"/>
      <w:bookmarkEnd w:id="3076"/>
    </w:p>
    <w:p w14:paraId="5B53B7D1" w14:textId="77777777" w:rsidR="0076293C" w:rsidRPr="002F326A" w:rsidDel="004E4A42" w:rsidRDefault="0076293C" w:rsidP="0076293C">
      <w:pPr>
        <w:pStyle w:val="NormalIndent"/>
        <w:ind w:left="0"/>
        <w:rPr>
          <w:del w:id="3077" w:author="D'souza, Nigel" w:date="2019-10-11T12:17:00Z"/>
          <w:sz w:val="20"/>
        </w:rPr>
      </w:pPr>
      <w:del w:id="3078" w:author="D'souza, Nigel" w:date="2019-10-11T12:17:00Z">
        <w:r w:rsidRPr="002F326A" w:rsidDel="004E4A42">
          <w:rPr>
            <w:sz w:val="20"/>
          </w:rPr>
          <w:delText>Get information about a current or specified DGB User.</w:delText>
        </w:r>
        <w:bookmarkStart w:id="3079" w:name="_Toc28956138"/>
        <w:bookmarkStart w:id="3080" w:name="_Toc28956395"/>
        <w:bookmarkEnd w:id="3079"/>
        <w:bookmarkEnd w:id="3080"/>
      </w:del>
    </w:p>
    <w:p w14:paraId="35BFC09E" w14:textId="77777777" w:rsidR="0076293C" w:rsidDel="004E4A42" w:rsidRDefault="0076293C" w:rsidP="0076293C">
      <w:pPr>
        <w:pStyle w:val="NormalIndent"/>
        <w:ind w:left="0"/>
        <w:rPr>
          <w:del w:id="3081" w:author="D'souza, Nigel" w:date="2019-10-11T12:17:00Z"/>
        </w:rPr>
      </w:pPr>
      <w:bookmarkStart w:id="3082" w:name="_Toc28956139"/>
      <w:bookmarkStart w:id="3083" w:name="_Toc28956396"/>
      <w:bookmarkEnd w:id="3082"/>
      <w:bookmarkEnd w:id="3083"/>
    </w:p>
    <w:tbl>
      <w:tblPr>
        <w:tblStyle w:val="TableGrid"/>
        <w:tblW w:w="0" w:type="auto"/>
        <w:tblInd w:w="108" w:type="dxa"/>
        <w:tblLook w:val="04A0" w:firstRow="1" w:lastRow="0" w:firstColumn="1" w:lastColumn="0" w:noHBand="0" w:noVBand="1"/>
      </w:tblPr>
      <w:tblGrid>
        <w:gridCol w:w="2160"/>
        <w:gridCol w:w="1239"/>
        <w:gridCol w:w="1028"/>
        <w:gridCol w:w="1080"/>
        <w:gridCol w:w="1328"/>
        <w:gridCol w:w="1406"/>
        <w:gridCol w:w="1028"/>
      </w:tblGrid>
      <w:tr w:rsidR="0076293C" w:rsidDel="004E4A42" w14:paraId="7B9DB5F0" w14:textId="77777777" w:rsidTr="0076293C">
        <w:trPr>
          <w:del w:id="3084" w:author="D'souza, Nigel" w:date="2019-10-11T12:17:00Z"/>
        </w:trPr>
        <w:tc>
          <w:tcPr>
            <w:tcW w:w="2160" w:type="dxa"/>
            <w:shd w:val="clear" w:color="auto" w:fill="8DB3E2" w:themeFill="text2" w:themeFillTint="66"/>
          </w:tcPr>
          <w:p w14:paraId="184D3243" w14:textId="77777777" w:rsidR="0076293C" w:rsidRPr="00962297" w:rsidDel="004E4A42" w:rsidRDefault="0076293C" w:rsidP="0076293C">
            <w:pPr>
              <w:rPr>
                <w:del w:id="3085" w:author="D'souza, Nigel" w:date="2019-10-11T12:17:00Z"/>
              </w:rPr>
            </w:pPr>
            <w:del w:id="3086" w:author="D'souza, Nigel" w:date="2019-10-11T12:17:00Z">
              <w:r w:rsidRPr="00962297" w:rsidDel="004E4A42">
                <w:delText>Business Purpose</w:delText>
              </w:r>
              <w:bookmarkStart w:id="3087" w:name="_Toc28956140"/>
              <w:bookmarkStart w:id="3088" w:name="_Toc28956397"/>
              <w:bookmarkEnd w:id="3087"/>
              <w:bookmarkEnd w:id="3088"/>
            </w:del>
          </w:p>
        </w:tc>
        <w:tc>
          <w:tcPr>
            <w:tcW w:w="1239" w:type="dxa"/>
            <w:shd w:val="clear" w:color="auto" w:fill="8DB3E2" w:themeFill="text2" w:themeFillTint="66"/>
          </w:tcPr>
          <w:p w14:paraId="648DE50B" w14:textId="77777777" w:rsidR="0076293C" w:rsidRPr="00962297" w:rsidDel="004E4A42" w:rsidRDefault="0076293C" w:rsidP="0076293C">
            <w:pPr>
              <w:rPr>
                <w:del w:id="3089" w:author="D'souza, Nigel" w:date="2019-10-11T12:17:00Z"/>
              </w:rPr>
            </w:pPr>
            <w:del w:id="3090" w:author="D'souza, Nigel" w:date="2019-10-11T12:17:00Z">
              <w:r w:rsidRPr="00962297" w:rsidDel="004E4A42">
                <w:delText>Interface System</w:delText>
              </w:r>
              <w:bookmarkStart w:id="3091" w:name="_Toc28956141"/>
              <w:bookmarkStart w:id="3092" w:name="_Toc28956398"/>
              <w:bookmarkEnd w:id="3091"/>
              <w:bookmarkEnd w:id="3092"/>
            </w:del>
          </w:p>
        </w:tc>
        <w:tc>
          <w:tcPr>
            <w:tcW w:w="1028" w:type="dxa"/>
            <w:shd w:val="clear" w:color="auto" w:fill="8DB3E2" w:themeFill="text2" w:themeFillTint="66"/>
          </w:tcPr>
          <w:p w14:paraId="3298B362" w14:textId="77777777" w:rsidR="0076293C" w:rsidRPr="00962297" w:rsidDel="004E4A42" w:rsidRDefault="0076293C" w:rsidP="0076293C">
            <w:pPr>
              <w:rPr>
                <w:del w:id="3093" w:author="D'souza, Nigel" w:date="2019-10-11T12:17:00Z"/>
              </w:rPr>
            </w:pPr>
            <w:del w:id="3094" w:author="D'souza, Nigel" w:date="2019-10-11T12:17:00Z">
              <w:r w:rsidRPr="00962297" w:rsidDel="004E4A42">
                <w:delText>Message Format</w:delText>
              </w:r>
              <w:bookmarkStart w:id="3095" w:name="_Toc28956142"/>
              <w:bookmarkStart w:id="3096" w:name="_Toc28956399"/>
              <w:bookmarkEnd w:id="3095"/>
              <w:bookmarkEnd w:id="3096"/>
            </w:del>
          </w:p>
        </w:tc>
        <w:tc>
          <w:tcPr>
            <w:tcW w:w="1080" w:type="dxa"/>
            <w:shd w:val="clear" w:color="auto" w:fill="8DB3E2" w:themeFill="text2" w:themeFillTint="66"/>
          </w:tcPr>
          <w:p w14:paraId="27268F05" w14:textId="77777777" w:rsidR="0076293C" w:rsidRPr="00962297" w:rsidDel="004E4A42" w:rsidRDefault="0076293C" w:rsidP="0076293C">
            <w:pPr>
              <w:rPr>
                <w:del w:id="3097" w:author="D'souza, Nigel" w:date="2019-10-11T12:17:00Z"/>
              </w:rPr>
            </w:pPr>
            <w:del w:id="3098" w:author="D'souza, Nigel" w:date="2019-10-11T12:17:00Z">
              <w:r w:rsidRPr="00962297" w:rsidDel="004E4A42">
                <w:delText>Transport</w:delText>
              </w:r>
              <w:bookmarkStart w:id="3099" w:name="_Toc28956143"/>
              <w:bookmarkStart w:id="3100" w:name="_Toc28956400"/>
              <w:bookmarkEnd w:id="3099"/>
              <w:bookmarkEnd w:id="3100"/>
            </w:del>
          </w:p>
        </w:tc>
        <w:tc>
          <w:tcPr>
            <w:tcW w:w="1328" w:type="dxa"/>
            <w:shd w:val="clear" w:color="auto" w:fill="8DB3E2" w:themeFill="text2" w:themeFillTint="66"/>
          </w:tcPr>
          <w:p w14:paraId="0D49732F" w14:textId="77777777" w:rsidR="0076293C" w:rsidRPr="00962297" w:rsidDel="004E4A42" w:rsidRDefault="0076293C" w:rsidP="0076293C">
            <w:pPr>
              <w:rPr>
                <w:del w:id="3101" w:author="D'souza, Nigel" w:date="2019-10-11T12:17:00Z"/>
              </w:rPr>
            </w:pPr>
            <w:del w:id="3102" w:author="D'souza, Nigel" w:date="2019-10-11T12:17:00Z">
              <w:r w:rsidRPr="00962297" w:rsidDel="004E4A42">
                <w:delText xml:space="preserve">Intermediary </w:delText>
              </w:r>
              <w:bookmarkStart w:id="3103" w:name="_Toc28956144"/>
              <w:bookmarkStart w:id="3104" w:name="_Toc28956401"/>
              <w:bookmarkEnd w:id="3103"/>
              <w:bookmarkEnd w:id="3104"/>
            </w:del>
          </w:p>
        </w:tc>
        <w:tc>
          <w:tcPr>
            <w:tcW w:w="1406" w:type="dxa"/>
            <w:shd w:val="clear" w:color="auto" w:fill="8DB3E2" w:themeFill="text2" w:themeFillTint="66"/>
          </w:tcPr>
          <w:p w14:paraId="55D486AC" w14:textId="77777777" w:rsidR="0076293C" w:rsidRPr="00962297" w:rsidDel="004E4A42" w:rsidRDefault="0076293C" w:rsidP="0076293C">
            <w:pPr>
              <w:rPr>
                <w:del w:id="3105" w:author="D'souza, Nigel" w:date="2019-10-11T12:17:00Z"/>
              </w:rPr>
            </w:pPr>
            <w:del w:id="3106" w:author="D'souza, Nigel" w:date="2019-10-11T12:17:00Z">
              <w:r w:rsidRPr="00962297" w:rsidDel="004E4A42">
                <w:delText>IDT Configuration Required</w:delText>
              </w:r>
              <w:bookmarkStart w:id="3107" w:name="_Toc28956145"/>
              <w:bookmarkStart w:id="3108" w:name="_Toc28956402"/>
              <w:bookmarkEnd w:id="3107"/>
              <w:bookmarkEnd w:id="3108"/>
            </w:del>
          </w:p>
        </w:tc>
        <w:tc>
          <w:tcPr>
            <w:tcW w:w="1028" w:type="dxa"/>
            <w:shd w:val="clear" w:color="auto" w:fill="8DB3E2" w:themeFill="text2" w:themeFillTint="66"/>
          </w:tcPr>
          <w:p w14:paraId="553F61F4" w14:textId="77777777" w:rsidR="0076293C" w:rsidRPr="00962297" w:rsidDel="004E4A42" w:rsidRDefault="0076293C" w:rsidP="0076293C">
            <w:pPr>
              <w:rPr>
                <w:del w:id="3109" w:author="D'souza, Nigel" w:date="2019-10-11T12:17:00Z"/>
              </w:rPr>
            </w:pPr>
            <w:del w:id="3110" w:author="D'souza, Nigel" w:date="2019-10-11T12:17:00Z">
              <w:r w:rsidRPr="00962297" w:rsidDel="004E4A42">
                <w:delText>HLD Required</w:delText>
              </w:r>
              <w:bookmarkStart w:id="3111" w:name="_Toc28956146"/>
              <w:bookmarkStart w:id="3112" w:name="_Toc28956403"/>
              <w:bookmarkEnd w:id="3111"/>
              <w:bookmarkEnd w:id="3112"/>
            </w:del>
          </w:p>
        </w:tc>
        <w:bookmarkStart w:id="3113" w:name="_Toc28956147"/>
        <w:bookmarkStart w:id="3114" w:name="_Toc28956404"/>
        <w:bookmarkEnd w:id="3113"/>
        <w:bookmarkEnd w:id="3114"/>
      </w:tr>
      <w:tr w:rsidR="0076293C" w:rsidDel="004E4A42" w14:paraId="71C822D2" w14:textId="77777777" w:rsidTr="0076293C">
        <w:trPr>
          <w:del w:id="3115" w:author="D'souza, Nigel" w:date="2019-10-11T12:17:00Z"/>
        </w:trPr>
        <w:tc>
          <w:tcPr>
            <w:tcW w:w="2160" w:type="dxa"/>
          </w:tcPr>
          <w:p w14:paraId="6C59B265" w14:textId="77777777" w:rsidR="0076293C" w:rsidDel="004E4A42" w:rsidRDefault="0076293C" w:rsidP="0076293C">
            <w:pPr>
              <w:rPr>
                <w:del w:id="3116" w:author="D'souza, Nigel" w:date="2019-10-11T12:17:00Z"/>
              </w:rPr>
            </w:pPr>
            <w:del w:id="3117" w:author="D'souza, Nigel" w:date="2019-10-11T12:17:00Z">
              <w:r w:rsidDel="004E4A42">
                <w:delText>Request User Properties and Entitlements</w:delText>
              </w:r>
              <w:bookmarkStart w:id="3118" w:name="_Toc28956148"/>
              <w:bookmarkStart w:id="3119" w:name="_Toc28956405"/>
              <w:bookmarkEnd w:id="3118"/>
              <w:bookmarkEnd w:id="3119"/>
            </w:del>
          </w:p>
        </w:tc>
        <w:tc>
          <w:tcPr>
            <w:tcW w:w="1239" w:type="dxa"/>
          </w:tcPr>
          <w:p w14:paraId="481DB06C" w14:textId="77777777" w:rsidR="0076293C" w:rsidDel="004E4A42" w:rsidRDefault="0076293C" w:rsidP="0076293C">
            <w:pPr>
              <w:rPr>
                <w:del w:id="3120" w:author="D'souza, Nigel" w:date="2019-10-11T12:17:00Z"/>
              </w:rPr>
            </w:pPr>
            <w:bookmarkStart w:id="3121" w:name="_Toc28956149"/>
            <w:bookmarkStart w:id="3122" w:name="_Toc28956406"/>
            <w:bookmarkEnd w:id="3121"/>
            <w:bookmarkEnd w:id="3122"/>
          </w:p>
        </w:tc>
        <w:tc>
          <w:tcPr>
            <w:tcW w:w="1028" w:type="dxa"/>
          </w:tcPr>
          <w:p w14:paraId="3605F015" w14:textId="77777777" w:rsidR="0076293C" w:rsidDel="004E4A42" w:rsidRDefault="0076293C" w:rsidP="0076293C">
            <w:pPr>
              <w:rPr>
                <w:del w:id="3123" w:author="D'souza, Nigel" w:date="2019-10-11T12:17:00Z"/>
              </w:rPr>
            </w:pPr>
            <w:bookmarkStart w:id="3124" w:name="_Toc28956150"/>
            <w:bookmarkStart w:id="3125" w:name="_Toc28956407"/>
            <w:bookmarkEnd w:id="3124"/>
            <w:bookmarkEnd w:id="3125"/>
          </w:p>
        </w:tc>
        <w:tc>
          <w:tcPr>
            <w:tcW w:w="1080" w:type="dxa"/>
          </w:tcPr>
          <w:p w14:paraId="1CD82F19" w14:textId="77777777" w:rsidR="0076293C" w:rsidDel="004E4A42" w:rsidRDefault="0076293C" w:rsidP="0076293C">
            <w:pPr>
              <w:rPr>
                <w:del w:id="3126" w:author="D'souza, Nigel" w:date="2019-10-11T12:17:00Z"/>
              </w:rPr>
            </w:pPr>
            <w:bookmarkStart w:id="3127" w:name="_Toc28956151"/>
            <w:bookmarkStart w:id="3128" w:name="_Toc28956408"/>
            <w:bookmarkEnd w:id="3127"/>
            <w:bookmarkEnd w:id="3128"/>
          </w:p>
        </w:tc>
        <w:tc>
          <w:tcPr>
            <w:tcW w:w="1328" w:type="dxa"/>
          </w:tcPr>
          <w:p w14:paraId="2C9380EA" w14:textId="77777777" w:rsidR="0076293C" w:rsidDel="004E4A42" w:rsidRDefault="0076293C" w:rsidP="0076293C">
            <w:pPr>
              <w:rPr>
                <w:del w:id="3129" w:author="D'souza, Nigel" w:date="2019-10-11T12:17:00Z"/>
              </w:rPr>
            </w:pPr>
            <w:bookmarkStart w:id="3130" w:name="_Toc28956152"/>
            <w:bookmarkStart w:id="3131" w:name="_Toc28956409"/>
            <w:bookmarkEnd w:id="3130"/>
            <w:bookmarkEnd w:id="3131"/>
          </w:p>
        </w:tc>
        <w:tc>
          <w:tcPr>
            <w:tcW w:w="1406" w:type="dxa"/>
          </w:tcPr>
          <w:p w14:paraId="31C558A4" w14:textId="77777777" w:rsidR="0076293C" w:rsidDel="004E4A42" w:rsidRDefault="0076293C" w:rsidP="0076293C">
            <w:pPr>
              <w:rPr>
                <w:del w:id="3132" w:author="D'souza, Nigel" w:date="2019-10-11T12:17:00Z"/>
              </w:rPr>
            </w:pPr>
            <w:bookmarkStart w:id="3133" w:name="_Toc28956153"/>
            <w:bookmarkStart w:id="3134" w:name="_Toc28956410"/>
            <w:bookmarkEnd w:id="3133"/>
            <w:bookmarkEnd w:id="3134"/>
          </w:p>
        </w:tc>
        <w:tc>
          <w:tcPr>
            <w:tcW w:w="1028" w:type="dxa"/>
          </w:tcPr>
          <w:p w14:paraId="7AE657ED" w14:textId="77777777" w:rsidR="0076293C" w:rsidDel="004E4A42" w:rsidRDefault="0076293C" w:rsidP="0076293C">
            <w:pPr>
              <w:rPr>
                <w:del w:id="3135" w:author="D'souza, Nigel" w:date="2019-10-11T12:17:00Z"/>
              </w:rPr>
            </w:pPr>
            <w:bookmarkStart w:id="3136" w:name="_Toc28956154"/>
            <w:bookmarkStart w:id="3137" w:name="_Toc28956411"/>
            <w:bookmarkEnd w:id="3136"/>
            <w:bookmarkEnd w:id="3137"/>
          </w:p>
        </w:tc>
        <w:bookmarkStart w:id="3138" w:name="_Toc28956155"/>
        <w:bookmarkStart w:id="3139" w:name="_Toc28956412"/>
        <w:bookmarkEnd w:id="3138"/>
        <w:bookmarkEnd w:id="3139"/>
      </w:tr>
      <w:tr w:rsidR="0076293C" w:rsidDel="004E4A42" w14:paraId="1656B65A" w14:textId="77777777" w:rsidTr="0076293C">
        <w:trPr>
          <w:trHeight w:val="559"/>
          <w:del w:id="3140" w:author="D'souza, Nigel" w:date="2019-10-11T12:17:00Z"/>
        </w:trPr>
        <w:tc>
          <w:tcPr>
            <w:tcW w:w="2160" w:type="dxa"/>
          </w:tcPr>
          <w:p w14:paraId="25ECB8B8" w14:textId="77777777" w:rsidR="0076293C" w:rsidDel="004E4A42" w:rsidRDefault="0076293C" w:rsidP="0076293C">
            <w:pPr>
              <w:rPr>
                <w:del w:id="3141" w:author="D'souza, Nigel" w:date="2019-10-11T12:17:00Z"/>
              </w:rPr>
            </w:pPr>
            <w:del w:id="3142" w:author="D'souza, Nigel" w:date="2019-10-11T12:17:00Z">
              <w:r w:rsidDel="004E4A42">
                <w:delText>Receive requested information</w:delText>
              </w:r>
              <w:bookmarkStart w:id="3143" w:name="_Toc28956156"/>
              <w:bookmarkStart w:id="3144" w:name="_Toc28956413"/>
              <w:bookmarkEnd w:id="3143"/>
              <w:bookmarkEnd w:id="3144"/>
            </w:del>
          </w:p>
        </w:tc>
        <w:tc>
          <w:tcPr>
            <w:tcW w:w="1239" w:type="dxa"/>
          </w:tcPr>
          <w:p w14:paraId="05772A03" w14:textId="77777777" w:rsidR="0076293C" w:rsidDel="004E4A42" w:rsidRDefault="0076293C" w:rsidP="0076293C">
            <w:pPr>
              <w:rPr>
                <w:del w:id="3145" w:author="D'souza, Nigel" w:date="2019-10-11T12:17:00Z"/>
              </w:rPr>
            </w:pPr>
            <w:bookmarkStart w:id="3146" w:name="_Toc28956157"/>
            <w:bookmarkStart w:id="3147" w:name="_Toc28956414"/>
            <w:bookmarkEnd w:id="3146"/>
            <w:bookmarkEnd w:id="3147"/>
          </w:p>
        </w:tc>
        <w:tc>
          <w:tcPr>
            <w:tcW w:w="1028" w:type="dxa"/>
          </w:tcPr>
          <w:p w14:paraId="47936D49" w14:textId="77777777" w:rsidR="0076293C" w:rsidDel="004E4A42" w:rsidRDefault="0076293C" w:rsidP="0076293C">
            <w:pPr>
              <w:rPr>
                <w:del w:id="3148" w:author="D'souza, Nigel" w:date="2019-10-11T12:17:00Z"/>
              </w:rPr>
            </w:pPr>
            <w:bookmarkStart w:id="3149" w:name="_Toc28956158"/>
            <w:bookmarkStart w:id="3150" w:name="_Toc28956415"/>
            <w:bookmarkEnd w:id="3149"/>
            <w:bookmarkEnd w:id="3150"/>
          </w:p>
        </w:tc>
        <w:tc>
          <w:tcPr>
            <w:tcW w:w="1080" w:type="dxa"/>
          </w:tcPr>
          <w:p w14:paraId="7DD46C32" w14:textId="77777777" w:rsidR="0076293C" w:rsidDel="004E4A42" w:rsidRDefault="0076293C" w:rsidP="0076293C">
            <w:pPr>
              <w:rPr>
                <w:del w:id="3151" w:author="D'souza, Nigel" w:date="2019-10-11T12:17:00Z"/>
              </w:rPr>
            </w:pPr>
            <w:bookmarkStart w:id="3152" w:name="_Toc28956159"/>
            <w:bookmarkStart w:id="3153" w:name="_Toc28956416"/>
            <w:bookmarkEnd w:id="3152"/>
            <w:bookmarkEnd w:id="3153"/>
          </w:p>
        </w:tc>
        <w:tc>
          <w:tcPr>
            <w:tcW w:w="1328" w:type="dxa"/>
          </w:tcPr>
          <w:p w14:paraId="5947C2D5" w14:textId="77777777" w:rsidR="0076293C" w:rsidDel="004E4A42" w:rsidRDefault="0076293C" w:rsidP="0076293C">
            <w:pPr>
              <w:rPr>
                <w:del w:id="3154" w:author="D'souza, Nigel" w:date="2019-10-11T12:17:00Z"/>
              </w:rPr>
            </w:pPr>
            <w:bookmarkStart w:id="3155" w:name="_Toc28956160"/>
            <w:bookmarkStart w:id="3156" w:name="_Toc28956417"/>
            <w:bookmarkEnd w:id="3155"/>
            <w:bookmarkEnd w:id="3156"/>
          </w:p>
        </w:tc>
        <w:tc>
          <w:tcPr>
            <w:tcW w:w="1406" w:type="dxa"/>
          </w:tcPr>
          <w:p w14:paraId="310A4B35" w14:textId="77777777" w:rsidR="0076293C" w:rsidDel="004E4A42" w:rsidRDefault="0076293C" w:rsidP="0076293C">
            <w:pPr>
              <w:rPr>
                <w:del w:id="3157" w:author="D'souza, Nigel" w:date="2019-10-11T12:17:00Z"/>
              </w:rPr>
            </w:pPr>
            <w:bookmarkStart w:id="3158" w:name="_Toc28956161"/>
            <w:bookmarkStart w:id="3159" w:name="_Toc28956418"/>
            <w:bookmarkEnd w:id="3158"/>
            <w:bookmarkEnd w:id="3159"/>
          </w:p>
        </w:tc>
        <w:tc>
          <w:tcPr>
            <w:tcW w:w="1028" w:type="dxa"/>
          </w:tcPr>
          <w:p w14:paraId="72F40452" w14:textId="77777777" w:rsidR="0076293C" w:rsidDel="004E4A42" w:rsidRDefault="0076293C" w:rsidP="0076293C">
            <w:pPr>
              <w:rPr>
                <w:del w:id="3160" w:author="D'souza, Nigel" w:date="2019-10-11T12:17:00Z"/>
              </w:rPr>
            </w:pPr>
            <w:bookmarkStart w:id="3161" w:name="_Toc28956162"/>
            <w:bookmarkStart w:id="3162" w:name="_Toc28956419"/>
            <w:bookmarkEnd w:id="3161"/>
            <w:bookmarkEnd w:id="3162"/>
          </w:p>
        </w:tc>
        <w:bookmarkStart w:id="3163" w:name="_Toc28956163"/>
        <w:bookmarkStart w:id="3164" w:name="_Toc28956420"/>
        <w:bookmarkEnd w:id="3163"/>
        <w:bookmarkEnd w:id="3164"/>
      </w:tr>
    </w:tbl>
    <w:p w14:paraId="179E5837" w14:textId="77777777" w:rsidR="0076293C" w:rsidDel="00AA1F11" w:rsidRDefault="0076293C" w:rsidP="0076293C">
      <w:pPr>
        <w:rPr>
          <w:del w:id="3165" w:author="D'souza, Nigel" w:date="2019-10-11T12:49:00Z"/>
          <w:color w:val="FF0000"/>
        </w:rPr>
      </w:pPr>
      <w:bookmarkStart w:id="3166" w:name="_Toc28956164"/>
      <w:bookmarkStart w:id="3167" w:name="_Toc28956421"/>
      <w:bookmarkEnd w:id="3166"/>
      <w:bookmarkEnd w:id="3167"/>
    </w:p>
    <w:p w14:paraId="30AAEE54" w14:textId="77777777" w:rsidR="004634BB" w:rsidDel="00AA1F11" w:rsidRDefault="004634BB" w:rsidP="0076293C">
      <w:pPr>
        <w:rPr>
          <w:del w:id="3168" w:author="D'souza, Nigel" w:date="2019-10-11T12:49:00Z"/>
          <w:color w:val="FF0000"/>
        </w:rPr>
      </w:pPr>
      <w:bookmarkStart w:id="3169" w:name="_Toc28956165"/>
      <w:bookmarkStart w:id="3170" w:name="_Toc28956422"/>
      <w:bookmarkEnd w:id="3169"/>
      <w:bookmarkEnd w:id="3170"/>
    </w:p>
    <w:p w14:paraId="2885D6C5" w14:textId="77777777" w:rsidR="00C30085" w:rsidRPr="00512127" w:rsidRDefault="00C30085" w:rsidP="00583888">
      <w:pPr>
        <w:pStyle w:val="Heading2"/>
        <w:numPr>
          <w:ilvl w:val="2"/>
          <w:numId w:val="2"/>
        </w:numPr>
        <w:rPr>
          <w:color w:val="FF0000"/>
          <w:szCs w:val="20"/>
        </w:rPr>
      </w:pPr>
      <w:bookmarkStart w:id="3171" w:name="_Toc28956423"/>
      <w:r w:rsidRPr="00512127">
        <w:rPr>
          <w:color w:val="FF0000"/>
          <w:szCs w:val="20"/>
        </w:rPr>
        <w:t xml:space="preserve">Get Obligation per </w:t>
      </w:r>
      <w:commentRangeStart w:id="3172"/>
      <w:r w:rsidRPr="00512127">
        <w:rPr>
          <w:color w:val="FF0000"/>
          <w:szCs w:val="20"/>
        </w:rPr>
        <w:t>Obligators</w:t>
      </w:r>
      <w:r w:rsidR="00512127" w:rsidRPr="00512127">
        <w:rPr>
          <w:color w:val="FF0000"/>
          <w:szCs w:val="20"/>
        </w:rPr>
        <w:t xml:space="preserve"> </w:t>
      </w:r>
      <w:commentRangeEnd w:id="3172"/>
      <w:r w:rsidR="00757D68">
        <w:rPr>
          <w:rStyle w:val="CommentReference"/>
          <w:rFonts w:ascii="Arial" w:hAnsi="Arial" w:cs="Times New Roman"/>
          <w:b w:val="0"/>
          <w:bCs w:val="0"/>
          <w:color w:val="auto"/>
          <w:lang w:val="en-GB"/>
        </w:rPr>
        <w:commentReference w:id="3172"/>
      </w:r>
      <w:r w:rsidR="00512127" w:rsidRPr="00512127">
        <w:rPr>
          <w:color w:val="FF0000"/>
          <w:szCs w:val="20"/>
        </w:rPr>
        <w:t>(P3)</w:t>
      </w:r>
      <w:bookmarkEnd w:id="3171"/>
    </w:p>
    <w:p w14:paraId="318D1DA2" w14:textId="77777777" w:rsidR="008D68A8" w:rsidRPr="00792A68" w:rsidRDefault="008D68A8" w:rsidP="0076293C">
      <w:pPr>
        <w:rPr>
          <w:color w:val="FF0000"/>
        </w:rPr>
      </w:pPr>
    </w:p>
    <w:tbl>
      <w:tblPr>
        <w:tblStyle w:val="TableGrid"/>
        <w:tblW w:w="0" w:type="auto"/>
        <w:tblInd w:w="108" w:type="dxa"/>
        <w:tblLook w:val="04A0" w:firstRow="1" w:lastRow="0" w:firstColumn="1" w:lastColumn="0" w:noHBand="0" w:noVBand="1"/>
      </w:tblPr>
      <w:tblGrid>
        <w:gridCol w:w="2033"/>
        <w:gridCol w:w="1206"/>
        <w:gridCol w:w="1028"/>
        <w:gridCol w:w="1483"/>
        <w:gridCol w:w="1328"/>
        <w:gridCol w:w="1406"/>
        <w:gridCol w:w="1028"/>
      </w:tblGrid>
      <w:tr w:rsidR="00C30085" w14:paraId="42D8B439" w14:textId="77777777" w:rsidTr="00C30085">
        <w:tc>
          <w:tcPr>
            <w:tcW w:w="2033" w:type="dxa"/>
            <w:shd w:val="clear" w:color="auto" w:fill="8DB3E2" w:themeFill="text2" w:themeFillTint="66"/>
          </w:tcPr>
          <w:p w14:paraId="0DB69012" w14:textId="77777777" w:rsidR="00C30085" w:rsidRPr="00962297" w:rsidRDefault="00C30085" w:rsidP="006C24DE">
            <w:r w:rsidRPr="00962297">
              <w:t>Business Purpose</w:t>
            </w:r>
          </w:p>
        </w:tc>
        <w:tc>
          <w:tcPr>
            <w:tcW w:w="1206" w:type="dxa"/>
            <w:shd w:val="clear" w:color="auto" w:fill="8DB3E2" w:themeFill="text2" w:themeFillTint="66"/>
          </w:tcPr>
          <w:p w14:paraId="2FC1A934" w14:textId="77777777" w:rsidR="00C30085" w:rsidRPr="00962297" w:rsidRDefault="00C30085" w:rsidP="006C24DE">
            <w:r w:rsidRPr="00962297">
              <w:t>Interface System</w:t>
            </w:r>
          </w:p>
        </w:tc>
        <w:tc>
          <w:tcPr>
            <w:tcW w:w="1028" w:type="dxa"/>
            <w:shd w:val="clear" w:color="auto" w:fill="8DB3E2" w:themeFill="text2" w:themeFillTint="66"/>
          </w:tcPr>
          <w:p w14:paraId="3384FF3E" w14:textId="77777777" w:rsidR="00C30085" w:rsidRPr="00962297" w:rsidRDefault="00C30085" w:rsidP="006C24DE">
            <w:r w:rsidRPr="00962297">
              <w:t>Message Format</w:t>
            </w:r>
          </w:p>
        </w:tc>
        <w:tc>
          <w:tcPr>
            <w:tcW w:w="1483" w:type="dxa"/>
            <w:shd w:val="clear" w:color="auto" w:fill="8DB3E2" w:themeFill="text2" w:themeFillTint="66"/>
          </w:tcPr>
          <w:p w14:paraId="1040AEB7" w14:textId="77777777" w:rsidR="00C30085" w:rsidRPr="00962297" w:rsidRDefault="00C30085" w:rsidP="006C24DE">
            <w:r w:rsidRPr="00962297">
              <w:t>Transport</w:t>
            </w:r>
          </w:p>
        </w:tc>
        <w:tc>
          <w:tcPr>
            <w:tcW w:w="1328" w:type="dxa"/>
            <w:shd w:val="clear" w:color="auto" w:fill="8DB3E2" w:themeFill="text2" w:themeFillTint="66"/>
          </w:tcPr>
          <w:p w14:paraId="1C7B5702" w14:textId="77777777" w:rsidR="00C30085" w:rsidRPr="00962297" w:rsidRDefault="00C30085" w:rsidP="006C24DE">
            <w:r w:rsidRPr="00962297">
              <w:t xml:space="preserve">Intermediary </w:t>
            </w:r>
          </w:p>
        </w:tc>
        <w:tc>
          <w:tcPr>
            <w:tcW w:w="1406" w:type="dxa"/>
            <w:shd w:val="clear" w:color="auto" w:fill="8DB3E2" w:themeFill="text2" w:themeFillTint="66"/>
          </w:tcPr>
          <w:p w14:paraId="42C5A7DE" w14:textId="77777777" w:rsidR="00C30085" w:rsidRPr="00962297" w:rsidRDefault="00C30085" w:rsidP="006C24DE">
            <w:r w:rsidRPr="00962297">
              <w:t>IDT Configuration Required</w:t>
            </w:r>
          </w:p>
        </w:tc>
        <w:tc>
          <w:tcPr>
            <w:tcW w:w="1028" w:type="dxa"/>
            <w:shd w:val="clear" w:color="auto" w:fill="8DB3E2" w:themeFill="text2" w:themeFillTint="66"/>
          </w:tcPr>
          <w:p w14:paraId="33C5B5B5" w14:textId="77777777" w:rsidR="00C30085" w:rsidRPr="00962297" w:rsidRDefault="00C30085" w:rsidP="006C24DE">
            <w:r w:rsidRPr="00962297">
              <w:t>HLD Required</w:t>
            </w:r>
          </w:p>
        </w:tc>
      </w:tr>
      <w:tr w:rsidR="00C30085" w14:paraId="05C81148" w14:textId="77777777" w:rsidTr="00C30085">
        <w:tc>
          <w:tcPr>
            <w:tcW w:w="2033" w:type="dxa"/>
          </w:tcPr>
          <w:p w14:paraId="0E86D5E3" w14:textId="77777777" w:rsidR="00C30085" w:rsidRDefault="00C30085" w:rsidP="00C30085">
            <w:r>
              <w:t>Request Obligations</w:t>
            </w:r>
          </w:p>
        </w:tc>
        <w:tc>
          <w:tcPr>
            <w:tcW w:w="1206" w:type="dxa"/>
          </w:tcPr>
          <w:p w14:paraId="65C81D82" w14:textId="77777777" w:rsidR="00C30085" w:rsidRDefault="00C30085" w:rsidP="006C24DE">
            <w:r>
              <w:t>AFS</w:t>
            </w:r>
          </w:p>
        </w:tc>
        <w:tc>
          <w:tcPr>
            <w:tcW w:w="1028" w:type="dxa"/>
          </w:tcPr>
          <w:p w14:paraId="4920FF55" w14:textId="77777777" w:rsidR="00C30085" w:rsidRDefault="00C30085" w:rsidP="006C24DE">
            <w:r>
              <w:t>TBD</w:t>
            </w:r>
          </w:p>
        </w:tc>
        <w:tc>
          <w:tcPr>
            <w:tcW w:w="1483" w:type="dxa"/>
          </w:tcPr>
          <w:p w14:paraId="11F04A6E" w14:textId="77777777" w:rsidR="00C30085" w:rsidRDefault="00C30085" w:rsidP="006C24DE">
            <w:r>
              <w:t>SOAP/HTTPS</w:t>
            </w:r>
          </w:p>
        </w:tc>
        <w:tc>
          <w:tcPr>
            <w:tcW w:w="1328" w:type="dxa"/>
          </w:tcPr>
          <w:p w14:paraId="4A641CAD" w14:textId="77777777" w:rsidR="00C30085" w:rsidRDefault="00C30085" w:rsidP="006C24DE">
            <w:r>
              <w:t>None</w:t>
            </w:r>
          </w:p>
        </w:tc>
        <w:tc>
          <w:tcPr>
            <w:tcW w:w="1406" w:type="dxa"/>
          </w:tcPr>
          <w:p w14:paraId="7DACF3F5" w14:textId="77777777" w:rsidR="00C30085" w:rsidRDefault="00C30085" w:rsidP="006C24DE">
            <w:r>
              <w:t>TBD</w:t>
            </w:r>
          </w:p>
        </w:tc>
        <w:tc>
          <w:tcPr>
            <w:tcW w:w="1028" w:type="dxa"/>
          </w:tcPr>
          <w:p w14:paraId="6F17F969" w14:textId="77777777" w:rsidR="00C30085" w:rsidRDefault="00C30085" w:rsidP="006C24DE">
            <w:r>
              <w:t>TBD</w:t>
            </w:r>
          </w:p>
        </w:tc>
      </w:tr>
      <w:tr w:rsidR="00C30085" w14:paraId="7CB7D925" w14:textId="77777777" w:rsidTr="00C30085">
        <w:trPr>
          <w:trHeight w:val="559"/>
        </w:trPr>
        <w:tc>
          <w:tcPr>
            <w:tcW w:w="2033" w:type="dxa"/>
          </w:tcPr>
          <w:p w14:paraId="674BAC6E" w14:textId="77777777" w:rsidR="00C30085" w:rsidRDefault="00C30085" w:rsidP="00C30085">
            <w:r>
              <w:t>Receive requested Obligations</w:t>
            </w:r>
          </w:p>
        </w:tc>
        <w:tc>
          <w:tcPr>
            <w:tcW w:w="1206" w:type="dxa"/>
          </w:tcPr>
          <w:p w14:paraId="5D22D76B" w14:textId="77777777" w:rsidR="00C30085" w:rsidRDefault="00C30085" w:rsidP="00C30085">
            <w:r>
              <w:t>AFS</w:t>
            </w:r>
          </w:p>
        </w:tc>
        <w:tc>
          <w:tcPr>
            <w:tcW w:w="1028" w:type="dxa"/>
          </w:tcPr>
          <w:p w14:paraId="1CAF0D73" w14:textId="77777777" w:rsidR="00C30085" w:rsidRDefault="00C30085" w:rsidP="00C30085">
            <w:r>
              <w:t>TBD</w:t>
            </w:r>
          </w:p>
        </w:tc>
        <w:tc>
          <w:tcPr>
            <w:tcW w:w="1483" w:type="dxa"/>
          </w:tcPr>
          <w:p w14:paraId="02A3A5A2" w14:textId="77777777" w:rsidR="00C30085" w:rsidRDefault="00C30085" w:rsidP="00C30085">
            <w:r>
              <w:t>SOAP/HTTPS</w:t>
            </w:r>
          </w:p>
        </w:tc>
        <w:tc>
          <w:tcPr>
            <w:tcW w:w="1328" w:type="dxa"/>
          </w:tcPr>
          <w:p w14:paraId="5B15FBCF" w14:textId="77777777" w:rsidR="00C30085" w:rsidRDefault="00C30085" w:rsidP="00C30085">
            <w:r>
              <w:t>None</w:t>
            </w:r>
          </w:p>
        </w:tc>
        <w:tc>
          <w:tcPr>
            <w:tcW w:w="1406" w:type="dxa"/>
          </w:tcPr>
          <w:p w14:paraId="756A2ABC" w14:textId="77777777" w:rsidR="00C30085" w:rsidRDefault="00C30085" w:rsidP="00C30085">
            <w:r>
              <w:t>TBD</w:t>
            </w:r>
          </w:p>
        </w:tc>
        <w:tc>
          <w:tcPr>
            <w:tcW w:w="1028" w:type="dxa"/>
          </w:tcPr>
          <w:p w14:paraId="04F66CC8" w14:textId="77777777" w:rsidR="00C30085" w:rsidRDefault="00C30085" w:rsidP="00C30085">
            <w:r>
              <w:t>TBD</w:t>
            </w:r>
          </w:p>
        </w:tc>
      </w:tr>
    </w:tbl>
    <w:p w14:paraId="34124BE4" w14:textId="77777777" w:rsidR="00FE5B3A" w:rsidRDefault="00FE5B3A" w:rsidP="0076293C">
      <w:pPr>
        <w:rPr>
          <w:szCs w:val="20"/>
        </w:rPr>
      </w:pPr>
    </w:p>
    <w:p w14:paraId="3CF62F96" w14:textId="77777777" w:rsidR="00FE5B3A" w:rsidRDefault="00C30085" w:rsidP="0076293C">
      <w:pPr>
        <w:rPr>
          <w:szCs w:val="20"/>
        </w:rPr>
      </w:pPr>
      <w:r>
        <w:rPr>
          <w:noProof/>
          <w:szCs w:val="20"/>
          <w:lang w:val="en-US"/>
        </w:rPr>
        <w:drawing>
          <wp:inline distT="0" distB="0" distL="0" distR="0" wp14:anchorId="54747C3D" wp14:editId="13CF237A">
            <wp:extent cx="5745480" cy="32080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45480" cy="3208020"/>
                    </a:xfrm>
                    <a:prstGeom prst="rect">
                      <a:avLst/>
                    </a:prstGeom>
                    <a:noFill/>
                    <a:ln>
                      <a:noFill/>
                    </a:ln>
                  </pic:spPr>
                </pic:pic>
              </a:graphicData>
            </a:graphic>
          </wp:inline>
        </w:drawing>
      </w:r>
    </w:p>
    <w:p w14:paraId="4B8C6B74" w14:textId="77777777" w:rsidR="00FE5B3A" w:rsidRDefault="00FE5B3A">
      <w:pPr>
        <w:rPr>
          <w:szCs w:val="20"/>
        </w:rPr>
      </w:pPr>
    </w:p>
    <w:p w14:paraId="65031270" w14:textId="77777777" w:rsidR="0076293C" w:rsidRDefault="0076293C" w:rsidP="00FE5B3A">
      <w:pPr>
        <w:rPr>
          <w:rFonts w:ascii="Arial Narrow" w:hAnsi="Arial Narrow" w:cs="Arial"/>
          <w:b/>
          <w:bCs/>
          <w:color w:val="336999"/>
          <w:sz w:val="28"/>
          <w:szCs w:val="20"/>
        </w:rPr>
      </w:pPr>
    </w:p>
    <w:p w14:paraId="41E72F99" w14:textId="77777777" w:rsidR="00AE5D98" w:rsidRDefault="00AE5D98">
      <w:pPr>
        <w:rPr>
          <w:rFonts w:ascii="Arial Narrow" w:hAnsi="Arial Narrow" w:cs="Arial"/>
          <w:b/>
          <w:bCs/>
          <w:color w:val="336999"/>
          <w:sz w:val="28"/>
          <w:szCs w:val="20"/>
        </w:rPr>
      </w:pPr>
    </w:p>
    <w:p w14:paraId="5D19E369" w14:textId="77777777" w:rsidR="00FE5B3A" w:rsidRDefault="00FE5B3A">
      <w:pPr>
        <w:rPr>
          <w:rFonts w:ascii="Arial Narrow" w:hAnsi="Arial Narrow" w:cs="Arial"/>
          <w:b/>
          <w:bCs/>
          <w:color w:val="336999"/>
          <w:sz w:val="28"/>
          <w:szCs w:val="20"/>
        </w:rPr>
      </w:pPr>
      <w:r>
        <w:rPr>
          <w:szCs w:val="20"/>
        </w:rPr>
        <w:br w:type="page"/>
      </w:r>
    </w:p>
    <w:p w14:paraId="45362363" w14:textId="77777777" w:rsidR="00854300" w:rsidRDefault="00854300" w:rsidP="00583888">
      <w:pPr>
        <w:pStyle w:val="Heading2"/>
        <w:numPr>
          <w:ilvl w:val="1"/>
          <w:numId w:val="2"/>
        </w:numPr>
        <w:ind w:left="547" w:hanging="547"/>
        <w:rPr>
          <w:szCs w:val="20"/>
        </w:rPr>
      </w:pPr>
      <w:bookmarkStart w:id="3173" w:name="_Toc28956424"/>
      <w:r>
        <w:rPr>
          <w:szCs w:val="20"/>
        </w:rPr>
        <w:lastRenderedPageBreak/>
        <w:t>Asynchronous Message Interfaces</w:t>
      </w:r>
      <w:bookmarkEnd w:id="3173"/>
    </w:p>
    <w:p w14:paraId="48F86A8D" w14:textId="77777777" w:rsidR="00854300" w:rsidRDefault="00854300" w:rsidP="00854300">
      <w:pPr>
        <w:pStyle w:val="NormalIndent"/>
      </w:pPr>
    </w:p>
    <w:p w14:paraId="7D1C780A" w14:textId="77777777" w:rsidR="00854300" w:rsidRPr="0084291A" w:rsidRDefault="00854300" w:rsidP="00854300">
      <w:pPr>
        <w:pStyle w:val="NormalIndent"/>
        <w:ind w:left="0"/>
      </w:pPr>
      <w:r>
        <w:t>This category of interface utilizes MQ or some equivalent asynchronous messaging service.  This design pattern is generally used for RTGS payments and confirmations, sending and receiving customer and user setup (using SPML messages),   All of the messages following this design pattern are deployed on the Digital Banking Hub Tier.  The Hub manages events where periodic data/transaction extracts can be scheduled, as well as loaders that can be configured to “listen” on a message queue.</w:t>
      </w:r>
    </w:p>
    <w:p w14:paraId="48360926" w14:textId="77777777" w:rsidR="00854300" w:rsidRDefault="00854300" w:rsidP="00854300">
      <w:pPr>
        <w:pStyle w:val="NormalIndent"/>
      </w:pPr>
    </w:p>
    <w:p w14:paraId="5C09D7D6" w14:textId="77777777" w:rsidR="00E95E94" w:rsidRDefault="00E95E94">
      <w:pPr>
        <w:rPr>
          <w:rFonts w:ascii="Arial Narrow" w:hAnsi="Arial Narrow" w:cs="Arial"/>
          <w:b/>
          <w:bCs/>
          <w:color w:val="336999"/>
          <w:sz w:val="28"/>
          <w:szCs w:val="20"/>
        </w:rPr>
      </w:pPr>
      <w:bookmarkStart w:id="3174" w:name="_Toc437961205"/>
      <w:bookmarkStart w:id="3175" w:name="_Toc437961311"/>
      <w:bookmarkStart w:id="3176" w:name="_Toc437962352"/>
      <w:bookmarkStart w:id="3177" w:name="_Toc437962458"/>
      <w:bookmarkStart w:id="3178" w:name="_Toc438038250"/>
      <w:bookmarkStart w:id="3179" w:name="_Toc438038428"/>
      <w:bookmarkEnd w:id="3174"/>
      <w:bookmarkEnd w:id="3175"/>
      <w:bookmarkEnd w:id="3176"/>
      <w:bookmarkEnd w:id="3177"/>
      <w:bookmarkEnd w:id="3178"/>
      <w:bookmarkEnd w:id="3179"/>
      <w:r>
        <w:rPr>
          <w:szCs w:val="20"/>
        </w:rPr>
        <w:br w:type="page"/>
      </w:r>
    </w:p>
    <w:p w14:paraId="00AA0F34" w14:textId="77777777" w:rsidR="00854300" w:rsidRDefault="00854300" w:rsidP="00583888">
      <w:pPr>
        <w:pStyle w:val="Heading2"/>
        <w:numPr>
          <w:ilvl w:val="2"/>
          <w:numId w:val="2"/>
        </w:numPr>
        <w:rPr>
          <w:szCs w:val="20"/>
        </w:rPr>
      </w:pPr>
      <w:bookmarkStart w:id="3180" w:name="_Toc28956425"/>
      <w:r>
        <w:rPr>
          <w:szCs w:val="20"/>
        </w:rPr>
        <w:lastRenderedPageBreak/>
        <w:t>Wire Initiation and Confirmation</w:t>
      </w:r>
      <w:bookmarkEnd w:id="3180"/>
    </w:p>
    <w:p w14:paraId="1715E4EE" w14:textId="77777777" w:rsidR="00854300" w:rsidRPr="00756397" w:rsidRDefault="00854300" w:rsidP="00854300">
      <w:pPr>
        <w:pStyle w:val="NormalIndent"/>
      </w:pPr>
    </w:p>
    <w:tbl>
      <w:tblPr>
        <w:tblStyle w:val="TableGrid"/>
        <w:tblW w:w="0" w:type="auto"/>
        <w:tblInd w:w="108" w:type="dxa"/>
        <w:tblLook w:val="04A0" w:firstRow="1" w:lastRow="0" w:firstColumn="1" w:lastColumn="0" w:noHBand="0" w:noVBand="1"/>
      </w:tblPr>
      <w:tblGrid>
        <w:gridCol w:w="2160"/>
        <w:gridCol w:w="1094"/>
        <w:gridCol w:w="1117"/>
        <w:gridCol w:w="1080"/>
        <w:gridCol w:w="1328"/>
        <w:gridCol w:w="1406"/>
        <w:gridCol w:w="1028"/>
      </w:tblGrid>
      <w:tr w:rsidR="00854300" w14:paraId="67143769" w14:textId="77777777" w:rsidTr="00FC05BB">
        <w:tc>
          <w:tcPr>
            <w:tcW w:w="2160" w:type="dxa"/>
            <w:shd w:val="clear" w:color="auto" w:fill="8DB3E2" w:themeFill="text2" w:themeFillTint="66"/>
          </w:tcPr>
          <w:p w14:paraId="3DFC4A4A" w14:textId="77777777" w:rsidR="00854300" w:rsidRPr="00962297" w:rsidRDefault="00854300" w:rsidP="001F6923">
            <w:r w:rsidRPr="00962297">
              <w:t>Business Purpose</w:t>
            </w:r>
          </w:p>
        </w:tc>
        <w:tc>
          <w:tcPr>
            <w:tcW w:w="1094" w:type="dxa"/>
            <w:shd w:val="clear" w:color="auto" w:fill="8DB3E2" w:themeFill="text2" w:themeFillTint="66"/>
          </w:tcPr>
          <w:p w14:paraId="12BAD755" w14:textId="77777777" w:rsidR="00854300" w:rsidRPr="00962297" w:rsidRDefault="00854300" w:rsidP="001F6923">
            <w:r w:rsidRPr="00962297">
              <w:t>Interface System</w:t>
            </w:r>
          </w:p>
        </w:tc>
        <w:tc>
          <w:tcPr>
            <w:tcW w:w="1117" w:type="dxa"/>
            <w:shd w:val="clear" w:color="auto" w:fill="8DB3E2" w:themeFill="text2" w:themeFillTint="66"/>
          </w:tcPr>
          <w:p w14:paraId="24E39CF7" w14:textId="77777777" w:rsidR="00854300" w:rsidRPr="00962297" w:rsidRDefault="00854300" w:rsidP="001F6923">
            <w:r w:rsidRPr="00962297">
              <w:t>Message Format</w:t>
            </w:r>
          </w:p>
        </w:tc>
        <w:tc>
          <w:tcPr>
            <w:tcW w:w="1080" w:type="dxa"/>
            <w:shd w:val="clear" w:color="auto" w:fill="8DB3E2" w:themeFill="text2" w:themeFillTint="66"/>
          </w:tcPr>
          <w:p w14:paraId="4B097557" w14:textId="77777777" w:rsidR="00854300" w:rsidRPr="00962297" w:rsidRDefault="00854300" w:rsidP="001F6923">
            <w:r w:rsidRPr="00962297">
              <w:t>Transport</w:t>
            </w:r>
          </w:p>
        </w:tc>
        <w:tc>
          <w:tcPr>
            <w:tcW w:w="1328" w:type="dxa"/>
            <w:shd w:val="clear" w:color="auto" w:fill="8DB3E2" w:themeFill="text2" w:themeFillTint="66"/>
          </w:tcPr>
          <w:p w14:paraId="44E75AA1" w14:textId="77777777" w:rsidR="00854300" w:rsidRPr="00962297" w:rsidRDefault="00854300" w:rsidP="001F6923">
            <w:r w:rsidRPr="00962297">
              <w:t xml:space="preserve">Intermediary </w:t>
            </w:r>
          </w:p>
        </w:tc>
        <w:tc>
          <w:tcPr>
            <w:tcW w:w="1406" w:type="dxa"/>
            <w:shd w:val="clear" w:color="auto" w:fill="8DB3E2" w:themeFill="text2" w:themeFillTint="66"/>
          </w:tcPr>
          <w:p w14:paraId="7A8CAC06" w14:textId="77777777" w:rsidR="00854300" w:rsidRPr="00962297" w:rsidRDefault="00854300" w:rsidP="001F6923">
            <w:r w:rsidRPr="00962297">
              <w:t>IDT Configuration Required</w:t>
            </w:r>
          </w:p>
        </w:tc>
        <w:tc>
          <w:tcPr>
            <w:tcW w:w="1028" w:type="dxa"/>
            <w:shd w:val="clear" w:color="auto" w:fill="8DB3E2" w:themeFill="text2" w:themeFillTint="66"/>
          </w:tcPr>
          <w:p w14:paraId="01B064B5" w14:textId="77777777" w:rsidR="00854300" w:rsidRPr="00962297" w:rsidRDefault="00854300" w:rsidP="001F6923">
            <w:r w:rsidRPr="00962297">
              <w:t>HLD Required</w:t>
            </w:r>
          </w:p>
        </w:tc>
      </w:tr>
      <w:tr w:rsidR="00854300" w14:paraId="3A312CAF" w14:textId="77777777" w:rsidTr="00FC05BB">
        <w:tc>
          <w:tcPr>
            <w:tcW w:w="2160" w:type="dxa"/>
          </w:tcPr>
          <w:p w14:paraId="0D9EB82D" w14:textId="77777777" w:rsidR="00854300" w:rsidRDefault="00854300" w:rsidP="001F6923">
            <w:r>
              <w:t>Send Wire Instructions</w:t>
            </w:r>
          </w:p>
        </w:tc>
        <w:tc>
          <w:tcPr>
            <w:tcW w:w="1094" w:type="dxa"/>
          </w:tcPr>
          <w:p w14:paraId="1D0C5896" w14:textId="77777777" w:rsidR="00854300" w:rsidRDefault="001265E4" w:rsidP="001F6923">
            <w:r>
              <w:t>GPP/GFT</w:t>
            </w:r>
          </w:p>
        </w:tc>
        <w:tc>
          <w:tcPr>
            <w:tcW w:w="1117" w:type="dxa"/>
          </w:tcPr>
          <w:p w14:paraId="7DAF3BD8" w14:textId="77777777" w:rsidR="00854300" w:rsidRDefault="001265E4" w:rsidP="001F6923">
            <w:r>
              <w:t>ISO20022</w:t>
            </w:r>
          </w:p>
        </w:tc>
        <w:tc>
          <w:tcPr>
            <w:tcW w:w="1080" w:type="dxa"/>
          </w:tcPr>
          <w:p w14:paraId="4697C701" w14:textId="77777777" w:rsidR="00854300" w:rsidRDefault="001265E4" w:rsidP="001F6923">
            <w:r>
              <w:t>MQ</w:t>
            </w:r>
          </w:p>
        </w:tc>
        <w:tc>
          <w:tcPr>
            <w:tcW w:w="1328" w:type="dxa"/>
          </w:tcPr>
          <w:p w14:paraId="47BA3CD1" w14:textId="77777777" w:rsidR="00854300" w:rsidRDefault="001265E4" w:rsidP="001F6923">
            <w:r>
              <w:t>EIP</w:t>
            </w:r>
          </w:p>
        </w:tc>
        <w:tc>
          <w:tcPr>
            <w:tcW w:w="1406" w:type="dxa"/>
          </w:tcPr>
          <w:p w14:paraId="4EBBF464" w14:textId="77777777" w:rsidR="00854300" w:rsidRDefault="00FC05BB" w:rsidP="001F6923">
            <w:r>
              <w:t>No</w:t>
            </w:r>
          </w:p>
        </w:tc>
        <w:tc>
          <w:tcPr>
            <w:tcW w:w="1028" w:type="dxa"/>
          </w:tcPr>
          <w:p w14:paraId="1B9B91B2" w14:textId="77777777" w:rsidR="00854300" w:rsidRDefault="00FC05BB" w:rsidP="001F6923">
            <w:r>
              <w:t>No</w:t>
            </w:r>
          </w:p>
        </w:tc>
      </w:tr>
      <w:tr w:rsidR="00FC05BB" w14:paraId="684450F3" w14:textId="77777777" w:rsidTr="00FC05BB">
        <w:tc>
          <w:tcPr>
            <w:tcW w:w="2160" w:type="dxa"/>
          </w:tcPr>
          <w:p w14:paraId="0B8C194F" w14:textId="77777777" w:rsidR="00FC05BB" w:rsidRDefault="00FC05BB" w:rsidP="00FC05BB">
            <w:r>
              <w:t>Receive Wire Confirmations and Rejections</w:t>
            </w:r>
          </w:p>
        </w:tc>
        <w:tc>
          <w:tcPr>
            <w:tcW w:w="1094" w:type="dxa"/>
          </w:tcPr>
          <w:p w14:paraId="18B3961D" w14:textId="77777777" w:rsidR="00FC05BB" w:rsidRDefault="00FC05BB" w:rsidP="00FC05BB">
            <w:r>
              <w:t>GPP/GFT</w:t>
            </w:r>
          </w:p>
        </w:tc>
        <w:tc>
          <w:tcPr>
            <w:tcW w:w="1117" w:type="dxa"/>
          </w:tcPr>
          <w:p w14:paraId="3C9282AB" w14:textId="77777777" w:rsidR="00FC05BB" w:rsidRDefault="00FC05BB" w:rsidP="00FC05BB">
            <w:r>
              <w:t>ISO20022</w:t>
            </w:r>
          </w:p>
        </w:tc>
        <w:tc>
          <w:tcPr>
            <w:tcW w:w="1080" w:type="dxa"/>
          </w:tcPr>
          <w:p w14:paraId="5BABB36F" w14:textId="77777777" w:rsidR="00FC05BB" w:rsidRDefault="00FC05BB" w:rsidP="00FC05BB">
            <w:r>
              <w:t>MQ</w:t>
            </w:r>
          </w:p>
        </w:tc>
        <w:tc>
          <w:tcPr>
            <w:tcW w:w="1328" w:type="dxa"/>
          </w:tcPr>
          <w:p w14:paraId="650F96F1" w14:textId="77777777" w:rsidR="00FC05BB" w:rsidRDefault="00FC05BB" w:rsidP="00FC05BB">
            <w:r>
              <w:t>EIP</w:t>
            </w:r>
          </w:p>
        </w:tc>
        <w:tc>
          <w:tcPr>
            <w:tcW w:w="1406" w:type="dxa"/>
          </w:tcPr>
          <w:p w14:paraId="221E91CA" w14:textId="77777777" w:rsidR="00FC05BB" w:rsidRDefault="00FC05BB" w:rsidP="00FC05BB">
            <w:r>
              <w:t>No</w:t>
            </w:r>
          </w:p>
        </w:tc>
        <w:tc>
          <w:tcPr>
            <w:tcW w:w="1028" w:type="dxa"/>
          </w:tcPr>
          <w:p w14:paraId="09CBBDFD" w14:textId="77777777" w:rsidR="00FC05BB" w:rsidRDefault="00FC05BB" w:rsidP="00FC05BB">
            <w:r>
              <w:t>No</w:t>
            </w:r>
          </w:p>
        </w:tc>
      </w:tr>
    </w:tbl>
    <w:p w14:paraId="1FE26367" w14:textId="77777777" w:rsidR="00854300" w:rsidRDefault="00854300" w:rsidP="00854300"/>
    <w:p w14:paraId="4B0C3A30" w14:textId="77777777" w:rsidR="00854300" w:rsidRDefault="00854300" w:rsidP="00854300">
      <w:pPr>
        <w:rPr>
          <w:noProof/>
          <w:lang w:val="en-US"/>
        </w:rPr>
      </w:pPr>
    </w:p>
    <w:p w14:paraId="2F212020" w14:textId="77777777" w:rsidR="008D68A8" w:rsidRDefault="00FC05BB" w:rsidP="00854300">
      <w:r>
        <w:rPr>
          <w:noProof/>
          <w:lang w:val="en-US"/>
        </w:rPr>
        <w:drawing>
          <wp:inline distT="0" distB="0" distL="0" distR="0" wp14:anchorId="0C90C7B4" wp14:editId="294A09B3">
            <wp:extent cx="5741670" cy="57359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41670" cy="5735955"/>
                    </a:xfrm>
                    <a:prstGeom prst="rect">
                      <a:avLst/>
                    </a:prstGeom>
                    <a:noFill/>
                    <a:ln>
                      <a:noFill/>
                    </a:ln>
                  </pic:spPr>
                </pic:pic>
              </a:graphicData>
            </a:graphic>
          </wp:inline>
        </w:drawing>
      </w:r>
    </w:p>
    <w:p w14:paraId="24DA398D" w14:textId="77777777" w:rsidR="00854300" w:rsidRDefault="00854300" w:rsidP="00854300">
      <w:pPr>
        <w:pStyle w:val="NormalIndent"/>
        <w:ind w:left="0"/>
      </w:pPr>
    </w:p>
    <w:p w14:paraId="62DEAC77" w14:textId="77777777" w:rsidR="00E95E94" w:rsidRDefault="00854300" w:rsidP="003874D3">
      <w:pPr>
        <w:pStyle w:val="NormalIndent"/>
        <w:ind w:left="0"/>
        <w:rPr>
          <w:rFonts w:ascii="Arial Narrow" w:hAnsi="Arial Narrow" w:cs="Arial"/>
          <w:b/>
          <w:bCs/>
          <w:color w:val="336999"/>
          <w:sz w:val="28"/>
        </w:rPr>
      </w:pPr>
      <w:r>
        <w:t>Wire Extracts are configured at set close intervals to provide near real-time wire processing.  Each Extract will select all approved wire payments across the client base and co</w:t>
      </w:r>
      <w:r w:rsidR="00D933FE">
        <w:t>mmit them to an MQ transmission to</w:t>
      </w:r>
      <w:r w:rsidR="00FC05BB">
        <w:t xml:space="preserve"> EIP that will in turn route it to GFT (Bank) or GPP (Branch).  Receipt acknowledgements, confirms, and rejects </w:t>
      </w:r>
      <w:r>
        <w:t>will return status updates to Digital Banking which will in turn update the wire payment’s status appropriately</w:t>
      </w:r>
      <w:r w:rsidR="00E95E94">
        <w:br w:type="page"/>
      </w:r>
    </w:p>
    <w:p w14:paraId="138B2DB2" w14:textId="77777777" w:rsidR="00854300" w:rsidRPr="008D68A8" w:rsidRDefault="00854300" w:rsidP="00583888">
      <w:pPr>
        <w:pStyle w:val="Heading2"/>
        <w:numPr>
          <w:ilvl w:val="2"/>
          <w:numId w:val="2"/>
        </w:numPr>
        <w:rPr>
          <w:szCs w:val="20"/>
        </w:rPr>
      </w:pPr>
      <w:bookmarkStart w:id="3181" w:name="_Toc28956426"/>
      <w:r w:rsidRPr="008D68A8">
        <w:rPr>
          <w:szCs w:val="20"/>
        </w:rPr>
        <w:lastRenderedPageBreak/>
        <w:t>Customer Provisioning</w:t>
      </w:r>
      <w:r w:rsidR="00E7552A" w:rsidRPr="008D68A8">
        <w:rPr>
          <w:szCs w:val="20"/>
        </w:rPr>
        <w:t xml:space="preserve"> – Receive</w:t>
      </w:r>
      <w:r w:rsidR="003874D3" w:rsidRPr="008D68A8">
        <w:rPr>
          <w:szCs w:val="20"/>
        </w:rPr>
        <w:t xml:space="preserve"> </w:t>
      </w:r>
      <w:r w:rsidR="00FC05BB">
        <w:rPr>
          <w:szCs w:val="20"/>
        </w:rPr>
        <w:t>(</w:t>
      </w:r>
      <w:ins w:id="3182" w:author="D'souza, Nigel" w:date="2019-08-28T15:22:00Z">
        <w:r w:rsidR="00AC3366">
          <w:rPr>
            <w:szCs w:val="20"/>
          </w:rPr>
          <w:t>(MIGRATION)</w:t>
        </w:r>
      </w:ins>
      <w:del w:id="3183" w:author="D'souza, Nigel" w:date="2019-08-28T15:22:00Z">
        <w:r w:rsidR="00FC05BB" w:rsidDel="00AC3366">
          <w:rPr>
            <w:szCs w:val="20"/>
          </w:rPr>
          <w:delText>approach TBD</w:delText>
        </w:r>
      </w:del>
      <w:r w:rsidR="00FC05BB">
        <w:rPr>
          <w:szCs w:val="20"/>
        </w:rPr>
        <w:t>)</w:t>
      </w:r>
      <w:bookmarkEnd w:id="3181"/>
    </w:p>
    <w:p w14:paraId="5D64BEAF" w14:textId="77777777" w:rsidR="00854300" w:rsidRDefault="00854300" w:rsidP="00854300">
      <w:pPr>
        <w:pStyle w:val="NormalIndent"/>
        <w:ind w:left="0"/>
        <w:rPr>
          <w:ins w:id="3184" w:author="D'souza, Nigel" w:date="2019-10-11T12:24:00Z"/>
        </w:rPr>
      </w:pPr>
    </w:p>
    <w:p w14:paraId="7CF4222D" w14:textId="77777777" w:rsidR="00D7239E" w:rsidRPr="00D7239E" w:rsidRDefault="00D7239E" w:rsidP="00854300">
      <w:pPr>
        <w:pStyle w:val="NormalIndent"/>
        <w:ind w:left="0"/>
        <w:rPr>
          <w:b/>
          <w:color w:val="FF0000"/>
          <w:rPrChange w:id="3185" w:author="D'souza, Nigel" w:date="2019-10-11T12:25:00Z">
            <w:rPr/>
          </w:rPrChange>
        </w:rPr>
      </w:pPr>
      <w:ins w:id="3186" w:author="D'souza, Nigel" w:date="2019-10-11T12:24:00Z">
        <w:r w:rsidRPr="00D7239E">
          <w:rPr>
            <w:b/>
            <w:color w:val="FF0000"/>
            <w:rPrChange w:id="3187" w:author="D'souza, Nigel" w:date="2019-10-11T12:25:00Z">
              <w:rPr/>
            </w:rPrChange>
          </w:rPr>
          <w:t>This will be created by the DGB migration utility (P2)</w:t>
        </w:r>
      </w:ins>
    </w:p>
    <w:p w14:paraId="3CD01A0D" w14:textId="77777777" w:rsidR="00854300" w:rsidRDefault="00854300" w:rsidP="00854300">
      <w:pPr>
        <w:pStyle w:val="NormalIndent"/>
      </w:pPr>
    </w:p>
    <w:tbl>
      <w:tblPr>
        <w:tblStyle w:val="TableGrid"/>
        <w:tblW w:w="0" w:type="auto"/>
        <w:tblInd w:w="108" w:type="dxa"/>
        <w:tblLook w:val="04A0" w:firstRow="1" w:lastRow="0" w:firstColumn="1" w:lastColumn="0" w:noHBand="0" w:noVBand="1"/>
      </w:tblPr>
      <w:tblGrid>
        <w:gridCol w:w="2160"/>
        <w:gridCol w:w="1080"/>
        <w:gridCol w:w="1028"/>
        <w:gridCol w:w="1080"/>
        <w:gridCol w:w="1328"/>
        <w:gridCol w:w="1406"/>
        <w:gridCol w:w="1028"/>
      </w:tblGrid>
      <w:tr w:rsidR="00854300" w14:paraId="0FF7CDFC" w14:textId="77777777" w:rsidTr="00395C8A">
        <w:tc>
          <w:tcPr>
            <w:tcW w:w="2160" w:type="dxa"/>
            <w:shd w:val="clear" w:color="auto" w:fill="8DB3E2" w:themeFill="text2" w:themeFillTint="66"/>
          </w:tcPr>
          <w:p w14:paraId="16842863" w14:textId="77777777" w:rsidR="00854300" w:rsidRPr="00962297" w:rsidRDefault="00854300" w:rsidP="001F6923">
            <w:r w:rsidRPr="00962297">
              <w:t>Business Purpose</w:t>
            </w:r>
          </w:p>
        </w:tc>
        <w:tc>
          <w:tcPr>
            <w:tcW w:w="1080" w:type="dxa"/>
            <w:shd w:val="clear" w:color="auto" w:fill="8DB3E2" w:themeFill="text2" w:themeFillTint="66"/>
          </w:tcPr>
          <w:p w14:paraId="670E1243" w14:textId="77777777" w:rsidR="00854300" w:rsidRPr="00962297" w:rsidRDefault="00854300" w:rsidP="001F6923">
            <w:r w:rsidRPr="00962297">
              <w:t>Interface System</w:t>
            </w:r>
          </w:p>
        </w:tc>
        <w:tc>
          <w:tcPr>
            <w:tcW w:w="1028" w:type="dxa"/>
            <w:shd w:val="clear" w:color="auto" w:fill="8DB3E2" w:themeFill="text2" w:themeFillTint="66"/>
          </w:tcPr>
          <w:p w14:paraId="21DF8C4D" w14:textId="77777777" w:rsidR="00854300" w:rsidRPr="00962297" w:rsidRDefault="00854300" w:rsidP="001F6923">
            <w:r w:rsidRPr="00962297">
              <w:t>Message Format</w:t>
            </w:r>
          </w:p>
        </w:tc>
        <w:tc>
          <w:tcPr>
            <w:tcW w:w="1080" w:type="dxa"/>
            <w:shd w:val="clear" w:color="auto" w:fill="8DB3E2" w:themeFill="text2" w:themeFillTint="66"/>
          </w:tcPr>
          <w:p w14:paraId="18163866" w14:textId="77777777" w:rsidR="00854300" w:rsidRPr="00962297" w:rsidRDefault="00854300" w:rsidP="001F6923">
            <w:r w:rsidRPr="00962297">
              <w:t>Transport</w:t>
            </w:r>
          </w:p>
        </w:tc>
        <w:tc>
          <w:tcPr>
            <w:tcW w:w="1328" w:type="dxa"/>
            <w:shd w:val="clear" w:color="auto" w:fill="8DB3E2" w:themeFill="text2" w:themeFillTint="66"/>
          </w:tcPr>
          <w:p w14:paraId="277E4D0A" w14:textId="77777777" w:rsidR="00854300" w:rsidRPr="00962297" w:rsidRDefault="00854300" w:rsidP="001F6923">
            <w:r w:rsidRPr="00962297">
              <w:t xml:space="preserve">Intermediary </w:t>
            </w:r>
          </w:p>
        </w:tc>
        <w:tc>
          <w:tcPr>
            <w:tcW w:w="1406" w:type="dxa"/>
            <w:shd w:val="clear" w:color="auto" w:fill="8DB3E2" w:themeFill="text2" w:themeFillTint="66"/>
          </w:tcPr>
          <w:p w14:paraId="335E4403" w14:textId="77777777" w:rsidR="00854300" w:rsidRPr="00962297" w:rsidRDefault="00854300" w:rsidP="001F6923">
            <w:r w:rsidRPr="00962297">
              <w:t>IDT Configuration Required</w:t>
            </w:r>
          </w:p>
        </w:tc>
        <w:tc>
          <w:tcPr>
            <w:tcW w:w="1028" w:type="dxa"/>
            <w:shd w:val="clear" w:color="auto" w:fill="8DB3E2" w:themeFill="text2" w:themeFillTint="66"/>
          </w:tcPr>
          <w:p w14:paraId="4263F697" w14:textId="77777777" w:rsidR="00854300" w:rsidRPr="00962297" w:rsidRDefault="00854300" w:rsidP="001F6923">
            <w:r w:rsidRPr="00962297">
              <w:t>HLD Required</w:t>
            </w:r>
          </w:p>
        </w:tc>
      </w:tr>
      <w:tr w:rsidR="00395C8A" w14:paraId="5FBDDF47" w14:textId="77777777" w:rsidTr="00395C8A">
        <w:tc>
          <w:tcPr>
            <w:tcW w:w="2160" w:type="dxa"/>
          </w:tcPr>
          <w:p w14:paraId="30A5E8D5" w14:textId="77777777" w:rsidR="00395C8A" w:rsidRDefault="00395C8A" w:rsidP="001F6923">
            <w:r>
              <w:t>Receive Customer Setup Information to Persist in Digital Banking</w:t>
            </w:r>
          </w:p>
        </w:tc>
        <w:tc>
          <w:tcPr>
            <w:tcW w:w="1080" w:type="dxa"/>
          </w:tcPr>
          <w:p w14:paraId="67E1F444" w14:textId="77777777" w:rsidR="00395C8A" w:rsidRDefault="00395C8A" w:rsidP="001F6923"/>
        </w:tc>
        <w:tc>
          <w:tcPr>
            <w:tcW w:w="1028" w:type="dxa"/>
          </w:tcPr>
          <w:p w14:paraId="6264BA14" w14:textId="77777777" w:rsidR="00395C8A" w:rsidRDefault="00FC05BB" w:rsidP="001F6923">
            <w:r>
              <w:t>SPML</w:t>
            </w:r>
          </w:p>
        </w:tc>
        <w:tc>
          <w:tcPr>
            <w:tcW w:w="1080" w:type="dxa"/>
          </w:tcPr>
          <w:p w14:paraId="4D438840" w14:textId="77777777" w:rsidR="00395C8A" w:rsidRDefault="00395C8A" w:rsidP="00B77F19"/>
        </w:tc>
        <w:tc>
          <w:tcPr>
            <w:tcW w:w="1328" w:type="dxa"/>
          </w:tcPr>
          <w:p w14:paraId="32CEEA2C" w14:textId="77777777" w:rsidR="00395C8A" w:rsidRDefault="00395C8A" w:rsidP="00B77F19"/>
        </w:tc>
        <w:tc>
          <w:tcPr>
            <w:tcW w:w="1406" w:type="dxa"/>
          </w:tcPr>
          <w:p w14:paraId="46FA7B8A" w14:textId="77777777" w:rsidR="00395C8A" w:rsidRDefault="00395C8A" w:rsidP="00B77F19"/>
        </w:tc>
        <w:tc>
          <w:tcPr>
            <w:tcW w:w="1028" w:type="dxa"/>
          </w:tcPr>
          <w:p w14:paraId="12624A02" w14:textId="77777777" w:rsidR="00395C8A" w:rsidRDefault="00395C8A" w:rsidP="00B77F19"/>
        </w:tc>
      </w:tr>
      <w:tr w:rsidR="00395C8A" w14:paraId="03854EE9" w14:textId="77777777" w:rsidTr="00395C8A">
        <w:tc>
          <w:tcPr>
            <w:tcW w:w="2160" w:type="dxa"/>
          </w:tcPr>
          <w:p w14:paraId="122B9B9C" w14:textId="77777777" w:rsidR="00395C8A" w:rsidRDefault="00395C8A" w:rsidP="001F6923">
            <w:r>
              <w:t>Respond to SPML Received Messages</w:t>
            </w:r>
          </w:p>
        </w:tc>
        <w:tc>
          <w:tcPr>
            <w:tcW w:w="1080" w:type="dxa"/>
          </w:tcPr>
          <w:p w14:paraId="2DFD69F8" w14:textId="77777777" w:rsidR="00395C8A" w:rsidRDefault="00395C8A" w:rsidP="001F6923"/>
        </w:tc>
        <w:tc>
          <w:tcPr>
            <w:tcW w:w="1028" w:type="dxa"/>
          </w:tcPr>
          <w:p w14:paraId="6DD70EB5" w14:textId="77777777" w:rsidR="00395C8A" w:rsidRDefault="00395C8A" w:rsidP="001F6923"/>
        </w:tc>
        <w:tc>
          <w:tcPr>
            <w:tcW w:w="1080" w:type="dxa"/>
          </w:tcPr>
          <w:p w14:paraId="6E5C17C2" w14:textId="77777777" w:rsidR="00395C8A" w:rsidRDefault="00395C8A" w:rsidP="00B77F19"/>
        </w:tc>
        <w:tc>
          <w:tcPr>
            <w:tcW w:w="1328" w:type="dxa"/>
          </w:tcPr>
          <w:p w14:paraId="5E085DCB" w14:textId="77777777" w:rsidR="00395C8A" w:rsidRDefault="00395C8A" w:rsidP="00B77F19"/>
        </w:tc>
        <w:tc>
          <w:tcPr>
            <w:tcW w:w="1406" w:type="dxa"/>
          </w:tcPr>
          <w:p w14:paraId="02031961" w14:textId="77777777" w:rsidR="00395C8A" w:rsidRDefault="00395C8A" w:rsidP="00B77F19"/>
        </w:tc>
        <w:tc>
          <w:tcPr>
            <w:tcW w:w="1028" w:type="dxa"/>
          </w:tcPr>
          <w:p w14:paraId="4BF14F8A" w14:textId="77777777" w:rsidR="00395C8A" w:rsidRDefault="00395C8A" w:rsidP="00B77F19"/>
        </w:tc>
      </w:tr>
    </w:tbl>
    <w:p w14:paraId="2C30E8BC" w14:textId="77777777" w:rsidR="00854300" w:rsidRDefault="00854300" w:rsidP="00854300">
      <w:pPr>
        <w:pStyle w:val="NormalIndent"/>
        <w:ind w:left="0"/>
      </w:pPr>
    </w:p>
    <w:p w14:paraId="6B5D2E97" w14:textId="77777777" w:rsidR="008D68A8" w:rsidRDefault="008D68A8" w:rsidP="00854300">
      <w:pPr>
        <w:pStyle w:val="NormalIndent"/>
        <w:ind w:left="0"/>
      </w:pPr>
    </w:p>
    <w:p w14:paraId="70D13CD5" w14:textId="77777777" w:rsidR="008D68A8" w:rsidRDefault="008D68A8" w:rsidP="00854300">
      <w:pPr>
        <w:pStyle w:val="NormalIndent"/>
        <w:ind w:left="0"/>
      </w:pPr>
    </w:p>
    <w:p w14:paraId="26179976" w14:textId="77777777" w:rsidR="008D68A8" w:rsidRDefault="008D68A8" w:rsidP="00854300">
      <w:pPr>
        <w:pStyle w:val="NormalIndent"/>
        <w:ind w:left="0"/>
      </w:pPr>
    </w:p>
    <w:p w14:paraId="726714DD" w14:textId="77777777" w:rsidR="008D68A8" w:rsidRDefault="008D68A8">
      <w:pPr>
        <w:rPr>
          <w:rFonts w:ascii="Arial Narrow" w:hAnsi="Arial Narrow" w:cs="Arial"/>
          <w:b/>
          <w:bCs/>
          <w:color w:val="336999"/>
          <w:sz w:val="28"/>
          <w:szCs w:val="20"/>
        </w:rPr>
      </w:pPr>
      <w:bookmarkStart w:id="3188" w:name="_Ref437945826"/>
      <w:r>
        <w:rPr>
          <w:szCs w:val="20"/>
        </w:rPr>
        <w:br w:type="page"/>
      </w:r>
    </w:p>
    <w:p w14:paraId="779849AF" w14:textId="77777777" w:rsidR="00E7552A" w:rsidRPr="00E22B41" w:rsidRDefault="00E7552A" w:rsidP="00583888">
      <w:pPr>
        <w:pStyle w:val="Heading2"/>
        <w:numPr>
          <w:ilvl w:val="2"/>
          <w:numId w:val="2"/>
        </w:numPr>
        <w:rPr>
          <w:color w:val="A6A6A6" w:themeColor="background1" w:themeShade="A6"/>
          <w:szCs w:val="20"/>
          <w:rPrChange w:id="3189" w:author="D'souza, Nigel" w:date="2019-10-11T12:27:00Z">
            <w:rPr>
              <w:szCs w:val="20"/>
            </w:rPr>
          </w:rPrChange>
        </w:rPr>
      </w:pPr>
      <w:bookmarkStart w:id="3190" w:name="_Toc28956427"/>
      <w:r w:rsidRPr="00E22B41">
        <w:rPr>
          <w:color w:val="A6A6A6" w:themeColor="background1" w:themeShade="A6"/>
          <w:szCs w:val="20"/>
          <w:rPrChange w:id="3191" w:author="D'souza, Nigel" w:date="2019-10-11T12:27:00Z">
            <w:rPr>
              <w:szCs w:val="20"/>
            </w:rPr>
          </w:rPrChange>
        </w:rPr>
        <w:lastRenderedPageBreak/>
        <w:t>Customer Provisioning – Send</w:t>
      </w:r>
      <w:bookmarkEnd w:id="3188"/>
      <w:r w:rsidR="003874D3" w:rsidRPr="00E22B41">
        <w:rPr>
          <w:color w:val="A6A6A6" w:themeColor="background1" w:themeShade="A6"/>
          <w:szCs w:val="20"/>
          <w:rPrChange w:id="3192" w:author="D'souza, Nigel" w:date="2019-10-11T12:27:00Z">
            <w:rPr>
              <w:szCs w:val="20"/>
            </w:rPr>
          </w:rPrChange>
        </w:rPr>
        <w:t xml:space="preserve"> </w:t>
      </w:r>
      <w:ins w:id="3193" w:author="D'souza, Nigel" w:date="2019-08-28T15:23:00Z">
        <w:r w:rsidR="00AC3366" w:rsidRPr="00E22B41">
          <w:rPr>
            <w:color w:val="A6A6A6" w:themeColor="background1" w:themeShade="A6"/>
            <w:szCs w:val="20"/>
            <w:rPrChange w:id="3194" w:author="D'souza, Nigel" w:date="2019-10-11T12:27:00Z">
              <w:rPr>
                <w:szCs w:val="20"/>
              </w:rPr>
            </w:rPrChange>
          </w:rPr>
          <w:t>(</w:t>
        </w:r>
      </w:ins>
      <w:ins w:id="3195" w:author="D'souza, Nigel" w:date="2019-10-11T12:27:00Z">
        <w:r w:rsidR="00E22B41">
          <w:rPr>
            <w:color w:val="A6A6A6" w:themeColor="background1" w:themeShade="A6"/>
            <w:szCs w:val="20"/>
          </w:rPr>
          <w:t>Not in Scope</w:t>
        </w:r>
      </w:ins>
      <w:ins w:id="3196" w:author="D'souza, Nigel" w:date="2019-08-28T15:23:00Z">
        <w:r w:rsidR="00AC3366" w:rsidRPr="00E22B41">
          <w:rPr>
            <w:color w:val="A6A6A6" w:themeColor="background1" w:themeShade="A6"/>
            <w:szCs w:val="20"/>
            <w:rPrChange w:id="3197" w:author="D'souza, Nigel" w:date="2019-10-11T12:27:00Z">
              <w:rPr>
                <w:szCs w:val="20"/>
              </w:rPr>
            </w:rPrChange>
          </w:rPr>
          <w:t>)</w:t>
        </w:r>
      </w:ins>
      <w:bookmarkEnd w:id="3190"/>
      <w:del w:id="3198" w:author="D'souza, Nigel" w:date="2019-08-28T15:23:00Z">
        <w:r w:rsidR="00FC05BB" w:rsidRPr="00E22B41" w:rsidDel="00AC3366">
          <w:rPr>
            <w:color w:val="A6A6A6" w:themeColor="background1" w:themeShade="A6"/>
            <w:szCs w:val="20"/>
            <w:rPrChange w:id="3199" w:author="D'souza, Nigel" w:date="2019-10-11T12:27:00Z">
              <w:rPr>
                <w:szCs w:val="20"/>
              </w:rPr>
            </w:rPrChange>
          </w:rPr>
          <w:delText>(approach TBD)</w:delText>
        </w:r>
      </w:del>
    </w:p>
    <w:p w14:paraId="284FB1E4" w14:textId="77777777" w:rsidR="00E7552A" w:rsidRDefault="00E7552A" w:rsidP="00E7552A">
      <w:pPr>
        <w:pStyle w:val="NormalIndent"/>
        <w:ind w:left="0"/>
        <w:rPr>
          <w:ins w:id="3200" w:author="D'souza, Nigel" w:date="2019-10-11T12:27:00Z"/>
        </w:rPr>
      </w:pPr>
    </w:p>
    <w:p w14:paraId="14684049" w14:textId="77777777" w:rsidR="000B2588" w:rsidRPr="0084291A" w:rsidRDefault="000B2588" w:rsidP="00E7552A">
      <w:pPr>
        <w:pStyle w:val="NormalIndent"/>
        <w:ind w:left="0"/>
      </w:pPr>
      <w:ins w:id="3201" w:author="D'souza, Nigel" w:date="2019-10-11T12:27:00Z">
        <w:r w:rsidRPr="000B2588">
          <w:rPr>
            <w:color w:val="FF0000"/>
            <w:rPrChange w:id="3202" w:author="D'souza, Nigel" w:date="2019-10-11T12:28:00Z">
              <w:rPr/>
            </w:rPrChange>
          </w:rPr>
          <w:t>Sending Provisioning Information to a Third party Application</w:t>
        </w:r>
      </w:ins>
      <w:ins w:id="3203" w:author="D'souza, Nigel" w:date="2019-10-11T12:28:00Z">
        <w:r w:rsidRPr="000B2588">
          <w:rPr>
            <w:color w:val="FF0000"/>
            <w:rPrChange w:id="3204" w:author="D'souza, Nigel" w:date="2019-10-11T12:28:00Z">
              <w:rPr/>
            </w:rPrChange>
          </w:rPr>
          <w:t xml:space="preserve"> via SPML</w:t>
        </w:r>
      </w:ins>
      <w:ins w:id="3205" w:author="D'souza, Nigel" w:date="2019-10-11T12:27:00Z">
        <w:r w:rsidRPr="000B2588">
          <w:rPr>
            <w:color w:val="FF0000"/>
            <w:rPrChange w:id="3206" w:author="D'souza, Nigel" w:date="2019-10-11T12:28:00Z">
              <w:rPr/>
            </w:rPrChange>
          </w:rPr>
          <w:t xml:space="preserve"> is </w:t>
        </w:r>
      </w:ins>
      <w:ins w:id="3207" w:author="D'souza, Nigel" w:date="2019-10-11T12:28:00Z">
        <w:r w:rsidRPr="000B2588">
          <w:rPr>
            <w:color w:val="FF0000"/>
            <w:rPrChange w:id="3208" w:author="D'souza, Nigel" w:date="2019-10-11T12:28:00Z">
              <w:rPr/>
            </w:rPrChange>
          </w:rPr>
          <w:t>not in</w:t>
        </w:r>
      </w:ins>
      <w:ins w:id="3209" w:author="D'souza, Nigel" w:date="2019-10-11T12:27:00Z">
        <w:r w:rsidRPr="000B2588">
          <w:rPr>
            <w:color w:val="FF0000"/>
            <w:rPrChange w:id="3210" w:author="D'souza, Nigel" w:date="2019-10-11T12:28:00Z">
              <w:rPr/>
            </w:rPrChange>
          </w:rPr>
          <w:t xml:space="preserve"> scope</w:t>
        </w:r>
      </w:ins>
    </w:p>
    <w:p w14:paraId="7E76FCCB" w14:textId="77777777" w:rsidR="00E7552A" w:rsidRDefault="00E7552A" w:rsidP="00E7552A">
      <w:pPr>
        <w:pStyle w:val="NormalIndent"/>
      </w:pPr>
    </w:p>
    <w:tbl>
      <w:tblPr>
        <w:tblStyle w:val="TableGrid"/>
        <w:tblW w:w="0" w:type="auto"/>
        <w:tblInd w:w="108" w:type="dxa"/>
        <w:tblLook w:val="04A0" w:firstRow="1" w:lastRow="0" w:firstColumn="1" w:lastColumn="0" w:noHBand="0" w:noVBand="1"/>
      </w:tblPr>
      <w:tblGrid>
        <w:gridCol w:w="2160"/>
        <w:gridCol w:w="1172"/>
        <w:gridCol w:w="1028"/>
        <w:gridCol w:w="1080"/>
        <w:gridCol w:w="1328"/>
        <w:gridCol w:w="1406"/>
        <w:gridCol w:w="1028"/>
      </w:tblGrid>
      <w:tr w:rsidR="00E7552A" w14:paraId="67082F07" w14:textId="77777777" w:rsidTr="004634BB">
        <w:tc>
          <w:tcPr>
            <w:tcW w:w="2160" w:type="dxa"/>
            <w:shd w:val="clear" w:color="auto" w:fill="8DB3E2" w:themeFill="text2" w:themeFillTint="66"/>
          </w:tcPr>
          <w:p w14:paraId="35CCF481" w14:textId="77777777" w:rsidR="00E7552A" w:rsidRPr="00962297" w:rsidRDefault="00E7552A" w:rsidP="002B18F2">
            <w:r w:rsidRPr="00962297">
              <w:t>Business Purpose</w:t>
            </w:r>
          </w:p>
        </w:tc>
        <w:tc>
          <w:tcPr>
            <w:tcW w:w="1172" w:type="dxa"/>
            <w:shd w:val="clear" w:color="auto" w:fill="8DB3E2" w:themeFill="text2" w:themeFillTint="66"/>
          </w:tcPr>
          <w:p w14:paraId="12CCBCFA" w14:textId="77777777" w:rsidR="00E7552A" w:rsidRPr="00962297" w:rsidRDefault="00E7552A" w:rsidP="002B18F2">
            <w:r w:rsidRPr="00962297">
              <w:t>Interface System</w:t>
            </w:r>
          </w:p>
        </w:tc>
        <w:tc>
          <w:tcPr>
            <w:tcW w:w="1028" w:type="dxa"/>
            <w:shd w:val="clear" w:color="auto" w:fill="8DB3E2" w:themeFill="text2" w:themeFillTint="66"/>
          </w:tcPr>
          <w:p w14:paraId="537A7A91" w14:textId="77777777" w:rsidR="00E7552A" w:rsidRPr="00962297" w:rsidRDefault="00E7552A" w:rsidP="002B18F2">
            <w:r w:rsidRPr="00962297">
              <w:t>Message Format</w:t>
            </w:r>
          </w:p>
        </w:tc>
        <w:tc>
          <w:tcPr>
            <w:tcW w:w="1080" w:type="dxa"/>
            <w:shd w:val="clear" w:color="auto" w:fill="8DB3E2" w:themeFill="text2" w:themeFillTint="66"/>
          </w:tcPr>
          <w:p w14:paraId="1CBCEBEA" w14:textId="77777777" w:rsidR="00E7552A" w:rsidRPr="00962297" w:rsidRDefault="00E7552A" w:rsidP="002B18F2">
            <w:r w:rsidRPr="00962297">
              <w:t>Transport</w:t>
            </w:r>
          </w:p>
        </w:tc>
        <w:tc>
          <w:tcPr>
            <w:tcW w:w="1328" w:type="dxa"/>
            <w:shd w:val="clear" w:color="auto" w:fill="8DB3E2" w:themeFill="text2" w:themeFillTint="66"/>
          </w:tcPr>
          <w:p w14:paraId="16B31E51" w14:textId="77777777" w:rsidR="00E7552A" w:rsidRPr="00962297" w:rsidRDefault="00E7552A" w:rsidP="002B18F2">
            <w:r w:rsidRPr="00962297">
              <w:t xml:space="preserve">Intermediary </w:t>
            </w:r>
          </w:p>
        </w:tc>
        <w:tc>
          <w:tcPr>
            <w:tcW w:w="1406" w:type="dxa"/>
            <w:shd w:val="clear" w:color="auto" w:fill="8DB3E2" w:themeFill="text2" w:themeFillTint="66"/>
          </w:tcPr>
          <w:p w14:paraId="709EC6A4" w14:textId="77777777" w:rsidR="00E7552A" w:rsidRPr="00962297" w:rsidRDefault="00E7552A" w:rsidP="002B18F2">
            <w:r w:rsidRPr="00962297">
              <w:t>IDT Configuration Required</w:t>
            </w:r>
          </w:p>
        </w:tc>
        <w:tc>
          <w:tcPr>
            <w:tcW w:w="1028" w:type="dxa"/>
            <w:shd w:val="clear" w:color="auto" w:fill="8DB3E2" w:themeFill="text2" w:themeFillTint="66"/>
          </w:tcPr>
          <w:p w14:paraId="16376AC8" w14:textId="77777777" w:rsidR="00E7552A" w:rsidRPr="00962297" w:rsidRDefault="00E7552A" w:rsidP="002B18F2">
            <w:r w:rsidRPr="00962297">
              <w:t>HLD Required</w:t>
            </w:r>
          </w:p>
        </w:tc>
      </w:tr>
      <w:tr w:rsidR="00E7552A" w14:paraId="2BBA39D1" w14:textId="77777777" w:rsidTr="004634BB">
        <w:tc>
          <w:tcPr>
            <w:tcW w:w="2160" w:type="dxa"/>
          </w:tcPr>
          <w:p w14:paraId="40011E79" w14:textId="77777777" w:rsidR="00E7552A" w:rsidRDefault="00E7552A" w:rsidP="004634BB">
            <w:r>
              <w:t xml:space="preserve">Send Customer Setup Information </w:t>
            </w:r>
          </w:p>
        </w:tc>
        <w:tc>
          <w:tcPr>
            <w:tcW w:w="1172" w:type="dxa"/>
          </w:tcPr>
          <w:p w14:paraId="05FAD643" w14:textId="77777777" w:rsidR="00E7552A" w:rsidRDefault="00E7552A" w:rsidP="002B18F2"/>
        </w:tc>
        <w:tc>
          <w:tcPr>
            <w:tcW w:w="1028" w:type="dxa"/>
          </w:tcPr>
          <w:p w14:paraId="02FA74B4" w14:textId="77777777" w:rsidR="00E7552A" w:rsidRDefault="007512E5" w:rsidP="002B18F2">
            <w:r>
              <w:t>SPML</w:t>
            </w:r>
          </w:p>
        </w:tc>
        <w:tc>
          <w:tcPr>
            <w:tcW w:w="1080" w:type="dxa"/>
          </w:tcPr>
          <w:p w14:paraId="5D5BBEE2" w14:textId="77777777" w:rsidR="00E7552A" w:rsidRDefault="00E7552A" w:rsidP="002B18F2"/>
        </w:tc>
        <w:tc>
          <w:tcPr>
            <w:tcW w:w="1328" w:type="dxa"/>
          </w:tcPr>
          <w:p w14:paraId="23B6C55D" w14:textId="77777777" w:rsidR="00E7552A" w:rsidRDefault="00E7552A" w:rsidP="002B18F2"/>
        </w:tc>
        <w:tc>
          <w:tcPr>
            <w:tcW w:w="1406" w:type="dxa"/>
          </w:tcPr>
          <w:p w14:paraId="35BE426C" w14:textId="77777777" w:rsidR="00E7552A" w:rsidRDefault="00E7552A" w:rsidP="002B18F2"/>
        </w:tc>
        <w:tc>
          <w:tcPr>
            <w:tcW w:w="1028" w:type="dxa"/>
          </w:tcPr>
          <w:p w14:paraId="5F070791" w14:textId="77777777" w:rsidR="00E7552A" w:rsidRDefault="00E7552A" w:rsidP="002B18F2"/>
        </w:tc>
      </w:tr>
      <w:tr w:rsidR="00C217BF" w14:paraId="50F3098D" w14:textId="77777777" w:rsidTr="004634BB">
        <w:tc>
          <w:tcPr>
            <w:tcW w:w="2160" w:type="dxa"/>
          </w:tcPr>
          <w:p w14:paraId="2248CF3C" w14:textId="77777777" w:rsidR="00C217BF" w:rsidRDefault="00C217BF" w:rsidP="002B18F2">
            <w:r>
              <w:t>Receive Acknowledgements of sent SPML Messages</w:t>
            </w:r>
          </w:p>
        </w:tc>
        <w:tc>
          <w:tcPr>
            <w:tcW w:w="1172" w:type="dxa"/>
          </w:tcPr>
          <w:p w14:paraId="5E42EF23" w14:textId="77777777" w:rsidR="00C217BF" w:rsidRDefault="00C217BF" w:rsidP="002B18F2"/>
        </w:tc>
        <w:tc>
          <w:tcPr>
            <w:tcW w:w="1028" w:type="dxa"/>
          </w:tcPr>
          <w:p w14:paraId="48DCF059" w14:textId="77777777" w:rsidR="00C217BF" w:rsidRDefault="00C217BF" w:rsidP="002B18F2"/>
        </w:tc>
        <w:tc>
          <w:tcPr>
            <w:tcW w:w="1080" w:type="dxa"/>
          </w:tcPr>
          <w:p w14:paraId="5EFD6FFB" w14:textId="77777777" w:rsidR="00C217BF" w:rsidRDefault="00C217BF" w:rsidP="002B18F2"/>
        </w:tc>
        <w:tc>
          <w:tcPr>
            <w:tcW w:w="1328" w:type="dxa"/>
          </w:tcPr>
          <w:p w14:paraId="3BBDCE5E" w14:textId="77777777" w:rsidR="00C217BF" w:rsidRDefault="00C217BF" w:rsidP="002B18F2"/>
        </w:tc>
        <w:tc>
          <w:tcPr>
            <w:tcW w:w="1406" w:type="dxa"/>
          </w:tcPr>
          <w:p w14:paraId="7BA2D259" w14:textId="77777777" w:rsidR="00C217BF" w:rsidRDefault="00C217BF" w:rsidP="002B18F2"/>
        </w:tc>
        <w:tc>
          <w:tcPr>
            <w:tcW w:w="1028" w:type="dxa"/>
          </w:tcPr>
          <w:p w14:paraId="306C973F" w14:textId="77777777" w:rsidR="00C217BF" w:rsidRDefault="00C217BF" w:rsidP="002B18F2"/>
        </w:tc>
      </w:tr>
    </w:tbl>
    <w:p w14:paraId="16C252DF" w14:textId="77777777" w:rsidR="00AE5D98" w:rsidRDefault="00AE5D98" w:rsidP="00E7552A">
      <w:pPr>
        <w:pStyle w:val="NormalIndent"/>
        <w:ind w:left="0"/>
      </w:pPr>
    </w:p>
    <w:p w14:paraId="37F1F706" w14:textId="77777777" w:rsidR="008D68A8" w:rsidRDefault="008D68A8" w:rsidP="00E7552A">
      <w:pPr>
        <w:pStyle w:val="NormalIndent"/>
        <w:ind w:left="0"/>
      </w:pPr>
    </w:p>
    <w:p w14:paraId="589E7BFE" w14:textId="77777777" w:rsidR="008D68A8" w:rsidRDefault="008D68A8" w:rsidP="00E7552A">
      <w:pPr>
        <w:pStyle w:val="NormalIndent"/>
        <w:ind w:left="0"/>
      </w:pPr>
    </w:p>
    <w:p w14:paraId="53079ECE" w14:textId="77777777" w:rsidR="00E95E94" w:rsidRDefault="00E95E94">
      <w:pPr>
        <w:rPr>
          <w:rFonts w:ascii="Arial Narrow" w:hAnsi="Arial Narrow" w:cs="Arial"/>
          <w:b/>
          <w:bCs/>
          <w:color w:val="336999"/>
          <w:sz w:val="28"/>
          <w:szCs w:val="20"/>
        </w:rPr>
      </w:pPr>
    </w:p>
    <w:p w14:paraId="66643560" w14:textId="77777777" w:rsidR="008D68A8" w:rsidRDefault="008D68A8">
      <w:pPr>
        <w:rPr>
          <w:rFonts w:ascii="Arial Narrow" w:hAnsi="Arial Narrow" w:cs="Arial"/>
          <w:b/>
          <w:bCs/>
          <w:color w:val="336999"/>
          <w:sz w:val="28"/>
          <w:szCs w:val="20"/>
        </w:rPr>
      </w:pPr>
      <w:r>
        <w:rPr>
          <w:szCs w:val="20"/>
        </w:rPr>
        <w:br w:type="page"/>
      </w:r>
    </w:p>
    <w:p w14:paraId="2D609D56" w14:textId="77777777" w:rsidR="00854300" w:rsidRPr="008D68A8" w:rsidRDefault="00854300" w:rsidP="00583888">
      <w:pPr>
        <w:pStyle w:val="Heading2"/>
        <w:numPr>
          <w:ilvl w:val="2"/>
          <w:numId w:val="2"/>
        </w:numPr>
        <w:rPr>
          <w:szCs w:val="20"/>
        </w:rPr>
      </w:pPr>
      <w:bookmarkStart w:id="3211" w:name="_Toc28956428"/>
      <w:r w:rsidRPr="008D68A8">
        <w:rPr>
          <w:szCs w:val="20"/>
        </w:rPr>
        <w:lastRenderedPageBreak/>
        <w:t>User Provisioning and Entitlements</w:t>
      </w:r>
      <w:r w:rsidR="002B18F2" w:rsidRPr="008D68A8">
        <w:rPr>
          <w:szCs w:val="20"/>
        </w:rPr>
        <w:t xml:space="preserve"> </w:t>
      </w:r>
      <w:r w:rsidR="003874D3" w:rsidRPr="008D68A8">
        <w:rPr>
          <w:szCs w:val="20"/>
        </w:rPr>
        <w:t>–</w:t>
      </w:r>
      <w:r w:rsidR="002B18F2" w:rsidRPr="008D68A8">
        <w:rPr>
          <w:szCs w:val="20"/>
        </w:rPr>
        <w:t xml:space="preserve"> Receive</w:t>
      </w:r>
      <w:r w:rsidR="003874D3" w:rsidRPr="008D68A8">
        <w:rPr>
          <w:szCs w:val="20"/>
        </w:rPr>
        <w:t xml:space="preserve"> </w:t>
      </w:r>
      <w:ins w:id="3212" w:author="D'souza, Nigel" w:date="2019-08-28T15:23:00Z">
        <w:r w:rsidR="00AC3366">
          <w:rPr>
            <w:szCs w:val="20"/>
          </w:rPr>
          <w:t>(MIGRATION)</w:t>
        </w:r>
      </w:ins>
      <w:bookmarkEnd w:id="3211"/>
      <w:del w:id="3213" w:author="D'souza, Nigel" w:date="2019-08-28T15:23:00Z">
        <w:r w:rsidR="00FC05BB" w:rsidDel="00AC3366">
          <w:rPr>
            <w:szCs w:val="20"/>
          </w:rPr>
          <w:delText>(approach TBD)</w:delText>
        </w:r>
      </w:del>
    </w:p>
    <w:p w14:paraId="6E80B093" w14:textId="77777777" w:rsidR="00E7552A" w:rsidRDefault="00E7552A" w:rsidP="00E7552A">
      <w:pPr>
        <w:pStyle w:val="NormalIndent"/>
        <w:rPr>
          <w:ins w:id="3214" w:author="D'souza, Nigel" w:date="2019-10-11T12:26:00Z"/>
        </w:rPr>
      </w:pPr>
    </w:p>
    <w:p w14:paraId="5A02EA6A" w14:textId="77777777" w:rsidR="00D7239E" w:rsidRPr="00DA61FB" w:rsidRDefault="00D7239E" w:rsidP="00D7239E">
      <w:pPr>
        <w:pStyle w:val="NormalIndent"/>
        <w:ind w:left="0"/>
        <w:rPr>
          <w:ins w:id="3215" w:author="D'souza, Nigel" w:date="2019-10-11T12:26:00Z"/>
          <w:b/>
          <w:color w:val="FF0000"/>
        </w:rPr>
      </w:pPr>
      <w:ins w:id="3216" w:author="D'souza, Nigel" w:date="2019-10-11T12:26:00Z">
        <w:r w:rsidRPr="00DA61FB">
          <w:rPr>
            <w:b/>
            <w:color w:val="FF0000"/>
          </w:rPr>
          <w:t>This will be created by the DGB migration utility (P2)</w:t>
        </w:r>
      </w:ins>
    </w:p>
    <w:p w14:paraId="3CE7DDD1" w14:textId="77777777" w:rsidR="00D7239E" w:rsidRPr="00E7552A" w:rsidRDefault="00D7239E" w:rsidP="00E7552A">
      <w:pPr>
        <w:pStyle w:val="NormalIndent"/>
      </w:pPr>
    </w:p>
    <w:tbl>
      <w:tblPr>
        <w:tblStyle w:val="TableGrid"/>
        <w:tblW w:w="0" w:type="auto"/>
        <w:tblInd w:w="108" w:type="dxa"/>
        <w:tblLook w:val="04A0" w:firstRow="1" w:lastRow="0" w:firstColumn="1" w:lastColumn="0" w:noHBand="0" w:noVBand="1"/>
      </w:tblPr>
      <w:tblGrid>
        <w:gridCol w:w="2160"/>
        <w:gridCol w:w="1080"/>
        <w:gridCol w:w="1028"/>
        <w:gridCol w:w="1080"/>
        <w:gridCol w:w="1328"/>
        <w:gridCol w:w="1406"/>
        <w:gridCol w:w="1028"/>
      </w:tblGrid>
      <w:tr w:rsidR="00854300" w14:paraId="30BE957C" w14:textId="77777777" w:rsidTr="00395C8A">
        <w:tc>
          <w:tcPr>
            <w:tcW w:w="2160" w:type="dxa"/>
            <w:shd w:val="clear" w:color="auto" w:fill="8DB3E2" w:themeFill="text2" w:themeFillTint="66"/>
          </w:tcPr>
          <w:p w14:paraId="263577B0" w14:textId="77777777" w:rsidR="00854300" w:rsidRPr="00962297" w:rsidRDefault="00854300" w:rsidP="001F6923">
            <w:r w:rsidRPr="00962297">
              <w:t>Business Purpose</w:t>
            </w:r>
          </w:p>
        </w:tc>
        <w:tc>
          <w:tcPr>
            <w:tcW w:w="1080" w:type="dxa"/>
            <w:shd w:val="clear" w:color="auto" w:fill="8DB3E2" w:themeFill="text2" w:themeFillTint="66"/>
          </w:tcPr>
          <w:p w14:paraId="6C3D6FD4" w14:textId="77777777" w:rsidR="00854300" w:rsidRPr="00962297" w:rsidRDefault="00854300" w:rsidP="001F6923">
            <w:r w:rsidRPr="00962297">
              <w:t>Interface System</w:t>
            </w:r>
          </w:p>
        </w:tc>
        <w:tc>
          <w:tcPr>
            <w:tcW w:w="1028" w:type="dxa"/>
            <w:shd w:val="clear" w:color="auto" w:fill="8DB3E2" w:themeFill="text2" w:themeFillTint="66"/>
          </w:tcPr>
          <w:p w14:paraId="0BF81081" w14:textId="77777777" w:rsidR="00854300" w:rsidRPr="00962297" w:rsidRDefault="00854300" w:rsidP="001F6923">
            <w:r w:rsidRPr="00962297">
              <w:t>Message Format</w:t>
            </w:r>
          </w:p>
        </w:tc>
        <w:tc>
          <w:tcPr>
            <w:tcW w:w="1080" w:type="dxa"/>
            <w:shd w:val="clear" w:color="auto" w:fill="8DB3E2" w:themeFill="text2" w:themeFillTint="66"/>
          </w:tcPr>
          <w:p w14:paraId="469DDB56" w14:textId="77777777" w:rsidR="00854300" w:rsidRPr="00962297" w:rsidRDefault="00854300" w:rsidP="001F6923">
            <w:r w:rsidRPr="00962297">
              <w:t>Transport</w:t>
            </w:r>
          </w:p>
        </w:tc>
        <w:tc>
          <w:tcPr>
            <w:tcW w:w="1328" w:type="dxa"/>
            <w:shd w:val="clear" w:color="auto" w:fill="8DB3E2" w:themeFill="text2" w:themeFillTint="66"/>
          </w:tcPr>
          <w:p w14:paraId="30F44E1B" w14:textId="77777777" w:rsidR="00854300" w:rsidRPr="00962297" w:rsidRDefault="00854300" w:rsidP="001F6923">
            <w:r w:rsidRPr="00962297">
              <w:t xml:space="preserve">Intermediary </w:t>
            </w:r>
          </w:p>
        </w:tc>
        <w:tc>
          <w:tcPr>
            <w:tcW w:w="1406" w:type="dxa"/>
            <w:shd w:val="clear" w:color="auto" w:fill="8DB3E2" w:themeFill="text2" w:themeFillTint="66"/>
          </w:tcPr>
          <w:p w14:paraId="27652FD0" w14:textId="77777777" w:rsidR="00854300" w:rsidRPr="00962297" w:rsidRDefault="00854300" w:rsidP="001F6923">
            <w:r w:rsidRPr="00962297">
              <w:t>IDT Configuration Required</w:t>
            </w:r>
          </w:p>
        </w:tc>
        <w:tc>
          <w:tcPr>
            <w:tcW w:w="1028" w:type="dxa"/>
            <w:shd w:val="clear" w:color="auto" w:fill="8DB3E2" w:themeFill="text2" w:themeFillTint="66"/>
          </w:tcPr>
          <w:p w14:paraId="6FE7F568" w14:textId="77777777" w:rsidR="00854300" w:rsidRPr="00962297" w:rsidRDefault="00854300" w:rsidP="001F6923">
            <w:r w:rsidRPr="00962297">
              <w:t>HLD Required</w:t>
            </w:r>
          </w:p>
        </w:tc>
      </w:tr>
      <w:tr w:rsidR="00395C8A" w14:paraId="4ABBD19E" w14:textId="77777777" w:rsidTr="00395C8A">
        <w:tc>
          <w:tcPr>
            <w:tcW w:w="2160" w:type="dxa"/>
          </w:tcPr>
          <w:p w14:paraId="1A7995E2" w14:textId="77777777" w:rsidR="00395C8A" w:rsidRDefault="00395C8A" w:rsidP="00395C8A">
            <w:r>
              <w:t xml:space="preserve">Receive User Properties </w:t>
            </w:r>
          </w:p>
        </w:tc>
        <w:tc>
          <w:tcPr>
            <w:tcW w:w="1080" w:type="dxa"/>
          </w:tcPr>
          <w:p w14:paraId="4577BECA" w14:textId="77777777" w:rsidR="00395C8A" w:rsidRDefault="00395C8A" w:rsidP="001F6923"/>
        </w:tc>
        <w:tc>
          <w:tcPr>
            <w:tcW w:w="1028" w:type="dxa"/>
          </w:tcPr>
          <w:p w14:paraId="1DDF345C" w14:textId="77777777" w:rsidR="00395C8A" w:rsidRDefault="00FC05BB" w:rsidP="001F6923">
            <w:r>
              <w:t>SPML</w:t>
            </w:r>
          </w:p>
        </w:tc>
        <w:tc>
          <w:tcPr>
            <w:tcW w:w="1080" w:type="dxa"/>
          </w:tcPr>
          <w:p w14:paraId="16E87342" w14:textId="77777777" w:rsidR="00395C8A" w:rsidRDefault="00395C8A" w:rsidP="00B77F19"/>
        </w:tc>
        <w:tc>
          <w:tcPr>
            <w:tcW w:w="1328" w:type="dxa"/>
          </w:tcPr>
          <w:p w14:paraId="6E9A698A" w14:textId="77777777" w:rsidR="00395C8A" w:rsidRDefault="00395C8A" w:rsidP="00B77F19"/>
        </w:tc>
        <w:tc>
          <w:tcPr>
            <w:tcW w:w="1406" w:type="dxa"/>
          </w:tcPr>
          <w:p w14:paraId="34CFC6AC" w14:textId="77777777" w:rsidR="00395C8A" w:rsidRDefault="00395C8A" w:rsidP="00B77F19"/>
        </w:tc>
        <w:tc>
          <w:tcPr>
            <w:tcW w:w="1028" w:type="dxa"/>
          </w:tcPr>
          <w:p w14:paraId="220591EC" w14:textId="77777777" w:rsidR="00395C8A" w:rsidRDefault="00395C8A" w:rsidP="00B77F19"/>
        </w:tc>
      </w:tr>
      <w:tr w:rsidR="00395C8A" w14:paraId="275D7206" w14:textId="77777777" w:rsidTr="00395C8A">
        <w:tc>
          <w:tcPr>
            <w:tcW w:w="2160" w:type="dxa"/>
          </w:tcPr>
          <w:p w14:paraId="22656DCC" w14:textId="77777777" w:rsidR="00395C8A" w:rsidRDefault="00395C8A" w:rsidP="001F6923">
            <w:r>
              <w:t>Respond to SPML Received Messages</w:t>
            </w:r>
          </w:p>
        </w:tc>
        <w:tc>
          <w:tcPr>
            <w:tcW w:w="1080" w:type="dxa"/>
          </w:tcPr>
          <w:p w14:paraId="2831E4F5" w14:textId="77777777" w:rsidR="00395C8A" w:rsidRDefault="00395C8A" w:rsidP="001F6923"/>
        </w:tc>
        <w:tc>
          <w:tcPr>
            <w:tcW w:w="1028" w:type="dxa"/>
          </w:tcPr>
          <w:p w14:paraId="1D29472C" w14:textId="77777777" w:rsidR="00395C8A" w:rsidRDefault="00395C8A" w:rsidP="001F6923"/>
        </w:tc>
        <w:tc>
          <w:tcPr>
            <w:tcW w:w="1080" w:type="dxa"/>
          </w:tcPr>
          <w:p w14:paraId="539C375A" w14:textId="77777777" w:rsidR="00395C8A" w:rsidRDefault="00395C8A" w:rsidP="00B77F19"/>
        </w:tc>
        <w:tc>
          <w:tcPr>
            <w:tcW w:w="1328" w:type="dxa"/>
          </w:tcPr>
          <w:p w14:paraId="2B0465C4" w14:textId="77777777" w:rsidR="00395C8A" w:rsidRDefault="00395C8A" w:rsidP="00B77F19"/>
        </w:tc>
        <w:tc>
          <w:tcPr>
            <w:tcW w:w="1406" w:type="dxa"/>
          </w:tcPr>
          <w:p w14:paraId="62C0E386" w14:textId="77777777" w:rsidR="00395C8A" w:rsidRDefault="00395C8A" w:rsidP="00B77F19"/>
        </w:tc>
        <w:tc>
          <w:tcPr>
            <w:tcW w:w="1028" w:type="dxa"/>
          </w:tcPr>
          <w:p w14:paraId="1CE564EC" w14:textId="77777777" w:rsidR="00395C8A" w:rsidRDefault="00395C8A" w:rsidP="00B77F19"/>
        </w:tc>
      </w:tr>
    </w:tbl>
    <w:p w14:paraId="46EC242D" w14:textId="77777777" w:rsidR="00854300" w:rsidRDefault="00854300" w:rsidP="00854300">
      <w:pPr>
        <w:pStyle w:val="NormalIndent"/>
        <w:ind w:left="0"/>
      </w:pPr>
    </w:p>
    <w:p w14:paraId="6C349D93" w14:textId="77777777" w:rsidR="00854300" w:rsidRPr="00B04DC7" w:rsidRDefault="00854300" w:rsidP="00854300">
      <w:pPr>
        <w:pStyle w:val="NormalIndent"/>
        <w:ind w:left="0"/>
      </w:pPr>
    </w:p>
    <w:p w14:paraId="398DF854" w14:textId="77777777" w:rsidR="00854300" w:rsidRPr="00854300" w:rsidRDefault="00854300" w:rsidP="00854300">
      <w:pPr>
        <w:pStyle w:val="NormalIndent"/>
        <w:ind w:left="0"/>
      </w:pPr>
    </w:p>
    <w:p w14:paraId="167C85F6" w14:textId="77777777" w:rsidR="007512E5" w:rsidRDefault="007512E5">
      <w:pPr>
        <w:rPr>
          <w:rFonts w:ascii="Arial Narrow" w:hAnsi="Arial Narrow" w:cs="Arial"/>
          <w:b/>
          <w:bCs/>
          <w:color w:val="336999"/>
          <w:sz w:val="28"/>
          <w:szCs w:val="20"/>
        </w:rPr>
      </w:pPr>
      <w:r>
        <w:rPr>
          <w:szCs w:val="20"/>
        </w:rPr>
        <w:br w:type="page"/>
      </w:r>
    </w:p>
    <w:p w14:paraId="422BE0DE" w14:textId="77777777" w:rsidR="00E7552A" w:rsidRPr="00E22B41" w:rsidRDefault="00E7552A" w:rsidP="00583888">
      <w:pPr>
        <w:pStyle w:val="Heading2"/>
        <w:numPr>
          <w:ilvl w:val="2"/>
          <w:numId w:val="2"/>
        </w:numPr>
        <w:rPr>
          <w:color w:val="A6A6A6" w:themeColor="background1" w:themeShade="A6"/>
          <w:szCs w:val="20"/>
          <w:rPrChange w:id="3217" w:author="D'souza, Nigel" w:date="2019-10-11T12:27:00Z">
            <w:rPr>
              <w:szCs w:val="20"/>
            </w:rPr>
          </w:rPrChange>
        </w:rPr>
      </w:pPr>
      <w:bookmarkStart w:id="3218" w:name="_Toc28956429"/>
      <w:r w:rsidRPr="00E22B41">
        <w:rPr>
          <w:color w:val="A6A6A6" w:themeColor="background1" w:themeShade="A6"/>
          <w:szCs w:val="20"/>
          <w:rPrChange w:id="3219" w:author="D'souza, Nigel" w:date="2019-10-11T12:27:00Z">
            <w:rPr>
              <w:szCs w:val="20"/>
            </w:rPr>
          </w:rPrChange>
        </w:rPr>
        <w:lastRenderedPageBreak/>
        <w:t>User Provisioning and Entitlements – Send</w:t>
      </w:r>
      <w:r w:rsidR="003874D3" w:rsidRPr="00E22B41">
        <w:rPr>
          <w:color w:val="A6A6A6" w:themeColor="background1" w:themeShade="A6"/>
          <w:szCs w:val="20"/>
          <w:rPrChange w:id="3220" w:author="D'souza, Nigel" w:date="2019-10-11T12:27:00Z">
            <w:rPr>
              <w:szCs w:val="20"/>
            </w:rPr>
          </w:rPrChange>
        </w:rPr>
        <w:t xml:space="preserve"> </w:t>
      </w:r>
      <w:ins w:id="3221" w:author="D'souza, Nigel" w:date="2019-08-28T15:23:00Z">
        <w:r w:rsidR="00AC3366" w:rsidRPr="00E22B41">
          <w:rPr>
            <w:color w:val="A6A6A6" w:themeColor="background1" w:themeShade="A6"/>
            <w:szCs w:val="20"/>
            <w:rPrChange w:id="3222" w:author="D'souza, Nigel" w:date="2019-10-11T12:27:00Z">
              <w:rPr>
                <w:szCs w:val="20"/>
              </w:rPr>
            </w:rPrChange>
          </w:rPr>
          <w:t>(</w:t>
        </w:r>
      </w:ins>
      <w:ins w:id="3223" w:author="D'souza, Nigel" w:date="2019-10-11T12:27:00Z">
        <w:r w:rsidR="00E22B41">
          <w:rPr>
            <w:color w:val="A6A6A6" w:themeColor="background1" w:themeShade="A6"/>
            <w:szCs w:val="20"/>
          </w:rPr>
          <w:t>Not in Scope</w:t>
        </w:r>
      </w:ins>
      <w:ins w:id="3224" w:author="D'souza, Nigel" w:date="2019-08-28T15:23:00Z">
        <w:r w:rsidR="00AC3366" w:rsidRPr="00E22B41">
          <w:rPr>
            <w:color w:val="A6A6A6" w:themeColor="background1" w:themeShade="A6"/>
            <w:szCs w:val="20"/>
            <w:rPrChange w:id="3225" w:author="D'souza, Nigel" w:date="2019-10-11T12:27:00Z">
              <w:rPr>
                <w:szCs w:val="20"/>
              </w:rPr>
            </w:rPrChange>
          </w:rPr>
          <w:t>)</w:t>
        </w:r>
      </w:ins>
      <w:bookmarkEnd w:id="3218"/>
      <w:del w:id="3226" w:author="D'souza, Nigel" w:date="2019-08-28T15:23:00Z">
        <w:r w:rsidR="00FC05BB" w:rsidRPr="00E22B41" w:rsidDel="00AC3366">
          <w:rPr>
            <w:color w:val="A6A6A6" w:themeColor="background1" w:themeShade="A6"/>
            <w:szCs w:val="20"/>
            <w:rPrChange w:id="3227" w:author="D'souza, Nigel" w:date="2019-10-11T12:27:00Z">
              <w:rPr>
                <w:szCs w:val="20"/>
              </w:rPr>
            </w:rPrChange>
          </w:rPr>
          <w:delText>(approach TBD)</w:delText>
        </w:r>
      </w:del>
    </w:p>
    <w:p w14:paraId="285E8ED3" w14:textId="77777777" w:rsidR="00E7552A" w:rsidRDefault="000B2588">
      <w:pPr>
        <w:pStyle w:val="NormalIndent"/>
        <w:ind w:left="0"/>
        <w:rPr>
          <w:ins w:id="3228" w:author="D'souza, Nigel" w:date="2019-10-11T12:28:00Z"/>
          <w:color w:val="FF0000"/>
        </w:rPr>
        <w:pPrChange w:id="3229" w:author="D'souza, Nigel" w:date="2019-10-11T12:28:00Z">
          <w:pPr>
            <w:pStyle w:val="NormalIndent"/>
          </w:pPr>
        </w:pPrChange>
      </w:pPr>
      <w:ins w:id="3230" w:author="D'souza, Nigel" w:date="2019-10-11T12:28:00Z">
        <w:r w:rsidRPr="00DA61FB">
          <w:rPr>
            <w:color w:val="FF0000"/>
          </w:rPr>
          <w:t>Sending Provisioning Information to a Third party Application via SPML is not in scope</w:t>
        </w:r>
      </w:ins>
    </w:p>
    <w:p w14:paraId="4E99F6E3" w14:textId="77777777" w:rsidR="000B2588" w:rsidRPr="00E7552A" w:rsidRDefault="000B2588">
      <w:pPr>
        <w:pStyle w:val="NormalIndent"/>
        <w:ind w:left="0"/>
        <w:pPrChange w:id="3231" w:author="D'souza, Nigel" w:date="2019-10-11T12:28:00Z">
          <w:pPr>
            <w:pStyle w:val="NormalIndent"/>
          </w:pPr>
        </w:pPrChange>
      </w:pPr>
    </w:p>
    <w:tbl>
      <w:tblPr>
        <w:tblStyle w:val="TableGrid"/>
        <w:tblW w:w="0" w:type="auto"/>
        <w:tblInd w:w="108" w:type="dxa"/>
        <w:tblLook w:val="04A0" w:firstRow="1" w:lastRow="0" w:firstColumn="1" w:lastColumn="0" w:noHBand="0" w:noVBand="1"/>
      </w:tblPr>
      <w:tblGrid>
        <w:gridCol w:w="2160"/>
        <w:gridCol w:w="1080"/>
        <w:gridCol w:w="1028"/>
        <w:gridCol w:w="1080"/>
        <w:gridCol w:w="1328"/>
        <w:gridCol w:w="1406"/>
        <w:gridCol w:w="1028"/>
      </w:tblGrid>
      <w:tr w:rsidR="00E7552A" w14:paraId="18EDD93F" w14:textId="77777777" w:rsidTr="00C217BF">
        <w:tc>
          <w:tcPr>
            <w:tcW w:w="2160" w:type="dxa"/>
            <w:shd w:val="clear" w:color="auto" w:fill="8DB3E2" w:themeFill="text2" w:themeFillTint="66"/>
          </w:tcPr>
          <w:p w14:paraId="03A15230" w14:textId="77777777" w:rsidR="00E7552A" w:rsidRPr="00962297" w:rsidRDefault="00E7552A" w:rsidP="002B18F2">
            <w:r w:rsidRPr="00962297">
              <w:t>Business Purpose</w:t>
            </w:r>
          </w:p>
        </w:tc>
        <w:tc>
          <w:tcPr>
            <w:tcW w:w="1080" w:type="dxa"/>
            <w:shd w:val="clear" w:color="auto" w:fill="8DB3E2" w:themeFill="text2" w:themeFillTint="66"/>
          </w:tcPr>
          <w:p w14:paraId="5EDAA83E" w14:textId="77777777" w:rsidR="00E7552A" w:rsidRPr="00962297" w:rsidRDefault="00E7552A" w:rsidP="002B18F2">
            <w:r w:rsidRPr="00962297">
              <w:t>Interface System</w:t>
            </w:r>
          </w:p>
        </w:tc>
        <w:tc>
          <w:tcPr>
            <w:tcW w:w="1028" w:type="dxa"/>
            <w:shd w:val="clear" w:color="auto" w:fill="8DB3E2" w:themeFill="text2" w:themeFillTint="66"/>
          </w:tcPr>
          <w:p w14:paraId="05754432" w14:textId="77777777" w:rsidR="00E7552A" w:rsidRPr="00962297" w:rsidRDefault="00E7552A" w:rsidP="002B18F2">
            <w:r w:rsidRPr="00962297">
              <w:t>Message Format</w:t>
            </w:r>
          </w:p>
        </w:tc>
        <w:tc>
          <w:tcPr>
            <w:tcW w:w="1080" w:type="dxa"/>
            <w:shd w:val="clear" w:color="auto" w:fill="8DB3E2" w:themeFill="text2" w:themeFillTint="66"/>
          </w:tcPr>
          <w:p w14:paraId="7EC5D454" w14:textId="77777777" w:rsidR="00E7552A" w:rsidRPr="00962297" w:rsidRDefault="00E7552A" w:rsidP="002B18F2">
            <w:r w:rsidRPr="00962297">
              <w:t>Transport</w:t>
            </w:r>
          </w:p>
        </w:tc>
        <w:tc>
          <w:tcPr>
            <w:tcW w:w="1328" w:type="dxa"/>
            <w:shd w:val="clear" w:color="auto" w:fill="8DB3E2" w:themeFill="text2" w:themeFillTint="66"/>
          </w:tcPr>
          <w:p w14:paraId="066F9421" w14:textId="77777777" w:rsidR="00E7552A" w:rsidRPr="00962297" w:rsidRDefault="00E7552A" w:rsidP="002B18F2">
            <w:r w:rsidRPr="00962297">
              <w:t xml:space="preserve">Intermediary </w:t>
            </w:r>
          </w:p>
        </w:tc>
        <w:tc>
          <w:tcPr>
            <w:tcW w:w="1406" w:type="dxa"/>
            <w:shd w:val="clear" w:color="auto" w:fill="8DB3E2" w:themeFill="text2" w:themeFillTint="66"/>
          </w:tcPr>
          <w:p w14:paraId="019261FA" w14:textId="77777777" w:rsidR="00E7552A" w:rsidRPr="00962297" w:rsidRDefault="00E7552A" w:rsidP="002B18F2">
            <w:r w:rsidRPr="00962297">
              <w:t>IDT Configuration Required</w:t>
            </w:r>
          </w:p>
        </w:tc>
        <w:tc>
          <w:tcPr>
            <w:tcW w:w="1028" w:type="dxa"/>
            <w:shd w:val="clear" w:color="auto" w:fill="8DB3E2" w:themeFill="text2" w:themeFillTint="66"/>
          </w:tcPr>
          <w:p w14:paraId="67C558D5" w14:textId="77777777" w:rsidR="00E7552A" w:rsidRPr="00962297" w:rsidRDefault="00E7552A" w:rsidP="002B18F2">
            <w:r w:rsidRPr="00962297">
              <w:t>HLD Required</w:t>
            </w:r>
          </w:p>
        </w:tc>
      </w:tr>
      <w:tr w:rsidR="007512E5" w14:paraId="37C41644" w14:textId="77777777" w:rsidTr="002F326A">
        <w:tc>
          <w:tcPr>
            <w:tcW w:w="2160" w:type="dxa"/>
          </w:tcPr>
          <w:p w14:paraId="77B3FA1C" w14:textId="77777777" w:rsidR="007512E5" w:rsidRDefault="007512E5" w:rsidP="007512E5">
            <w:r>
              <w:t>Send User Setup and Entitlement information to historical comprehensive reference library.</w:t>
            </w:r>
          </w:p>
        </w:tc>
        <w:tc>
          <w:tcPr>
            <w:tcW w:w="1080" w:type="dxa"/>
          </w:tcPr>
          <w:p w14:paraId="4E8EF52A" w14:textId="77777777" w:rsidR="007512E5" w:rsidRDefault="007512E5" w:rsidP="00E95E94"/>
        </w:tc>
        <w:tc>
          <w:tcPr>
            <w:tcW w:w="1028" w:type="dxa"/>
          </w:tcPr>
          <w:p w14:paraId="5D6022CC" w14:textId="77777777" w:rsidR="007512E5" w:rsidRDefault="007512E5" w:rsidP="002B18F2">
            <w:r>
              <w:t>SPML</w:t>
            </w:r>
          </w:p>
        </w:tc>
        <w:tc>
          <w:tcPr>
            <w:tcW w:w="1080" w:type="dxa"/>
          </w:tcPr>
          <w:p w14:paraId="4C23E472" w14:textId="77777777" w:rsidR="007512E5" w:rsidRDefault="007512E5" w:rsidP="002B18F2"/>
        </w:tc>
        <w:tc>
          <w:tcPr>
            <w:tcW w:w="1328" w:type="dxa"/>
          </w:tcPr>
          <w:p w14:paraId="17FFB851" w14:textId="77777777" w:rsidR="007512E5" w:rsidRDefault="007512E5" w:rsidP="002B18F2"/>
        </w:tc>
        <w:tc>
          <w:tcPr>
            <w:tcW w:w="1406" w:type="dxa"/>
          </w:tcPr>
          <w:p w14:paraId="484EB92B" w14:textId="77777777" w:rsidR="007512E5" w:rsidRDefault="007512E5" w:rsidP="002B18F2"/>
        </w:tc>
        <w:tc>
          <w:tcPr>
            <w:tcW w:w="1028" w:type="dxa"/>
          </w:tcPr>
          <w:p w14:paraId="0F2273E0" w14:textId="77777777" w:rsidR="007512E5" w:rsidRDefault="007512E5" w:rsidP="002B18F2"/>
        </w:tc>
      </w:tr>
      <w:tr w:rsidR="00E7552A" w14:paraId="17D75851" w14:textId="77777777" w:rsidTr="00C217BF">
        <w:tc>
          <w:tcPr>
            <w:tcW w:w="2160" w:type="dxa"/>
          </w:tcPr>
          <w:p w14:paraId="789709E3" w14:textId="77777777" w:rsidR="00E7552A" w:rsidRDefault="00E7552A" w:rsidP="00E7552A">
            <w:r>
              <w:t>Receive Acknowledgements of sent SPML Messages</w:t>
            </w:r>
          </w:p>
        </w:tc>
        <w:tc>
          <w:tcPr>
            <w:tcW w:w="1080" w:type="dxa"/>
          </w:tcPr>
          <w:p w14:paraId="55634BD7" w14:textId="77777777" w:rsidR="00E7552A" w:rsidRDefault="00E7552A" w:rsidP="002B18F2"/>
        </w:tc>
        <w:tc>
          <w:tcPr>
            <w:tcW w:w="1028" w:type="dxa"/>
          </w:tcPr>
          <w:p w14:paraId="5D61530A" w14:textId="77777777" w:rsidR="00E7552A" w:rsidRDefault="00E7552A" w:rsidP="002B18F2"/>
        </w:tc>
        <w:tc>
          <w:tcPr>
            <w:tcW w:w="1080" w:type="dxa"/>
          </w:tcPr>
          <w:p w14:paraId="79BBA1F6" w14:textId="77777777" w:rsidR="00E7552A" w:rsidRDefault="00E7552A" w:rsidP="002B18F2"/>
        </w:tc>
        <w:tc>
          <w:tcPr>
            <w:tcW w:w="1328" w:type="dxa"/>
          </w:tcPr>
          <w:p w14:paraId="2E4159D2" w14:textId="77777777" w:rsidR="00E7552A" w:rsidRDefault="00E7552A" w:rsidP="002B18F2"/>
        </w:tc>
        <w:tc>
          <w:tcPr>
            <w:tcW w:w="1406" w:type="dxa"/>
          </w:tcPr>
          <w:p w14:paraId="1C1FA615" w14:textId="77777777" w:rsidR="00E7552A" w:rsidRDefault="00E7552A" w:rsidP="002B18F2"/>
        </w:tc>
        <w:tc>
          <w:tcPr>
            <w:tcW w:w="1028" w:type="dxa"/>
          </w:tcPr>
          <w:p w14:paraId="05333079" w14:textId="77777777" w:rsidR="00E7552A" w:rsidRDefault="00E7552A" w:rsidP="002B18F2"/>
        </w:tc>
      </w:tr>
    </w:tbl>
    <w:p w14:paraId="3B63E468" w14:textId="77777777" w:rsidR="003A7A44" w:rsidRDefault="003A7A44" w:rsidP="002F326A">
      <w:pPr>
        <w:rPr>
          <w:noProof/>
          <w:lang w:val="en-US"/>
        </w:rPr>
      </w:pPr>
    </w:p>
    <w:p w14:paraId="023E407A" w14:textId="77777777" w:rsidR="00C217BF" w:rsidRPr="005757E3" w:rsidRDefault="00C217BF" w:rsidP="00583888">
      <w:pPr>
        <w:pStyle w:val="Heading2"/>
        <w:numPr>
          <w:ilvl w:val="2"/>
          <w:numId w:val="2"/>
        </w:numPr>
        <w:rPr>
          <w:szCs w:val="20"/>
        </w:rPr>
      </w:pPr>
      <w:bookmarkStart w:id="3232" w:name="_Toc28956430"/>
      <w:r w:rsidRPr="00AC3366">
        <w:rPr>
          <w:color w:val="BFBFBF" w:themeColor="background1" w:themeShade="BF"/>
          <w:szCs w:val="20"/>
          <w:rPrChange w:id="3233" w:author="D'souza, Nigel" w:date="2019-08-28T15:23:00Z">
            <w:rPr>
              <w:szCs w:val="20"/>
            </w:rPr>
          </w:rPrChange>
        </w:rPr>
        <w:t xml:space="preserve">ISO20022 Payments Extract </w:t>
      </w:r>
      <w:r w:rsidR="00FC05BB" w:rsidRPr="00AC3366">
        <w:rPr>
          <w:color w:val="BFBFBF" w:themeColor="background1" w:themeShade="BF"/>
          <w:szCs w:val="20"/>
          <w:rPrChange w:id="3234" w:author="D'souza, Nigel" w:date="2019-08-28T15:23:00Z">
            <w:rPr>
              <w:szCs w:val="20"/>
            </w:rPr>
          </w:rPrChange>
        </w:rPr>
        <w:t>(covered elsewhere)</w:t>
      </w:r>
      <w:bookmarkEnd w:id="3232"/>
    </w:p>
    <w:p w14:paraId="293C41DE" w14:textId="77777777" w:rsidR="00C217BF" w:rsidRPr="00E7552A" w:rsidRDefault="00C217BF" w:rsidP="00C217BF">
      <w:pPr>
        <w:pStyle w:val="NormalIndent"/>
      </w:pPr>
    </w:p>
    <w:tbl>
      <w:tblPr>
        <w:tblStyle w:val="TableGrid"/>
        <w:tblW w:w="0" w:type="auto"/>
        <w:tblInd w:w="108" w:type="dxa"/>
        <w:tblLook w:val="04A0" w:firstRow="1" w:lastRow="0" w:firstColumn="1" w:lastColumn="0" w:noHBand="0" w:noVBand="1"/>
      </w:tblPr>
      <w:tblGrid>
        <w:gridCol w:w="2160"/>
        <w:gridCol w:w="1080"/>
        <w:gridCol w:w="1184"/>
        <w:gridCol w:w="1080"/>
        <w:gridCol w:w="1328"/>
        <w:gridCol w:w="1406"/>
        <w:gridCol w:w="1028"/>
      </w:tblGrid>
      <w:tr w:rsidR="00C217BF" w14:paraId="7C93A4C3" w14:textId="77777777" w:rsidTr="00C217BF">
        <w:tc>
          <w:tcPr>
            <w:tcW w:w="2160" w:type="dxa"/>
            <w:shd w:val="clear" w:color="auto" w:fill="8DB3E2" w:themeFill="text2" w:themeFillTint="66"/>
          </w:tcPr>
          <w:p w14:paraId="07B7A850" w14:textId="77777777" w:rsidR="00C217BF" w:rsidRPr="00962297" w:rsidRDefault="00C217BF" w:rsidP="002B18F2">
            <w:r w:rsidRPr="00962297">
              <w:t>Business Purpose</w:t>
            </w:r>
          </w:p>
        </w:tc>
        <w:tc>
          <w:tcPr>
            <w:tcW w:w="1080" w:type="dxa"/>
            <w:shd w:val="clear" w:color="auto" w:fill="8DB3E2" w:themeFill="text2" w:themeFillTint="66"/>
          </w:tcPr>
          <w:p w14:paraId="2BC0B432" w14:textId="77777777" w:rsidR="00C217BF" w:rsidRPr="00962297" w:rsidRDefault="00C217BF" w:rsidP="002B18F2">
            <w:r w:rsidRPr="00962297">
              <w:t>Interface System</w:t>
            </w:r>
          </w:p>
        </w:tc>
        <w:tc>
          <w:tcPr>
            <w:tcW w:w="1028" w:type="dxa"/>
            <w:shd w:val="clear" w:color="auto" w:fill="8DB3E2" w:themeFill="text2" w:themeFillTint="66"/>
          </w:tcPr>
          <w:p w14:paraId="1ACD9F4F" w14:textId="77777777" w:rsidR="00C217BF" w:rsidRPr="00962297" w:rsidRDefault="00C217BF" w:rsidP="002B18F2">
            <w:r w:rsidRPr="00962297">
              <w:t>Message Format</w:t>
            </w:r>
          </w:p>
        </w:tc>
        <w:tc>
          <w:tcPr>
            <w:tcW w:w="1080" w:type="dxa"/>
            <w:shd w:val="clear" w:color="auto" w:fill="8DB3E2" w:themeFill="text2" w:themeFillTint="66"/>
          </w:tcPr>
          <w:p w14:paraId="5D655591" w14:textId="77777777" w:rsidR="00C217BF" w:rsidRPr="00962297" w:rsidRDefault="00C217BF" w:rsidP="002B18F2">
            <w:r w:rsidRPr="00962297">
              <w:t>Transport</w:t>
            </w:r>
          </w:p>
        </w:tc>
        <w:tc>
          <w:tcPr>
            <w:tcW w:w="1328" w:type="dxa"/>
            <w:shd w:val="clear" w:color="auto" w:fill="8DB3E2" w:themeFill="text2" w:themeFillTint="66"/>
          </w:tcPr>
          <w:p w14:paraId="13907A8A" w14:textId="77777777" w:rsidR="00C217BF" w:rsidRPr="00962297" w:rsidRDefault="00C217BF" w:rsidP="002B18F2">
            <w:r w:rsidRPr="00962297">
              <w:t xml:space="preserve">Intermediary </w:t>
            </w:r>
          </w:p>
        </w:tc>
        <w:tc>
          <w:tcPr>
            <w:tcW w:w="1406" w:type="dxa"/>
            <w:shd w:val="clear" w:color="auto" w:fill="8DB3E2" w:themeFill="text2" w:themeFillTint="66"/>
          </w:tcPr>
          <w:p w14:paraId="28B9B1F6" w14:textId="77777777" w:rsidR="00C217BF" w:rsidRPr="00962297" w:rsidRDefault="00C217BF" w:rsidP="002B18F2">
            <w:r w:rsidRPr="00962297">
              <w:t>IDT Configuration Required</w:t>
            </w:r>
          </w:p>
        </w:tc>
        <w:tc>
          <w:tcPr>
            <w:tcW w:w="1028" w:type="dxa"/>
            <w:shd w:val="clear" w:color="auto" w:fill="8DB3E2" w:themeFill="text2" w:themeFillTint="66"/>
          </w:tcPr>
          <w:p w14:paraId="76ECFC30" w14:textId="77777777" w:rsidR="00C217BF" w:rsidRPr="00962297" w:rsidRDefault="00C217BF" w:rsidP="002B18F2">
            <w:r w:rsidRPr="00962297">
              <w:t>HLD Required</w:t>
            </w:r>
          </w:p>
        </w:tc>
      </w:tr>
      <w:tr w:rsidR="00C217BF" w14:paraId="0246B2A5" w14:textId="77777777" w:rsidTr="00C217BF">
        <w:tc>
          <w:tcPr>
            <w:tcW w:w="2160" w:type="dxa"/>
          </w:tcPr>
          <w:p w14:paraId="4724B943" w14:textId="77777777" w:rsidR="00C217BF" w:rsidRDefault="00C217BF" w:rsidP="002B18F2">
            <w:r>
              <w:t>Send Approved Payment Instructions in ISO Format</w:t>
            </w:r>
          </w:p>
        </w:tc>
        <w:tc>
          <w:tcPr>
            <w:tcW w:w="1080" w:type="dxa"/>
          </w:tcPr>
          <w:p w14:paraId="66E412E2" w14:textId="77777777" w:rsidR="00C217BF" w:rsidRDefault="00C217BF" w:rsidP="002B18F2"/>
        </w:tc>
        <w:tc>
          <w:tcPr>
            <w:tcW w:w="1028" w:type="dxa"/>
          </w:tcPr>
          <w:p w14:paraId="56B5563F" w14:textId="77777777" w:rsidR="00C217BF" w:rsidRDefault="00E95E94" w:rsidP="002B18F2">
            <w:r>
              <w:t xml:space="preserve">ISO20022 </w:t>
            </w:r>
          </w:p>
          <w:p w14:paraId="05BA892E" w14:textId="77777777" w:rsidR="00E95E94" w:rsidRDefault="00E95E94" w:rsidP="002B18F2">
            <w:r>
              <w:t>$PAIN.001</w:t>
            </w:r>
          </w:p>
        </w:tc>
        <w:tc>
          <w:tcPr>
            <w:tcW w:w="1080" w:type="dxa"/>
          </w:tcPr>
          <w:p w14:paraId="602D5877" w14:textId="77777777" w:rsidR="00C217BF" w:rsidRDefault="00C217BF" w:rsidP="002B18F2"/>
        </w:tc>
        <w:tc>
          <w:tcPr>
            <w:tcW w:w="1328" w:type="dxa"/>
          </w:tcPr>
          <w:p w14:paraId="46A7B442" w14:textId="77777777" w:rsidR="00C217BF" w:rsidRDefault="00C217BF" w:rsidP="002B18F2"/>
        </w:tc>
        <w:tc>
          <w:tcPr>
            <w:tcW w:w="1406" w:type="dxa"/>
          </w:tcPr>
          <w:p w14:paraId="2ABB1874" w14:textId="77777777" w:rsidR="00C217BF" w:rsidRDefault="00C217BF" w:rsidP="002B18F2"/>
        </w:tc>
        <w:tc>
          <w:tcPr>
            <w:tcW w:w="1028" w:type="dxa"/>
          </w:tcPr>
          <w:p w14:paraId="66A5D0C3" w14:textId="77777777" w:rsidR="00C217BF" w:rsidRDefault="00C217BF" w:rsidP="002B18F2"/>
        </w:tc>
      </w:tr>
      <w:tr w:rsidR="00C217BF" w14:paraId="64D216DE" w14:textId="77777777" w:rsidTr="00C217BF">
        <w:tc>
          <w:tcPr>
            <w:tcW w:w="2160" w:type="dxa"/>
          </w:tcPr>
          <w:p w14:paraId="6D400355" w14:textId="77777777" w:rsidR="00C217BF" w:rsidRDefault="00C217BF" w:rsidP="00C217BF">
            <w:r>
              <w:t>Receive Acknowledgements of sent messages</w:t>
            </w:r>
          </w:p>
        </w:tc>
        <w:tc>
          <w:tcPr>
            <w:tcW w:w="1080" w:type="dxa"/>
          </w:tcPr>
          <w:p w14:paraId="4BCCD834" w14:textId="77777777" w:rsidR="00C217BF" w:rsidRDefault="00C217BF" w:rsidP="002B18F2"/>
        </w:tc>
        <w:tc>
          <w:tcPr>
            <w:tcW w:w="1028" w:type="dxa"/>
          </w:tcPr>
          <w:p w14:paraId="0C8F2B45" w14:textId="77777777" w:rsidR="00C217BF" w:rsidRDefault="00C217BF" w:rsidP="002B18F2"/>
        </w:tc>
        <w:tc>
          <w:tcPr>
            <w:tcW w:w="1080" w:type="dxa"/>
          </w:tcPr>
          <w:p w14:paraId="6B7BAA84" w14:textId="77777777" w:rsidR="00C217BF" w:rsidRDefault="00C217BF" w:rsidP="002B18F2"/>
        </w:tc>
        <w:tc>
          <w:tcPr>
            <w:tcW w:w="1328" w:type="dxa"/>
          </w:tcPr>
          <w:p w14:paraId="0249697E" w14:textId="77777777" w:rsidR="00C217BF" w:rsidRDefault="00C217BF" w:rsidP="002B18F2"/>
        </w:tc>
        <w:tc>
          <w:tcPr>
            <w:tcW w:w="1406" w:type="dxa"/>
          </w:tcPr>
          <w:p w14:paraId="5560AAAA" w14:textId="77777777" w:rsidR="00C217BF" w:rsidRDefault="00C217BF" w:rsidP="002B18F2"/>
        </w:tc>
        <w:tc>
          <w:tcPr>
            <w:tcW w:w="1028" w:type="dxa"/>
          </w:tcPr>
          <w:p w14:paraId="788015D2" w14:textId="77777777" w:rsidR="00C217BF" w:rsidRDefault="00C217BF" w:rsidP="002B18F2"/>
        </w:tc>
      </w:tr>
    </w:tbl>
    <w:p w14:paraId="6AC42CF8" w14:textId="77777777" w:rsidR="00400E17" w:rsidRDefault="00400E17" w:rsidP="00400E17">
      <w:pPr>
        <w:pStyle w:val="Heading2"/>
        <w:numPr>
          <w:ilvl w:val="0"/>
          <w:numId w:val="0"/>
        </w:numPr>
        <w:ind w:left="360" w:hanging="360"/>
        <w:rPr>
          <w:szCs w:val="20"/>
        </w:rPr>
      </w:pPr>
    </w:p>
    <w:p w14:paraId="02FE1CA2" w14:textId="77777777" w:rsidR="00400E17" w:rsidRDefault="00400E17">
      <w:pPr>
        <w:rPr>
          <w:rFonts w:ascii="Arial Narrow" w:hAnsi="Arial Narrow" w:cs="Arial"/>
          <w:b/>
          <w:bCs/>
          <w:color w:val="336999"/>
          <w:sz w:val="28"/>
          <w:szCs w:val="20"/>
        </w:rPr>
      </w:pPr>
      <w:r>
        <w:rPr>
          <w:szCs w:val="20"/>
        </w:rPr>
        <w:br w:type="page"/>
      </w:r>
    </w:p>
    <w:p w14:paraId="699D33F6" w14:textId="77777777" w:rsidR="00C217BF" w:rsidRPr="005757E3" w:rsidRDefault="00FC05BB" w:rsidP="00583888">
      <w:pPr>
        <w:pStyle w:val="Heading2"/>
        <w:numPr>
          <w:ilvl w:val="2"/>
          <w:numId w:val="2"/>
        </w:numPr>
        <w:rPr>
          <w:szCs w:val="20"/>
        </w:rPr>
      </w:pPr>
      <w:bookmarkStart w:id="3235" w:name="_Toc28956431"/>
      <w:commentRangeStart w:id="3236"/>
      <w:commentRangeStart w:id="3237"/>
      <w:r>
        <w:rPr>
          <w:szCs w:val="20"/>
        </w:rPr>
        <w:lastRenderedPageBreak/>
        <w:t>Multi</w:t>
      </w:r>
      <w:commentRangeEnd w:id="3236"/>
      <w:r w:rsidR="00297C8E">
        <w:rPr>
          <w:rStyle w:val="CommentReference"/>
          <w:rFonts w:ascii="Arial" w:hAnsi="Arial" w:cs="Times New Roman"/>
          <w:b w:val="0"/>
          <w:bCs w:val="0"/>
          <w:color w:val="auto"/>
          <w:lang w:val="en-GB"/>
        </w:rPr>
        <w:commentReference w:id="3236"/>
      </w:r>
      <w:commentRangeEnd w:id="3237"/>
      <w:r w:rsidR="00A8671A">
        <w:rPr>
          <w:rStyle w:val="CommentReference"/>
          <w:rFonts w:ascii="Arial" w:hAnsi="Arial" w:cs="Times New Roman"/>
          <w:b w:val="0"/>
          <w:bCs w:val="0"/>
          <w:color w:val="auto"/>
          <w:lang w:val="en-GB"/>
        </w:rPr>
        <w:commentReference w:id="3237"/>
      </w:r>
      <w:r>
        <w:rPr>
          <w:szCs w:val="20"/>
        </w:rPr>
        <w:t>-Bank</w:t>
      </w:r>
      <w:r w:rsidR="00C217BF" w:rsidRPr="005757E3">
        <w:rPr>
          <w:szCs w:val="20"/>
        </w:rPr>
        <w:t xml:space="preserve"> </w:t>
      </w:r>
      <w:commentRangeStart w:id="3238"/>
      <w:r w:rsidR="00C217BF" w:rsidRPr="005757E3">
        <w:rPr>
          <w:szCs w:val="20"/>
        </w:rPr>
        <w:t>Extract</w:t>
      </w:r>
      <w:bookmarkEnd w:id="3235"/>
      <w:r>
        <w:rPr>
          <w:szCs w:val="20"/>
        </w:rPr>
        <w:t xml:space="preserve"> </w:t>
      </w:r>
      <w:commentRangeEnd w:id="3238"/>
      <w:r w:rsidR="00757D68">
        <w:rPr>
          <w:rStyle w:val="CommentReference"/>
          <w:rFonts w:ascii="Arial" w:hAnsi="Arial" w:cs="Times New Roman"/>
          <w:b w:val="0"/>
          <w:bCs w:val="0"/>
          <w:color w:val="auto"/>
          <w:lang w:val="en-GB"/>
        </w:rPr>
        <w:commentReference w:id="3238"/>
      </w:r>
    </w:p>
    <w:p w14:paraId="4EDF5EA7" w14:textId="77777777" w:rsidR="00C217BF" w:rsidRPr="00E7552A" w:rsidRDefault="00C217BF" w:rsidP="00C217BF">
      <w:pPr>
        <w:pStyle w:val="NormalIndent"/>
      </w:pPr>
    </w:p>
    <w:tbl>
      <w:tblPr>
        <w:tblStyle w:val="TableGrid"/>
        <w:tblW w:w="0" w:type="auto"/>
        <w:tblInd w:w="108" w:type="dxa"/>
        <w:tblLook w:val="04A0" w:firstRow="1" w:lastRow="0" w:firstColumn="1" w:lastColumn="0" w:noHBand="0" w:noVBand="1"/>
      </w:tblPr>
      <w:tblGrid>
        <w:gridCol w:w="2160"/>
        <w:gridCol w:w="1080"/>
        <w:gridCol w:w="1117"/>
        <w:gridCol w:w="1080"/>
        <w:gridCol w:w="1328"/>
        <w:gridCol w:w="1406"/>
        <w:gridCol w:w="1028"/>
      </w:tblGrid>
      <w:tr w:rsidR="00C217BF" w14:paraId="294A897B" w14:textId="77777777" w:rsidTr="00C217BF">
        <w:tc>
          <w:tcPr>
            <w:tcW w:w="2160" w:type="dxa"/>
            <w:shd w:val="clear" w:color="auto" w:fill="8DB3E2" w:themeFill="text2" w:themeFillTint="66"/>
          </w:tcPr>
          <w:p w14:paraId="6A3F07EE" w14:textId="77777777" w:rsidR="00C217BF" w:rsidRPr="00962297" w:rsidRDefault="00C217BF" w:rsidP="002B18F2">
            <w:r w:rsidRPr="00962297">
              <w:t>Business Purpose</w:t>
            </w:r>
          </w:p>
        </w:tc>
        <w:tc>
          <w:tcPr>
            <w:tcW w:w="1080" w:type="dxa"/>
            <w:shd w:val="clear" w:color="auto" w:fill="8DB3E2" w:themeFill="text2" w:themeFillTint="66"/>
          </w:tcPr>
          <w:p w14:paraId="0F201872" w14:textId="77777777" w:rsidR="00C217BF" w:rsidRPr="00962297" w:rsidRDefault="00C217BF" w:rsidP="002B18F2">
            <w:r w:rsidRPr="00962297">
              <w:t>Interface System</w:t>
            </w:r>
          </w:p>
        </w:tc>
        <w:tc>
          <w:tcPr>
            <w:tcW w:w="1028" w:type="dxa"/>
            <w:shd w:val="clear" w:color="auto" w:fill="8DB3E2" w:themeFill="text2" w:themeFillTint="66"/>
          </w:tcPr>
          <w:p w14:paraId="5D567EDE" w14:textId="77777777" w:rsidR="00C217BF" w:rsidRPr="00962297" w:rsidRDefault="00C217BF" w:rsidP="002B18F2">
            <w:r w:rsidRPr="00962297">
              <w:t>Message Format</w:t>
            </w:r>
          </w:p>
        </w:tc>
        <w:tc>
          <w:tcPr>
            <w:tcW w:w="1080" w:type="dxa"/>
            <w:shd w:val="clear" w:color="auto" w:fill="8DB3E2" w:themeFill="text2" w:themeFillTint="66"/>
          </w:tcPr>
          <w:p w14:paraId="5A4DDFFE" w14:textId="77777777" w:rsidR="00C217BF" w:rsidRPr="00962297" w:rsidRDefault="00C217BF" w:rsidP="002B18F2">
            <w:r w:rsidRPr="00962297">
              <w:t>Transport</w:t>
            </w:r>
          </w:p>
        </w:tc>
        <w:tc>
          <w:tcPr>
            <w:tcW w:w="1328" w:type="dxa"/>
            <w:shd w:val="clear" w:color="auto" w:fill="8DB3E2" w:themeFill="text2" w:themeFillTint="66"/>
          </w:tcPr>
          <w:p w14:paraId="7896E8D7" w14:textId="77777777" w:rsidR="00C217BF" w:rsidRPr="00962297" w:rsidRDefault="00C217BF" w:rsidP="002B18F2">
            <w:r w:rsidRPr="00962297">
              <w:t xml:space="preserve">Intermediary </w:t>
            </w:r>
          </w:p>
        </w:tc>
        <w:tc>
          <w:tcPr>
            <w:tcW w:w="1406" w:type="dxa"/>
            <w:shd w:val="clear" w:color="auto" w:fill="8DB3E2" w:themeFill="text2" w:themeFillTint="66"/>
          </w:tcPr>
          <w:p w14:paraId="506F6A94" w14:textId="77777777" w:rsidR="00C217BF" w:rsidRPr="00962297" w:rsidRDefault="00C217BF" w:rsidP="002B18F2">
            <w:r w:rsidRPr="00962297">
              <w:t>IDT Configuration Required</w:t>
            </w:r>
          </w:p>
        </w:tc>
        <w:tc>
          <w:tcPr>
            <w:tcW w:w="1028" w:type="dxa"/>
            <w:shd w:val="clear" w:color="auto" w:fill="8DB3E2" w:themeFill="text2" w:themeFillTint="66"/>
          </w:tcPr>
          <w:p w14:paraId="5D588DF3" w14:textId="77777777" w:rsidR="00C217BF" w:rsidRPr="00962297" w:rsidRDefault="00C217BF" w:rsidP="002B18F2">
            <w:r w:rsidRPr="00962297">
              <w:t>HLD Required</w:t>
            </w:r>
          </w:p>
        </w:tc>
      </w:tr>
      <w:tr w:rsidR="00C217BF" w14:paraId="14C2E103" w14:textId="77777777" w:rsidTr="00C217BF">
        <w:tc>
          <w:tcPr>
            <w:tcW w:w="2160" w:type="dxa"/>
          </w:tcPr>
          <w:p w14:paraId="2B89043C" w14:textId="77777777" w:rsidR="00C217BF" w:rsidRDefault="00C217BF" w:rsidP="00C217BF">
            <w:r>
              <w:t>Send Approved Multi-Bank in ISO MT Format</w:t>
            </w:r>
          </w:p>
        </w:tc>
        <w:tc>
          <w:tcPr>
            <w:tcW w:w="1080" w:type="dxa"/>
          </w:tcPr>
          <w:p w14:paraId="42742F63" w14:textId="77777777" w:rsidR="00C217BF" w:rsidRDefault="00FC05BB" w:rsidP="002B18F2">
            <w:r>
              <w:t>EIP</w:t>
            </w:r>
          </w:p>
        </w:tc>
        <w:tc>
          <w:tcPr>
            <w:tcW w:w="1028" w:type="dxa"/>
          </w:tcPr>
          <w:p w14:paraId="7E4ACEA4" w14:textId="77777777" w:rsidR="00C217BF" w:rsidRDefault="00FC05BB" w:rsidP="002B18F2">
            <w:r>
              <w:t>ISO20022</w:t>
            </w:r>
          </w:p>
        </w:tc>
        <w:tc>
          <w:tcPr>
            <w:tcW w:w="1080" w:type="dxa"/>
          </w:tcPr>
          <w:p w14:paraId="16E65614" w14:textId="77777777" w:rsidR="00C217BF" w:rsidRDefault="00FC05BB" w:rsidP="002B18F2">
            <w:r>
              <w:t>MQ</w:t>
            </w:r>
          </w:p>
        </w:tc>
        <w:tc>
          <w:tcPr>
            <w:tcW w:w="1328" w:type="dxa"/>
          </w:tcPr>
          <w:p w14:paraId="1D80F158" w14:textId="77777777" w:rsidR="00C217BF" w:rsidRDefault="00FC05BB" w:rsidP="002B18F2">
            <w:r>
              <w:t>EIP</w:t>
            </w:r>
          </w:p>
        </w:tc>
        <w:tc>
          <w:tcPr>
            <w:tcW w:w="1406" w:type="dxa"/>
          </w:tcPr>
          <w:p w14:paraId="76B779A8" w14:textId="77777777" w:rsidR="00C217BF" w:rsidRDefault="00FC05BB" w:rsidP="002B18F2">
            <w:r>
              <w:t>Yes</w:t>
            </w:r>
          </w:p>
        </w:tc>
        <w:tc>
          <w:tcPr>
            <w:tcW w:w="1028" w:type="dxa"/>
          </w:tcPr>
          <w:p w14:paraId="77C3272D" w14:textId="77777777" w:rsidR="00C217BF" w:rsidRDefault="00FC05BB" w:rsidP="002B18F2">
            <w:r>
              <w:t>Yes</w:t>
            </w:r>
          </w:p>
        </w:tc>
      </w:tr>
      <w:tr w:rsidR="00C217BF" w14:paraId="2F05CD71" w14:textId="77777777" w:rsidTr="00C217BF">
        <w:tc>
          <w:tcPr>
            <w:tcW w:w="2160" w:type="dxa"/>
          </w:tcPr>
          <w:p w14:paraId="133EE6B7" w14:textId="77777777" w:rsidR="00C217BF" w:rsidRDefault="00C217BF" w:rsidP="002B18F2">
            <w:r>
              <w:t>Receive Acknowledgements of sent messages</w:t>
            </w:r>
          </w:p>
        </w:tc>
        <w:tc>
          <w:tcPr>
            <w:tcW w:w="1080" w:type="dxa"/>
          </w:tcPr>
          <w:p w14:paraId="6F25BDEA" w14:textId="77777777" w:rsidR="00C217BF" w:rsidRDefault="00FC05BB" w:rsidP="002B18F2">
            <w:r>
              <w:t>EIP</w:t>
            </w:r>
          </w:p>
        </w:tc>
        <w:tc>
          <w:tcPr>
            <w:tcW w:w="1028" w:type="dxa"/>
          </w:tcPr>
          <w:p w14:paraId="15F3A622" w14:textId="77777777" w:rsidR="00C217BF" w:rsidRDefault="00FC05BB" w:rsidP="002B18F2">
            <w:r>
              <w:t>ISO20022</w:t>
            </w:r>
          </w:p>
        </w:tc>
        <w:tc>
          <w:tcPr>
            <w:tcW w:w="1080" w:type="dxa"/>
          </w:tcPr>
          <w:p w14:paraId="3F391E06" w14:textId="77777777" w:rsidR="00C217BF" w:rsidRDefault="00FC05BB" w:rsidP="002B18F2">
            <w:r>
              <w:t>MQ</w:t>
            </w:r>
          </w:p>
        </w:tc>
        <w:tc>
          <w:tcPr>
            <w:tcW w:w="1328" w:type="dxa"/>
          </w:tcPr>
          <w:p w14:paraId="0D41A473" w14:textId="77777777" w:rsidR="00C217BF" w:rsidRDefault="00FC05BB" w:rsidP="002B18F2">
            <w:r>
              <w:t>EIP</w:t>
            </w:r>
          </w:p>
        </w:tc>
        <w:tc>
          <w:tcPr>
            <w:tcW w:w="1406" w:type="dxa"/>
          </w:tcPr>
          <w:p w14:paraId="2A4E8235" w14:textId="77777777" w:rsidR="00C217BF" w:rsidRDefault="00FC05BB" w:rsidP="002B18F2">
            <w:r>
              <w:t>Yes</w:t>
            </w:r>
          </w:p>
        </w:tc>
        <w:tc>
          <w:tcPr>
            <w:tcW w:w="1028" w:type="dxa"/>
          </w:tcPr>
          <w:p w14:paraId="20E5E819" w14:textId="77777777" w:rsidR="00C217BF" w:rsidRDefault="00FC05BB" w:rsidP="002B18F2">
            <w:r>
              <w:t>Yes</w:t>
            </w:r>
          </w:p>
        </w:tc>
      </w:tr>
    </w:tbl>
    <w:p w14:paraId="0CA73109" w14:textId="77777777" w:rsidR="00400E17" w:rsidRDefault="00400E17" w:rsidP="00400E17"/>
    <w:p w14:paraId="0510D69A" w14:textId="77777777" w:rsidR="00400E17" w:rsidRDefault="00400E17" w:rsidP="00400E17">
      <w:r>
        <w:object w:dxaOrig="6870" w:dyaOrig="9061" w14:anchorId="1862F28B">
          <v:shape id="_x0000_i1027" type="#_x0000_t75" style="width:343.2pt;height:454.2pt" o:ole="">
            <v:imagedata r:id="rId69" o:title=""/>
          </v:shape>
          <o:OLEObject Type="Embed" ProgID="Visio.Drawing.15" ShapeID="_x0000_i1027" DrawAspect="Content" ObjectID="_1698511802" r:id="rId70"/>
        </w:object>
      </w:r>
    </w:p>
    <w:p w14:paraId="72058B7D" w14:textId="77777777" w:rsidR="00400E17" w:rsidRDefault="00400E17">
      <w:pPr>
        <w:rPr>
          <w:rFonts w:ascii="Arial Narrow" w:hAnsi="Arial Narrow" w:cs="Arial"/>
          <w:b/>
          <w:bCs/>
          <w:color w:val="336999"/>
          <w:sz w:val="28"/>
          <w:szCs w:val="20"/>
        </w:rPr>
      </w:pPr>
      <w:r>
        <w:rPr>
          <w:szCs w:val="20"/>
        </w:rPr>
        <w:br w:type="page"/>
      </w:r>
    </w:p>
    <w:p w14:paraId="59C5276E" w14:textId="77777777" w:rsidR="00C217BF" w:rsidRPr="00AC3366" w:rsidRDefault="00C217BF" w:rsidP="00583888">
      <w:pPr>
        <w:pStyle w:val="Heading2"/>
        <w:numPr>
          <w:ilvl w:val="2"/>
          <w:numId w:val="2"/>
        </w:numPr>
        <w:rPr>
          <w:szCs w:val="20"/>
          <w:highlight w:val="yellow"/>
          <w:rPrChange w:id="3239" w:author="D'souza, Nigel" w:date="2019-08-28T15:24:00Z">
            <w:rPr>
              <w:szCs w:val="20"/>
            </w:rPr>
          </w:rPrChange>
        </w:rPr>
      </w:pPr>
      <w:bookmarkStart w:id="3240" w:name="_Toc28956432"/>
      <w:r w:rsidRPr="00AC3366">
        <w:rPr>
          <w:szCs w:val="20"/>
          <w:highlight w:val="yellow"/>
          <w:rPrChange w:id="3241" w:author="D'souza, Nigel" w:date="2019-08-28T15:24:00Z">
            <w:rPr>
              <w:szCs w:val="20"/>
            </w:rPr>
          </w:rPrChange>
        </w:rPr>
        <w:lastRenderedPageBreak/>
        <w:t>Receive SWIFT Statements and Advices</w:t>
      </w:r>
      <w:ins w:id="3242" w:author="D'souza, Nigel" w:date="2019-10-11T12:30:00Z">
        <w:r w:rsidR="00297C8E">
          <w:rPr>
            <w:szCs w:val="20"/>
            <w:highlight w:val="yellow"/>
          </w:rPr>
          <w:t xml:space="preserve"> – </w:t>
        </w:r>
        <w:proofErr w:type="spellStart"/>
        <w:r w:rsidR="00297C8E">
          <w:rPr>
            <w:szCs w:val="20"/>
            <w:highlight w:val="yellow"/>
          </w:rPr>
          <w:t>MultiBank</w:t>
        </w:r>
        <w:proofErr w:type="spellEnd"/>
        <w:r w:rsidR="00297C8E">
          <w:rPr>
            <w:szCs w:val="20"/>
            <w:highlight w:val="yellow"/>
          </w:rPr>
          <w:t xml:space="preserve"> </w:t>
        </w:r>
        <w:commentRangeStart w:id="3243"/>
        <w:r w:rsidR="00297C8E">
          <w:rPr>
            <w:szCs w:val="20"/>
            <w:highlight w:val="yellow"/>
          </w:rPr>
          <w:t>Reporting</w:t>
        </w:r>
      </w:ins>
      <w:r w:rsidR="003874D3" w:rsidRPr="00AC3366">
        <w:rPr>
          <w:szCs w:val="20"/>
          <w:highlight w:val="yellow"/>
          <w:rPrChange w:id="3244" w:author="D'souza, Nigel" w:date="2019-08-28T15:24:00Z">
            <w:rPr>
              <w:szCs w:val="20"/>
            </w:rPr>
          </w:rPrChange>
        </w:rPr>
        <w:t xml:space="preserve"> </w:t>
      </w:r>
      <w:commentRangeEnd w:id="3243"/>
      <w:r w:rsidR="00757D68">
        <w:rPr>
          <w:rStyle w:val="CommentReference"/>
          <w:rFonts w:ascii="Arial" w:hAnsi="Arial" w:cs="Times New Roman"/>
          <w:b w:val="0"/>
          <w:bCs w:val="0"/>
          <w:color w:val="auto"/>
          <w:lang w:val="en-GB"/>
        </w:rPr>
        <w:commentReference w:id="3243"/>
      </w:r>
      <w:ins w:id="3245" w:author="D'souza, Nigel" w:date="2019-08-28T15:24:00Z">
        <w:r w:rsidR="00AC3366" w:rsidRPr="00AC3366">
          <w:rPr>
            <w:szCs w:val="20"/>
            <w:highlight w:val="yellow"/>
            <w:rPrChange w:id="3246" w:author="D'souza, Nigel" w:date="2019-08-28T15:24:00Z">
              <w:rPr>
                <w:szCs w:val="20"/>
              </w:rPr>
            </w:rPrChange>
          </w:rPr>
          <w:t>(P</w:t>
        </w:r>
        <w:r w:rsidR="00297C8E">
          <w:rPr>
            <w:szCs w:val="20"/>
            <w:highlight w:val="yellow"/>
          </w:rPr>
          <w:t>2)</w:t>
        </w:r>
      </w:ins>
      <w:bookmarkEnd w:id="3240"/>
    </w:p>
    <w:p w14:paraId="7B868BE3" w14:textId="77777777" w:rsidR="00297C8E" w:rsidRPr="00E7552A" w:rsidRDefault="00297C8E" w:rsidP="00C217BF">
      <w:pPr>
        <w:pStyle w:val="NormalIndent"/>
      </w:pPr>
    </w:p>
    <w:tbl>
      <w:tblPr>
        <w:tblStyle w:val="TableGrid"/>
        <w:tblW w:w="0" w:type="auto"/>
        <w:tblInd w:w="108" w:type="dxa"/>
        <w:tblLook w:val="04A0" w:firstRow="1" w:lastRow="0" w:firstColumn="1" w:lastColumn="0" w:noHBand="0" w:noVBand="1"/>
      </w:tblPr>
      <w:tblGrid>
        <w:gridCol w:w="2160"/>
        <w:gridCol w:w="1080"/>
        <w:gridCol w:w="1028"/>
        <w:gridCol w:w="1080"/>
        <w:gridCol w:w="1328"/>
        <w:gridCol w:w="1406"/>
        <w:gridCol w:w="1028"/>
      </w:tblGrid>
      <w:tr w:rsidR="00C217BF" w14:paraId="2B40A7F2" w14:textId="77777777" w:rsidTr="00C217BF">
        <w:tc>
          <w:tcPr>
            <w:tcW w:w="2160" w:type="dxa"/>
            <w:shd w:val="clear" w:color="auto" w:fill="8DB3E2" w:themeFill="text2" w:themeFillTint="66"/>
          </w:tcPr>
          <w:p w14:paraId="73B17700" w14:textId="77777777" w:rsidR="00C217BF" w:rsidRPr="00962297" w:rsidRDefault="00C217BF" w:rsidP="002B18F2">
            <w:r w:rsidRPr="00962297">
              <w:t>Business Purpose</w:t>
            </w:r>
          </w:p>
        </w:tc>
        <w:tc>
          <w:tcPr>
            <w:tcW w:w="1080" w:type="dxa"/>
            <w:shd w:val="clear" w:color="auto" w:fill="8DB3E2" w:themeFill="text2" w:themeFillTint="66"/>
          </w:tcPr>
          <w:p w14:paraId="7A2F3ECC" w14:textId="77777777" w:rsidR="00C217BF" w:rsidRPr="00962297" w:rsidRDefault="00C217BF" w:rsidP="002B18F2">
            <w:r w:rsidRPr="00962297">
              <w:t>Interface System</w:t>
            </w:r>
          </w:p>
        </w:tc>
        <w:tc>
          <w:tcPr>
            <w:tcW w:w="1028" w:type="dxa"/>
            <w:shd w:val="clear" w:color="auto" w:fill="8DB3E2" w:themeFill="text2" w:themeFillTint="66"/>
          </w:tcPr>
          <w:p w14:paraId="0189056F" w14:textId="77777777" w:rsidR="00C217BF" w:rsidRPr="00962297" w:rsidRDefault="00C217BF" w:rsidP="002B18F2">
            <w:r w:rsidRPr="00962297">
              <w:t>Message Format</w:t>
            </w:r>
          </w:p>
        </w:tc>
        <w:tc>
          <w:tcPr>
            <w:tcW w:w="1080" w:type="dxa"/>
            <w:shd w:val="clear" w:color="auto" w:fill="8DB3E2" w:themeFill="text2" w:themeFillTint="66"/>
          </w:tcPr>
          <w:p w14:paraId="00A22767" w14:textId="77777777" w:rsidR="00C217BF" w:rsidRPr="00962297" w:rsidRDefault="00C217BF" w:rsidP="002B18F2">
            <w:r w:rsidRPr="00962297">
              <w:t>Transport</w:t>
            </w:r>
          </w:p>
        </w:tc>
        <w:tc>
          <w:tcPr>
            <w:tcW w:w="1328" w:type="dxa"/>
            <w:shd w:val="clear" w:color="auto" w:fill="8DB3E2" w:themeFill="text2" w:themeFillTint="66"/>
          </w:tcPr>
          <w:p w14:paraId="67CE571C" w14:textId="77777777" w:rsidR="00C217BF" w:rsidRPr="00962297" w:rsidRDefault="00C217BF" w:rsidP="002B18F2">
            <w:r w:rsidRPr="00962297">
              <w:t xml:space="preserve">Intermediary </w:t>
            </w:r>
          </w:p>
        </w:tc>
        <w:tc>
          <w:tcPr>
            <w:tcW w:w="1406" w:type="dxa"/>
            <w:shd w:val="clear" w:color="auto" w:fill="8DB3E2" w:themeFill="text2" w:themeFillTint="66"/>
          </w:tcPr>
          <w:p w14:paraId="71F0B774" w14:textId="77777777" w:rsidR="00C217BF" w:rsidRPr="00962297" w:rsidRDefault="00C217BF" w:rsidP="002B18F2">
            <w:r w:rsidRPr="00962297">
              <w:t>IDT Configuration Required</w:t>
            </w:r>
          </w:p>
        </w:tc>
        <w:tc>
          <w:tcPr>
            <w:tcW w:w="1028" w:type="dxa"/>
            <w:shd w:val="clear" w:color="auto" w:fill="8DB3E2" w:themeFill="text2" w:themeFillTint="66"/>
          </w:tcPr>
          <w:p w14:paraId="3ABACC69" w14:textId="77777777" w:rsidR="00C217BF" w:rsidRPr="00962297" w:rsidRDefault="00C217BF" w:rsidP="002B18F2">
            <w:r w:rsidRPr="00962297">
              <w:t>HLD Required</w:t>
            </w:r>
          </w:p>
        </w:tc>
      </w:tr>
      <w:tr w:rsidR="00C217BF" w14:paraId="1A59C72D" w14:textId="77777777" w:rsidTr="00C217BF">
        <w:tc>
          <w:tcPr>
            <w:tcW w:w="2160" w:type="dxa"/>
          </w:tcPr>
          <w:p w14:paraId="6A77B38C" w14:textId="77777777" w:rsidR="00C217BF" w:rsidRDefault="00C217BF" w:rsidP="002B18F2">
            <w:r>
              <w:t>Receive Cash Reporting Messages from SWIFT</w:t>
            </w:r>
          </w:p>
        </w:tc>
        <w:tc>
          <w:tcPr>
            <w:tcW w:w="1080" w:type="dxa"/>
          </w:tcPr>
          <w:p w14:paraId="0D2FEA63" w14:textId="77777777" w:rsidR="00C217BF" w:rsidRDefault="00FC05BB" w:rsidP="002B18F2">
            <w:r>
              <w:t>BESS</w:t>
            </w:r>
          </w:p>
        </w:tc>
        <w:tc>
          <w:tcPr>
            <w:tcW w:w="1028" w:type="dxa"/>
          </w:tcPr>
          <w:p w14:paraId="023F9A5B" w14:textId="77777777" w:rsidR="00C217BF" w:rsidRDefault="00E95E94" w:rsidP="00FC05BB">
            <w:r>
              <w:t>MT9</w:t>
            </w:r>
            <w:r w:rsidR="00FC05BB">
              <w:t>40</w:t>
            </w:r>
          </w:p>
        </w:tc>
        <w:tc>
          <w:tcPr>
            <w:tcW w:w="1080" w:type="dxa"/>
          </w:tcPr>
          <w:p w14:paraId="5D1145FC" w14:textId="77777777" w:rsidR="00C217BF" w:rsidRDefault="00FC05BB" w:rsidP="002B18F2">
            <w:r>
              <w:t>MQ</w:t>
            </w:r>
          </w:p>
        </w:tc>
        <w:tc>
          <w:tcPr>
            <w:tcW w:w="1328" w:type="dxa"/>
          </w:tcPr>
          <w:p w14:paraId="7AB6C5D6" w14:textId="77777777" w:rsidR="00C217BF" w:rsidRDefault="00FC05BB" w:rsidP="002B18F2">
            <w:del w:id="3247" w:author="D'souza, Nigel" w:date="2019-10-11T12:30:00Z">
              <w:r w:rsidDel="00297C8E">
                <w:delText>None</w:delText>
              </w:r>
            </w:del>
            <w:ins w:id="3248" w:author="D'souza, Nigel" w:date="2019-10-11T12:30:00Z">
              <w:r w:rsidR="00297C8E">
                <w:t>EIP</w:t>
              </w:r>
            </w:ins>
          </w:p>
        </w:tc>
        <w:tc>
          <w:tcPr>
            <w:tcW w:w="1406" w:type="dxa"/>
          </w:tcPr>
          <w:p w14:paraId="50D0AC29" w14:textId="77777777" w:rsidR="00C217BF" w:rsidRDefault="00FC05BB" w:rsidP="002B18F2">
            <w:r>
              <w:t>No</w:t>
            </w:r>
          </w:p>
        </w:tc>
        <w:tc>
          <w:tcPr>
            <w:tcW w:w="1028" w:type="dxa"/>
          </w:tcPr>
          <w:p w14:paraId="70697FD3" w14:textId="77777777" w:rsidR="00C217BF" w:rsidRDefault="00FC05BB" w:rsidP="002B18F2">
            <w:r>
              <w:t>No</w:t>
            </w:r>
          </w:p>
        </w:tc>
      </w:tr>
    </w:tbl>
    <w:p w14:paraId="013AD734" w14:textId="77777777" w:rsidR="00223435" w:rsidRDefault="00223435">
      <w:pPr>
        <w:rPr>
          <w:noProof/>
          <w:szCs w:val="20"/>
          <w:lang w:val="en-US"/>
        </w:rPr>
      </w:pPr>
    </w:p>
    <w:p w14:paraId="495E8ECD" w14:textId="77777777" w:rsidR="00E7552A" w:rsidRDefault="00400E17">
      <w:pPr>
        <w:rPr>
          <w:rFonts w:ascii="Arial Narrow" w:hAnsi="Arial Narrow" w:cs="Arial"/>
          <w:b/>
          <w:bCs/>
          <w:color w:val="336999"/>
          <w:sz w:val="28"/>
          <w:szCs w:val="20"/>
        </w:rPr>
      </w:pPr>
      <w:r>
        <w:rPr>
          <w:noProof/>
          <w:szCs w:val="20"/>
          <w:lang w:val="en-US"/>
        </w:rPr>
        <w:drawing>
          <wp:inline distT="0" distB="0" distL="0" distR="0" wp14:anchorId="26FF8228" wp14:editId="33311332">
            <wp:extent cx="6109970" cy="366331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09970" cy="3663315"/>
                    </a:xfrm>
                    <a:prstGeom prst="rect">
                      <a:avLst/>
                    </a:prstGeom>
                    <a:noFill/>
                    <a:ln>
                      <a:noFill/>
                    </a:ln>
                  </pic:spPr>
                </pic:pic>
              </a:graphicData>
            </a:graphic>
          </wp:inline>
        </w:drawing>
      </w:r>
      <w:r w:rsidR="00C217BF">
        <w:rPr>
          <w:szCs w:val="20"/>
        </w:rPr>
        <w:br w:type="page"/>
      </w:r>
    </w:p>
    <w:p w14:paraId="4B992F0E" w14:textId="77777777" w:rsidR="00E46077" w:rsidRPr="00512127" w:rsidRDefault="00E46077" w:rsidP="00583888">
      <w:pPr>
        <w:pStyle w:val="Heading2"/>
        <w:numPr>
          <w:ilvl w:val="2"/>
          <w:numId w:val="2"/>
        </w:numPr>
        <w:rPr>
          <w:szCs w:val="20"/>
        </w:rPr>
      </w:pPr>
      <w:bookmarkStart w:id="3249" w:name="_Toc28956433"/>
      <w:r w:rsidRPr="00512127">
        <w:rPr>
          <w:szCs w:val="20"/>
        </w:rPr>
        <w:lastRenderedPageBreak/>
        <w:t>Load Alerts</w:t>
      </w:r>
      <w:bookmarkEnd w:id="3249"/>
      <w:r w:rsidR="003874D3" w:rsidRPr="00512127">
        <w:rPr>
          <w:szCs w:val="20"/>
        </w:rPr>
        <w:t xml:space="preserve"> </w:t>
      </w:r>
    </w:p>
    <w:p w14:paraId="4EAF168F" w14:textId="77777777" w:rsidR="00400E17" w:rsidRPr="00400E17" w:rsidRDefault="00400E17" w:rsidP="00400E17">
      <w:pPr>
        <w:pStyle w:val="NormalIndent"/>
      </w:pPr>
    </w:p>
    <w:tbl>
      <w:tblPr>
        <w:tblStyle w:val="TableGrid"/>
        <w:tblW w:w="0" w:type="auto"/>
        <w:tblInd w:w="108" w:type="dxa"/>
        <w:tblLook w:val="04A0" w:firstRow="1" w:lastRow="0" w:firstColumn="1" w:lastColumn="0" w:noHBand="0" w:noVBand="1"/>
      </w:tblPr>
      <w:tblGrid>
        <w:gridCol w:w="2160"/>
        <w:gridCol w:w="1080"/>
        <w:gridCol w:w="1283"/>
        <w:gridCol w:w="1080"/>
        <w:gridCol w:w="1328"/>
        <w:gridCol w:w="1406"/>
        <w:gridCol w:w="1028"/>
      </w:tblGrid>
      <w:tr w:rsidR="00E46077" w14:paraId="5CDC55BB" w14:textId="77777777" w:rsidTr="00395C8A">
        <w:tc>
          <w:tcPr>
            <w:tcW w:w="2160" w:type="dxa"/>
            <w:shd w:val="clear" w:color="auto" w:fill="8DB3E2" w:themeFill="text2" w:themeFillTint="66"/>
          </w:tcPr>
          <w:p w14:paraId="2E014A10" w14:textId="77777777" w:rsidR="00E46077" w:rsidRPr="00962297" w:rsidRDefault="00E46077" w:rsidP="001F6923">
            <w:r w:rsidRPr="00962297">
              <w:t>Business Purpose</w:t>
            </w:r>
          </w:p>
        </w:tc>
        <w:tc>
          <w:tcPr>
            <w:tcW w:w="1080" w:type="dxa"/>
            <w:shd w:val="clear" w:color="auto" w:fill="8DB3E2" w:themeFill="text2" w:themeFillTint="66"/>
          </w:tcPr>
          <w:p w14:paraId="028300B0" w14:textId="77777777" w:rsidR="00E46077" w:rsidRPr="00962297" w:rsidRDefault="00E46077" w:rsidP="001F6923">
            <w:r w:rsidRPr="00962297">
              <w:t>Interface System</w:t>
            </w:r>
          </w:p>
        </w:tc>
        <w:tc>
          <w:tcPr>
            <w:tcW w:w="1028" w:type="dxa"/>
            <w:shd w:val="clear" w:color="auto" w:fill="8DB3E2" w:themeFill="text2" w:themeFillTint="66"/>
          </w:tcPr>
          <w:p w14:paraId="76BE0E3D" w14:textId="77777777" w:rsidR="00E46077" w:rsidRPr="00962297" w:rsidRDefault="00E46077" w:rsidP="001F6923">
            <w:r w:rsidRPr="00962297">
              <w:t>Message Format</w:t>
            </w:r>
          </w:p>
        </w:tc>
        <w:tc>
          <w:tcPr>
            <w:tcW w:w="1080" w:type="dxa"/>
            <w:shd w:val="clear" w:color="auto" w:fill="8DB3E2" w:themeFill="text2" w:themeFillTint="66"/>
          </w:tcPr>
          <w:p w14:paraId="7435441A" w14:textId="77777777" w:rsidR="00E46077" w:rsidRPr="00962297" w:rsidRDefault="00E46077" w:rsidP="001F6923">
            <w:r w:rsidRPr="00962297">
              <w:t>Transport</w:t>
            </w:r>
          </w:p>
        </w:tc>
        <w:tc>
          <w:tcPr>
            <w:tcW w:w="1328" w:type="dxa"/>
            <w:shd w:val="clear" w:color="auto" w:fill="8DB3E2" w:themeFill="text2" w:themeFillTint="66"/>
          </w:tcPr>
          <w:p w14:paraId="3A8299A6" w14:textId="77777777" w:rsidR="00E46077" w:rsidRPr="00962297" w:rsidRDefault="00E46077" w:rsidP="001F6923">
            <w:r w:rsidRPr="00962297">
              <w:t xml:space="preserve">Intermediary </w:t>
            </w:r>
          </w:p>
        </w:tc>
        <w:tc>
          <w:tcPr>
            <w:tcW w:w="1406" w:type="dxa"/>
            <w:shd w:val="clear" w:color="auto" w:fill="8DB3E2" w:themeFill="text2" w:themeFillTint="66"/>
          </w:tcPr>
          <w:p w14:paraId="3F4D470D" w14:textId="77777777" w:rsidR="00E46077" w:rsidRPr="00962297" w:rsidRDefault="00E46077" w:rsidP="001F6923">
            <w:r w:rsidRPr="00962297">
              <w:t>IDT Configuration Required</w:t>
            </w:r>
          </w:p>
        </w:tc>
        <w:tc>
          <w:tcPr>
            <w:tcW w:w="1028" w:type="dxa"/>
            <w:shd w:val="clear" w:color="auto" w:fill="8DB3E2" w:themeFill="text2" w:themeFillTint="66"/>
          </w:tcPr>
          <w:p w14:paraId="12AB9E15" w14:textId="77777777" w:rsidR="00E46077" w:rsidRPr="00962297" w:rsidRDefault="00E46077" w:rsidP="001F6923">
            <w:r w:rsidRPr="00962297">
              <w:t>HLD Required</w:t>
            </w:r>
          </w:p>
        </w:tc>
      </w:tr>
      <w:tr w:rsidR="00E46077" w:rsidRPr="00766DE6" w14:paraId="1CC7535A" w14:textId="77777777" w:rsidTr="00395C8A">
        <w:tc>
          <w:tcPr>
            <w:tcW w:w="2160" w:type="dxa"/>
          </w:tcPr>
          <w:p w14:paraId="0BD1D96D" w14:textId="77777777" w:rsidR="00E46077" w:rsidRPr="00766DE6" w:rsidRDefault="00E46077" w:rsidP="001F6923">
            <w:pPr>
              <w:rPr>
                <w:rPrChange w:id="3250" w:author="D'souza, Nigel" w:date="2019-08-28T15:30:00Z">
                  <w:rPr>
                    <w:highlight w:val="yellow"/>
                  </w:rPr>
                </w:rPrChange>
              </w:rPr>
            </w:pPr>
            <w:r w:rsidRPr="00766DE6">
              <w:rPr>
                <w:rPrChange w:id="3251" w:author="D'souza, Nigel" w:date="2019-08-28T15:30:00Z">
                  <w:rPr>
                    <w:highlight w:val="yellow"/>
                  </w:rPr>
                </w:rPrChange>
              </w:rPr>
              <w:t>Send Alerts Generated from Hub Load Events</w:t>
            </w:r>
          </w:p>
        </w:tc>
        <w:tc>
          <w:tcPr>
            <w:tcW w:w="1080" w:type="dxa"/>
          </w:tcPr>
          <w:p w14:paraId="0C8EF30F" w14:textId="77777777" w:rsidR="00E46077" w:rsidRPr="00766DE6" w:rsidRDefault="00395C8A" w:rsidP="001F6923">
            <w:pPr>
              <w:rPr>
                <w:rPrChange w:id="3252" w:author="D'souza, Nigel" w:date="2019-08-28T15:30:00Z">
                  <w:rPr>
                    <w:highlight w:val="yellow"/>
                  </w:rPr>
                </w:rPrChange>
              </w:rPr>
            </w:pPr>
            <w:del w:id="3253" w:author="D'souza, Nigel" w:date="2019-10-11T12:31:00Z">
              <w:r w:rsidRPr="00766DE6" w:rsidDel="00D25A1D">
                <w:rPr>
                  <w:rPrChange w:id="3254" w:author="D'souza, Nigel" w:date="2019-08-28T15:30:00Z">
                    <w:rPr>
                      <w:highlight w:val="yellow"/>
                    </w:rPr>
                  </w:rPrChange>
                </w:rPr>
                <w:delText>TBD</w:delText>
              </w:r>
            </w:del>
            <w:ins w:id="3255" w:author="D'souza, Nigel" w:date="2019-10-11T12:31:00Z">
              <w:r w:rsidR="00D25A1D">
                <w:t>CMB</w:t>
              </w:r>
            </w:ins>
          </w:p>
        </w:tc>
        <w:tc>
          <w:tcPr>
            <w:tcW w:w="1028" w:type="dxa"/>
          </w:tcPr>
          <w:p w14:paraId="630F2C5C" w14:textId="77777777" w:rsidR="00E46077" w:rsidRPr="00766DE6" w:rsidRDefault="00E46077" w:rsidP="001F6923">
            <w:pPr>
              <w:rPr>
                <w:rPrChange w:id="3256" w:author="D'souza, Nigel" w:date="2019-08-28T15:30:00Z">
                  <w:rPr>
                    <w:highlight w:val="yellow"/>
                  </w:rPr>
                </w:rPrChange>
              </w:rPr>
            </w:pPr>
            <w:del w:id="3257" w:author="D'souza, Nigel" w:date="2019-08-28T15:30:00Z">
              <w:r w:rsidRPr="00766DE6" w:rsidDel="00766DE6">
                <w:rPr>
                  <w:rPrChange w:id="3258" w:author="D'souza, Nigel" w:date="2019-08-28T15:30:00Z">
                    <w:rPr>
                      <w:highlight w:val="yellow"/>
                    </w:rPr>
                  </w:rPrChange>
                </w:rPr>
                <w:delText>TBD</w:delText>
              </w:r>
            </w:del>
            <w:proofErr w:type="spellStart"/>
            <w:ins w:id="3259" w:author="D'souza, Nigel" w:date="2019-08-28T15:30:00Z">
              <w:r w:rsidR="00766DE6">
                <w:t>restFul</w:t>
              </w:r>
              <w:proofErr w:type="spellEnd"/>
              <w:r w:rsidR="00766DE6">
                <w:t xml:space="preserve"> (JSON)</w:t>
              </w:r>
            </w:ins>
          </w:p>
        </w:tc>
        <w:tc>
          <w:tcPr>
            <w:tcW w:w="1080" w:type="dxa"/>
          </w:tcPr>
          <w:p w14:paraId="5825C22D" w14:textId="77777777" w:rsidR="00E46077" w:rsidRPr="00766DE6" w:rsidRDefault="00395C8A" w:rsidP="001F6923">
            <w:pPr>
              <w:rPr>
                <w:rPrChange w:id="3260" w:author="D'souza, Nigel" w:date="2019-08-28T15:30:00Z">
                  <w:rPr>
                    <w:highlight w:val="yellow"/>
                  </w:rPr>
                </w:rPrChange>
              </w:rPr>
            </w:pPr>
            <w:del w:id="3261" w:author="D'souza, Nigel" w:date="2019-08-28T15:30:00Z">
              <w:r w:rsidRPr="00D25A1D" w:rsidDel="00766DE6">
                <w:rPr>
                  <w:highlight w:val="yellow"/>
                </w:rPr>
                <w:delText>TBD</w:delText>
              </w:r>
            </w:del>
            <w:ins w:id="3262" w:author="D'souza, Nigel" w:date="2019-10-11T12:31:00Z">
              <w:r w:rsidR="00D25A1D" w:rsidRPr="00D25A1D">
                <w:rPr>
                  <w:highlight w:val="yellow"/>
                  <w:rPrChange w:id="3263" w:author="D'souza, Nigel" w:date="2019-10-11T12:31:00Z">
                    <w:rPr/>
                  </w:rPrChange>
                </w:rPr>
                <w:t>MQ</w:t>
              </w:r>
            </w:ins>
          </w:p>
        </w:tc>
        <w:tc>
          <w:tcPr>
            <w:tcW w:w="1328" w:type="dxa"/>
          </w:tcPr>
          <w:p w14:paraId="3B9722BF" w14:textId="77777777" w:rsidR="00E46077" w:rsidRPr="00766DE6" w:rsidRDefault="00395C8A" w:rsidP="001F6923">
            <w:pPr>
              <w:rPr>
                <w:rPrChange w:id="3264" w:author="D'souza, Nigel" w:date="2019-08-28T15:30:00Z">
                  <w:rPr>
                    <w:highlight w:val="yellow"/>
                  </w:rPr>
                </w:rPrChange>
              </w:rPr>
            </w:pPr>
            <w:del w:id="3265" w:author="D'souza, Nigel" w:date="2019-08-28T15:31:00Z">
              <w:r w:rsidRPr="00766DE6" w:rsidDel="00766DE6">
                <w:rPr>
                  <w:rPrChange w:id="3266" w:author="D'souza, Nigel" w:date="2019-08-28T15:30:00Z">
                    <w:rPr>
                      <w:highlight w:val="yellow"/>
                    </w:rPr>
                  </w:rPrChange>
                </w:rPr>
                <w:delText>TBD</w:delText>
              </w:r>
            </w:del>
            <w:ins w:id="3267" w:author="D'souza, Nigel" w:date="2019-08-28T15:31:00Z">
              <w:r w:rsidR="00766DE6">
                <w:t>EIP</w:t>
              </w:r>
            </w:ins>
          </w:p>
        </w:tc>
        <w:tc>
          <w:tcPr>
            <w:tcW w:w="1406" w:type="dxa"/>
          </w:tcPr>
          <w:p w14:paraId="301CD088" w14:textId="77777777" w:rsidR="00E46077" w:rsidRPr="00766DE6" w:rsidRDefault="00395C8A" w:rsidP="001F6923">
            <w:pPr>
              <w:rPr>
                <w:rPrChange w:id="3268" w:author="D'souza, Nigel" w:date="2019-08-28T15:30:00Z">
                  <w:rPr>
                    <w:highlight w:val="yellow"/>
                  </w:rPr>
                </w:rPrChange>
              </w:rPr>
            </w:pPr>
            <w:del w:id="3269" w:author="D'souza, Nigel" w:date="2019-08-28T15:31:00Z">
              <w:r w:rsidRPr="00766DE6" w:rsidDel="00766DE6">
                <w:rPr>
                  <w:rPrChange w:id="3270" w:author="D'souza, Nigel" w:date="2019-08-28T15:30:00Z">
                    <w:rPr>
                      <w:highlight w:val="yellow"/>
                    </w:rPr>
                  </w:rPrChange>
                </w:rPr>
                <w:delText>TBD</w:delText>
              </w:r>
            </w:del>
            <w:ins w:id="3271" w:author="D'souza, Nigel" w:date="2019-08-28T15:31:00Z">
              <w:r w:rsidR="00766DE6">
                <w:t>Yes</w:t>
              </w:r>
            </w:ins>
          </w:p>
        </w:tc>
        <w:tc>
          <w:tcPr>
            <w:tcW w:w="1028" w:type="dxa"/>
          </w:tcPr>
          <w:p w14:paraId="5C78AE65" w14:textId="77777777" w:rsidR="00E46077" w:rsidRPr="00766DE6" w:rsidRDefault="00395C8A" w:rsidP="001F6923">
            <w:pPr>
              <w:rPr>
                <w:rPrChange w:id="3272" w:author="D'souza, Nigel" w:date="2019-08-28T15:30:00Z">
                  <w:rPr>
                    <w:highlight w:val="yellow"/>
                  </w:rPr>
                </w:rPrChange>
              </w:rPr>
            </w:pPr>
            <w:del w:id="3273" w:author="D'souza, Nigel" w:date="2019-08-28T15:31:00Z">
              <w:r w:rsidRPr="00766DE6" w:rsidDel="00766DE6">
                <w:rPr>
                  <w:rPrChange w:id="3274" w:author="D'souza, Nigel" w:date="2019-08-28T15:30:00Z">
                    <w:rPr>
                      <w:highlight w:val="yellow"/>
                    </w:rPr>
                  </w:rPrChange>
                </w:rPr>
                <w:delText>TBD</w:delText>
              </w:r>
            </w:del>
            <w:ins w:id="3275" w:author="D'souza, Nigel" w:date="2019-08-28T15:31:00Z">
              <w:r w:rsidR="006E43BC">
                <w:t>No</w:t>
              </w:r>
            </w:ins>
          </w:p>
        </w:tc>
      </w:tr>
      <w:tr w:rsidR="00395C8A" w14:paraId="522D7767" w14:textId="77777777" w:rsidTr="00395C8A">
        <w:tc>
          <w:tcPr>
            <w:tcW w:w="2160" w:type="dxa"/>
          </w:tcPr>
          <w:p w14:paraId="25D5646F" w14:textId="77777777" w:rsidR="00395C8A" w:rsidRPr="00766DE6" w:rsidRDefault="00395C8A" w:rsidP="00E46077">
            <w:pPr>
              <w:rPr>
                <w:rPrChange w:id="3276" w:author="D'souza, Nigel" w:date="2019-08-28T15:30:00Z">
                  <w:rPr>
                    <w:highlight w:val="yellow"/>
                  </w:rPr>
                </w:rPrChange>
              </w:rPr>
            </w:pPr>
            <w:r w:rsidRPr="00766DE6">
              <w:rPr>
                <w:rPrChange w:id="3277" w:author="D'souza, Nigel" w:date="2019-08-28T15:30:00Z">
                  <w:rPr>
                    <w:highlight w:val="yellow"/>
                  </w:rPr>
                </w:rPrChange>
              </w:rPr>
              <w:t>Received Send Acknowledgements</w:t>
            </w:r>
          </w:p>
        </w:tc>
        <w:tc>
          <w:tcPr>
            <w:tcW w:w="1080" w:type="dxa"/>
          </w:tcPr>
          <w:p w14:paraId="067ACDC5" w14:textId="77777777" w:rsidR="00395C8A" w:rsidRPr="00766DE6" w:rsidRDefault="00395C8A" w:rsidP="00B77F19">
            <w:pPr>
              <w:rPr>
                <w:rPrChange w:id="3278" w:author="D'souza, Nigel" w:date="2019-08-28T15:30:00Z">
                  <w:rPr>
                    <w:highlight w:val="yellow"/>
                  </w:rPr>
                </w:rPrChange>
              </w:rPr>
            </w:pPr>
            <w:del w:id="3279" w:author="D'souza, Nigel" w:date="2019-10-11T12:31:00Z">
              <w:r w:rsidRPr="00766DE6" w:rsidDel="00D25A1D">
                <w:rPr>
                  <w:rPrChange w:id="3280" w:author="D'souza, Nigel" w:date="2019-08-28T15:30:00Z">
                    <w:rPr>
                      <w:highlight w:val="yellow"/>
                    </w:rPr>
                  </w:rPrChange>
                </w:rPr>
                <w:delText>TBD</w:delText>
              </w:r>
            </w:del>
            <w:ins w:id="3281" w:author="D'souza, Nigel" w:date="2019-10-11T12:31:00Z">
              <w:r w:rsidR="00D25A1D">
                <w:t>CMB</w:t>
              </w:r>
            </w:ins>
          </w:p>
        </w:tc>
        <w:tc>
          <w:tcPr>
            <w:tcW w:w="1028" w:type="dxa"/>
          </w:tcPr>
          <w:p w14:paraId="3034B112" w14:textId="77777777" w:rsidR="00395C8A" w:rsidRPr="00766DE6" w:rsidRDefault="00766DE6" w:rsidP="00B77F19">
            <w:pPr>
              <w:rPr>
                <w:rPrChange w:id="3282" w:author="D'souza, Nigel" w:date="2019-08-28T15:30:00Z">
                  <w:rPr>
                    <w:highlight w:val="yellow"/>
                  </w:rPr>
                </w:rPrChange>
              </w:rPr>
            </w:pPr>
            <w:proofErr w:type="spellStart"/>
            <w:ins w:id="3283" w:author="D'souza, Nigel" w:date="2019-08-28T15:30:00Z">
              <w:r>
                <w:t>restFul</w:t>
              </w:r>
              <w:proofErr w:type="spellEnd"/>
              <w:r>
                <w:t xml:space="preserve"> (JSON)</w:t>
              </w:r>
            </w:ins>
            <w:del w:id="3284" w:author="D'souza, Nigel" w:date="2019-08-28T15:30:00Z">
              <w:r w:rsidR="00395C8A" w:rsidRPr="00766DE6" w:rsidDel="00766DE6">
                <w:rPr>
                  <w:rPrChange w:id="3285" w:author="D'souza, Nigel" w:date="2019-08-28T15:30:00Z">
                    <w:rPr>
                      <w:highlight w:val="yellow"/>
                    </w:rPr>
                  </w:rPrChange>
                </w:rPr>
                <w:delText>TBD</w:delText>
              </w:r>
            </w:del>
          </w:p>
        </w:tc>
        <w:tc>
          <w:tcPr>
            <w:tcW w:w="1080" w:type="dxa"/>
          </w:tcPr>
          <w:p w14:paraId="7079C359" w14:textId="77777777" w:rsidR="00395C8A" w:rsidRPr="00766DE6" w:rsidRDefault="00395C8A" w:rsidP="00B77F19">
            <w:pPr>
              <w:rPr>
                <w:rPrChange w:id="3286" w:author="D'souza, Nigel" w:date="2019-08-28T15:30:00Z">
                  <w:rPr>
                    <w:highlight w:val="yellow"/>
                  </w:rPr>
                </w:rPrChange>
              </w:rPr>
            </w:pPr>
            <w:del w:id="3287" w:author="D'souza, Nigel" w:date="2019-08-28T15:31:00Z">
              <w:r w:rsidRPr="00D25A1D" w:rsidDel="00766DE6">
                <w:rPr>
                  <w:highlight w:val="yellow"/>
                </w:rPr>
                <w:delText>TBD</w:delText>
              </w:r>
            </w:del>
            <w:ins w:id="3288" w:author="D'souza, Nigel" w:date="2019-10-11T12:31:00Z">
              <w:r w:rsidR="00D25A1D" w:rsidRPr="00D25A1D">
                <w:rPr>
                  <w:highlight w:val="yellow"/>
                  <w:rPrChange w:id="3289" w:author="D'souza, Nigel" w:date="2019-10-11T12:31:00Z">
                    <w:rPr/>
                  </w:rPrChange>
                </w:rPr>
                <w:t>MQ</w:t>
              </w:r>
            </w:ins>
          </w:p>
        </w:tc>
        <w:tc>
          <w:tcPr>
            <w:tcW w:w="1328" w:type="dxa"/>
          </w:tcPr>
          <w:p w14:paraId="0A4815EF" w14:textId="77777777" w:rsidR="00395C8A" w:rsidRPr="00766DE6" w:rsidRDefault="00395C8A" w:rsidP="00B77F19">
            <w:pPr>
              <w:rPr>
                <w:rPrChange w:id="3290" w:author="D'souza, Nigel" w:date="2019-08-28T15:30:00Z">
                  <w:rPr>
                    <w:highlight w:val="yellow"/>
                  </w:rPr>
                </w:rPrChange>
              </w:rPr>
            </w:pPr>
            <w:del w:id="3291" w:author="D'souza, Nigel" w:date="2019-08-28T15:31:00Z">
              <w:r w:rsidRPr="00766DE6" w:rsidDel="00766DE6">
                <w:rPr>
                  <w:rPrChange w:id="3292" w:author="D'souza, Nigel" w:date="2019-08-28T15:30:00Z">
                    <w:rPr>
                      <w:highlight w:val="yellow"/>
                    </w:rPr>
                  </w:rPrChange>
                </w:rPr>
                <w:delText>TBD</w:delText>
              </w:r>
            </w:del>
            <w:ins w:id="3293" w:author="D'souza, Nigel" w:date="2019-08-28T15:31:00Z">
              <w:r w:rsidR="00766DE6">
                <w:t>EIP</w:t>
              </w:r>
            </w:ins>
          </w:p>
        </w:tc>
        <w:tc>
          <w:tcPr>
            <w:tcW w:w="1406" w:type="dxa"/>
          </w:tcPr>
          <w:p w14:paraId="0A7E3B2F" w14:textId="77777777" w:rsidR="00395C8A" w:rsidRPr="00766DE6" w:rsidRDefault="00395C8A" w:rsidP="00B77F19">
            <w:pPr>
              <w:rPr>
                <w:rPrChange w:id="3294" w:author="D'souza, Nigel" w:date="2019-08-28T15:30:00Z">
                  <w:rPr>
                    <w:highlight w:val="yellow"/>
                  </w:rPr>
                </w:rPrChange>
              </w:rPr>
            </w:pPr>
            <w:del w:id="3295" w:author="D'souza, Nigel" w:date="2019-08-28T15:31:00Z">
              <w:r w:rsidRPr="00766DE6" w:rsidDel="00766DE6">
                <w:rPr>
                  <w:rPrChange w:id="3296" w:author="D'souza, Nigel" w:date="2019-08-28T15:30:00Z">
                    <w:rPr>
                      <w:highlight w:val="yellow"/>
                    </w:rPr>
                  </w:rPrChange>
                </w:rPr>
                <w:delText>TBD</w:delText>
              </w:r>
            </w:del>
            <w:ins w:id="3297" w:author="D'souza, Nigel" w:date="2019-08-28T15:31:00Z">
              <w:r w:rsidR="00766DE6">
                <w:t>Yes</w:t>
              </w:r>
            </w:ins>
          </w:p>
        </w:tc>
        <w:tc>
          <w:tcPr>
            <w:tcW w:w="1028" w:type="dxa"/>
          </w:tcPr>
          <w:p w14:paraId="27B126E2" w14:textId="77777777" w:rsidR="00395C8A" w:rsidRDefault="00395C8A" w:rsidP="00B77F19">
            <w:del w:id="3298" w:author="D'souza, Nigel" w:date="2019-08-28T15:31:00Z">
              <w:r w:rsidRPr="00766DE6" w:rsidDel="00766DE6">
                <w:rPr>
                  <w:rPrChange w:id="3299" w:author="D'souza, Nigel" w:date="2019-08-28T15:30:00Z">
                    <w:rPr>
                      <w:highlight w:val="yellow"/>
                    </w:rPr>
                  </w:rPrChange>
                </w:rPr>
                <w:delText>TBD</w:delText>
              </w:r>
            </w:del>
            <w:ins w:id="3300" w:author="D'souza, Nigel" w:date="2019-08-28T15:31:00Z">
              <w:r w:rsidR="006E43BC">
                <w:t>No</w:t>
              </w:r>
            </w:ins>
          </w:p>
        </w:tc>
      </w:tr>
    </w:tbl>
    <w:p w14:paraId="354A9950" w14:textId="77777777" w:rsidR="003A16EA" w:rsidRDefault="003A16EA" w:rsidP="00E46077">
      <w:pPr>
        <w:pStyle w:val="NormalIndent"/>
        <w:ind w:left="0"/>
      </w:pPr>
    </w:p>
    <w:p w14:paraId="09E86550" w14:textId="77777777" w:rsidR="00F23FBE" w:rsidRPr="005757E3" w:rsidRDefault="00F23FBE" w:rsidP="00F23FBE">
      <w:pPr>
        <w:pStyle w:val="Heading2"/>
        <w:numPr>
          <w:ilvl w:val="2"/>
          <w:numId w:val="2"/>
        </w:numPr>
        <w:rPr>
          <w:szCs w:val="20"/>
        </w:rPr>
      </w:pPr>
      <w:r>
        <w:rPr>
          <w:szCs w:val="20"/>
        </w:rPr>
        <w:t xml:space="preserve"> </w:t>
      </w:r>
      <w:bookmarkStart w:id="3301" w:name="_Toc28956434"/>
      <w:r w:rsidRPr="00F23FBE">
        <w:rPr>
          <w:szCs w:val="20"/>
        </w:rPr>
        <w:t>Send RTP Payment (Payment Release)</w:t>
      </w:r>
      <w:r w:rsidR="00731FFC">
        <w:rPr>
          <w:szCs w:val="20"/>
        </w:rPr>
        <w:t xml:space="preserve"> (</w:t>
      </w:r>
      <w:commentRangeStart w:id="3302"/>
      <w:r w:rsidR="00731FFC">
        <w:rPr>
          <w:szCs w:val="20"/>
        </w:rPr>
        <w:t>RTP</w:t>
      </w:r>
      <w:commentRangeEnd w:id="3302"/>
      <w:r w:rsidR="002B0FB5">
        <w:rPr>
          <w:rStyle w:val="CommentReference"/>
          <w:rFonts w:ascii="Arial" w:hAnsi="Arial" w:cs="Times New Roman"/>
          <w:b w:val="0"/>
          <w:bCs w:val="0"/>
          <w:color w:val="auto"/>
          <w:lang w:val="en-GB"/>
        </w:rPr>
        <w:commentReference w:id="3302"/>
      </w:r>
      <w:r w:rsidR="00731FFC">
        <w:rPr>
          <w:szCs w:val="20"/>
        </w:rPr>
        <w:t>)</w:t>
      </w:r>
      <w:bookmarkEnd w:id="3301"/>
    </w:p>
    <w:p w14:paraId="338359F9" w14:textId="77777777" w:rsidR="00F23FBE" w:rsidRPr="00E7552A" w:rsidRDefault="00F23FBE" w:rsidP="00F23FBE">
      <w:pPr>
        <w:pStyle w:val="NormalIndent"/>
      </w:pPr>
    </w:p>
    <w:tbl>
      <w:tblPr>
        <w:tblStyle w:val="TableGrid"/>
        <w:tblW w:w="0" w:type="auto"/>
        <w:tblInd w:w="108" w:type="dxa"/>
        <w:tblLook w:val="04A0" w:firstRow="1" w:lastRow="0" w:firstColumn="1" w:lastColumn="0" w:noHBand="0" w:noVBand="1"/>
      </w:tblPr>
      <w:tblGrid>
        <w:gridCol w:w="2160"/>
        <w:gridCol w:w="1080"/>
        <w:gridCol w:w="1117"/>
        <w:gridCol w:w="1080"/>
        <w:gridCol w:w="1328"/>
        <w:gridCol w:w="1406"/>
        <w:gridCol w:w="1028"/>
      </w:tblGrid>
      <w:tr w:rsidR="00F23FBE" w14:paraId="304AE2A2" w14:textId="77777777" w:rsidTr="00F673FA">
        <w:tc>
          <w:tcPr>
            <w:tcW w:w="2160" w:type="dxa"/>
            <w:shd w:val="clear" w:color="auto" w:fill="8DB3E2" w:themeFill="text2" w:themeFillTint="66"/>
          </w:tcPr>
          <w:p w14:paraId="511F69DE" w14:textId="77777777" w:rsidR="00F23FBE" w:rsidRPr="00962297" w:rsidRDefault="00F23FBE" w:rsidP="00F673FA">
            <w:r w:rsidRPr="00962297">
              <w:t>Business Purpose</w:t>
            </w:r>
          </w:p>
        </w:tc>
        <w:tc>
          <w:tcPr>
            <w:tcW w:w="1080" w:type="dxa"/>
            <w:shd w:val="clear" w:color="auto" w:fill="8DB3E2" w:themeFill="text2" w:themeFillTint="66"/>
          </w:tcPr>
          <w:p w14:paraId="3D2D3D45" w14:textId="77777777" w:rsidR="00F23FBE" w:rsidRPr="00962297" w:rsidRDefault="00F23FBE" w:rsidP="00F673FA">
            <w:r w:rsidRPr="00962297">
              <w:t>Interface System</w:t>
            </w:r>
          </w:p>
        </w:tc>
        <w:tc>
          <w:tcPr>
            <w:tcW w:w="1028" w:type="dxa"/>
            <w:shd w:val="clear" w:color="auto" w:fill="8DB3E2" w:themeFill="text2" w:themeFillTint="66"/>
          </w:tcPr>
          <w:p w14:paraId="0B944ED2" w14:textId="77777777" w:rsidR="00F23FBE" w:rsidRPr="00962297" w:rsidRDefault="00F23FBE" w:rsidP="00F673FA">
            <w:r w:rsidRPr="00962297">
              <w:t>Message Format</w:t>
            </w:r>
          </w:p>
        </w:tc>
        <w:tc>
          <w:tcPr>
            <w:tcW w:w="1080" w:type="dxa"/>
            <w:shd w:val="clear" w:color="auto" w:fill="8DB3E2" w:themeFill="text2" w:themeFillTint="66"/>
          </w:tcPr>
          <w:p w14:paraId="53A07E18" w14:textId="77777777" w:rsidR="00F23FBE" w:rsidRPr="00962297" w:rsidRDefault="00F23FBE" w:rsidP="00F673FA">
            <w:r w:rsidRPr="00962297">
              <w:t>Transport</w:t>
            </w:r>
          </w:p>
        </w:tc>
        <w:tc>
          <w:tcPr>
            <w:tcW w:w="1328" w:type="dxa"/>
            <w:shd w:val="clear" w:color="auto" w:fill="8DB3E2" w:themeFill="text2" w:themeFillTint="66"/>
          </w:tcPr>
          <w:p w14:paraId="4F123436" w14:textId="77777777" w:rsidR="00F23FBE" w:rsidRPr="00962297" w:rsidRDefault="00F23FBE" w:rsidP="00F673FA">
            <w:r w:rsidRPr="00962297">
              <w:t xml:space="preserve">Intermediary </w:t>
            </w:r>
          </w:p>
        </w:tc>
        <w:tc>
          <w:tcPr>
            <w:tcW w:w="1406" w:type="dxa"/>
            <w:shd w:val="clear" w:color="auto" w:fill="8DB3E2" w:themeFill="text2" w:themeFillTint="66"/>
          </w:tcPr>
          <w:p w14:paraId="0869DF20" w14:textId="77777777" w:rsidR="00F23FBE" w:rsidRPr="00962297" w:rsidRDefault="00F23FBE" w:rsidP="00F673FA">
            <w:r w:rsidRPr="00962297">
              <w:t>IDT Configuration Required</w:t>
            </w:r>
          </w:p>
        </w:tc>
        <w:tc>
          <w:tcPr>
            <w:tcW w:w="1028" w:type="dxa"/>
            <w:shd w:val="clear" w:color="auto" w:fill="8DB3E2" w:themeFill="text2" w:themeFillTint="66"/>
          </w:tcPr>
          <w:p w14:paraId="60A18A7E" w14:textId="77777777" w:rsidR="00F23FBE" w:rsidRPr="00962297" w:rsidRDefault="00F23FBE" w:rsidP="00F673FA">
            <w:r w:rsidRPr="00962297">
              <w:t>HLD Required</w:t>
            </w:r>
          </w:p>
        </w:tc>
      </w:tr>
      <w:tr w:rsidR="00F23FBE" w14:paraId="6701C09D" w14:textId="77777777" w:rsidTr="00F673FA">
        <w:tc>
          <w:tcPr>
            <w:tcW w:w="2160" w:type="dxa"/>
          </w:tcPr>
          <w:p w14:paraId="43E5390B" w14:textId="77777777" w:rsidR="00F23FBE" w:rsidRDefault="00F23FBE" w:rsidP="00F673FA">
            <w:r w:rsidRPr="00F23FBE">
              <w:t>Releases Payment to Gateway Provider</w:t>
            </w:r>
          </w:p>
        </w:tc>
        <w:tc>
          <w:tcPr>
            <w:tcW w:w="1080" w:type="dxa"/>
          </w:tcPr>
          <w:p w14:paraId="4BCA2CD1" w14:textId="77777777" w:rsidR="00F23FBE" w:rsidRDefault="005D101F" w:rsidP="005D101F">
            <w:r>
              <w:t>Fiserv</w:t>
            </w:r>
          </w:p>
        </w:tc>
        <w:tc>
          <w:tcPr>
            <w:tcW w:w="1028" w:type="dxa"/>
          </w:tcPr>
          <w:p w14:paraId="26263541" w14:textId="77777777" w:rsidR="00F23FBE" w:rsidRDefault="00F23FBE" w:rsidP="00F673FA">
            <w:r w:rsidRPr="00F23FBE">
              <w:t>ISO20022 (Pain)</w:t>
            </w:r>
          </w:p>
        </w:tc>
        <w:tc>
          <w:tcPr>
            <w:tcW w:w="1080" w:type="dxa"/>
          </w:tcPr>
          <w:p w14:paraId="22D5C499" w14:textId="77777777" w:rsidR="00F23FBE" w:rsidRDefault="00766DE6" w:rsidP="00F673FA">
            <w:ins w:id="3303" w:author="D'souza, Nigel" w:date="2019-08-28T15:29:00Z">
              <w:r>
                <w:t>MQ</w:t>
              </w:r>
            </w:ins>
          </w:p>
        </w:tc>
        <w:tc>
          <w:tcPr>
            <w:tcW w:w="1328" w:type="dxa"/>
          </w:tcPr>
          <w:p w14:paraId="7DE3EE15" w14:textId="77777777" w:rsidR="00F23FBE" w:rsidRDefault="00766DE6" w:rsidP="00F673FA">
            <w:ins w:id="3304" w:author="D'souza, Nigel" w:date="2019-08-28T15:29:00Z">
              <w:r w:rsidRPr="002B0FB5">
                <w:rPr>
                  <w:highlight w:val="yellow"/>
                  <w:rPrChange w:id="3305" w:author="D'souza, Nigel" w:date="2019-10-11T12:32:00Z">
                    <w:rPr/>
                  </w:rPrChange>
                </w:rPr>
                <w:t>MUFG</w:t>
              </w:r>
            </w:ins>
          </w:p>
        </w:tc>
        <w:tc>
          <w:tcPr>
            <w:tcW w:w="1406" w:type="dxa"/>
          </w:tcPr>
          <w:p w14:paraId="2C3186EE" w14:textId="77777777" w:rsidR="00F23FBE" w:rsidRDefault="00766DE6" w:rsidP="00F673FA">
            <w:ins w:id="3306" w:author="D'souza, Nigel" w:date="2019-08-28T15:29:00Z">
              <w:r>
                <w:t>No</w:t>
              </w:r>
            </w:ins>
          </w:p>
        </w:tc>
        <w:tc>
          <w:tcPr>
            <w:tcW w:w="1028" w:type="dxa"/>
          </w:tcPr>
          <w:p w14:paraId="03121023" w14:textId="77777777" w:rsidR="00F23FBE" w:rsidRDefault="00766DE6" w:rsidP="00F673FA">
            <w:ins w:id="3307" w:author="D'souza, Nigel" w:date="2019-08-28T15:29:00Z">
              <w:r>
                <w:t>No</w:t>
              </w:r>
            </w:ins>
          </w:p>
        </w:tc>
      </w:tr>
    </w:tbl>
    <w:p w14:paraId="49474631" w14:textId="77777777" w:rsidR="00F23FBE" w:rsidRDefault="00F23FBE" w:rsidP="00E46077">
      <w:pPr>
        <w:pStyle w:val="NormalIndent"/>
        <w:ind w:left="0"/>
      </w:pPr>
    </w:p>
    <w:p w14:paraId="4E5C99A5" w14:textId="77777777" w:rsidR="00F23FBE" w:rsidRDefault="00F23FBE" w:rsidP="00E46077">
      <w:pPr>
        <w:pStyle w:val="NormalIndent"/>
        <w:ind w:left="0"/>
      </w:pPr>
    </w:p>
    <w:p w14:paraId="517F3298" w14:textId="77777777" w:rsidR="00F23FBE" w:rsidRDefault="00F23FBE" w:rsidP="00F23FBE">
      <w:pPr>
        <w:pStyle w:val="Heading2"/>
        <w:numPr>
          <w:ilvl w:val="2"/>
          <w:numId w:val="2"/>
        </w:numPr>
        <w:rPr>
          <w:szCs w:val="20"/>
        </w:rPr>
      </w:pPr>
      <w:r>
        <w:rPr>
          <w:szCs w:val="20"/>
        </w:rPr>
        <w:t xml:space="preserve"> </w:t>
      </w:r>
      <w:r w:rsidRPr="00F23FBE">
        <w:t xml:space="preserve"> </w:t>
      </w:r>
      <w:bookmarkStart w:id="3308" w:name="_Toc28956435"/>
      <w:r>
        <w:t>R</w:t>
      </w:r>
      <w:r w:rsidRPr="00F23FBE">
        <w:rPr>
          <w:szCs w:val="20"/>
        </w:rPr>
        <w:t>eceive RTP Confirmation</w:t>
      </w:r>
      <w:r w:rsidR="00731FFC">
        <w:rPr>
          <w:szCs w:val="20"/>
        </w:rPr>
        <w:t xml:space="preserve"> (RTP)</w:t>
      </w:r>
      <w:bookmarkEnd w:id="3308"/>
    </w:p>
    <w:p w14:paraId="17C4E164" w14:textId="77777777" w:rsidR="00F23FBE" w:rsidRPr="00F23FBE" w:rsidRDefault="00F23FBE" w:rsidP="00F23FBE">
      <w:pPr>
        <w:pStyle w:val="NormalIndent"/>
      </w:pPr>
    </w:p>
    <w:tbl>
      <w:tblPr>
        <w:tblStyle w:val="TableGrid"/>
        <w:tblW w:w="0" w:type="auto"/>
        <w:tblInd w:w="108" w:type="dxa"/>
        <w:tblLook w:val="04A0" w:firstRow="1" w:lastRow="0" w:firstColumn="1" w:lastColumn="0" w:noHBand="0" w:noVBand="1"/>
      </w:tblPr>
      <w:tblGrid>
        <w:gridCol w:w="2160"/>
        <w:gridCol w:w="1080"/>
        <w:gridCol w:w="1117"/>
        <w:gridCol w:w="1080"/>
        <w:gridCol w:w="1328"/>
        <w:gridCol w:w="1406"/>
        <w:gridCol w:w="1028"/>
      </w:tblGrid>
      <w:tr w:rsidR="00F23FBE" w14:paraId="03D6CAD6" w14:textId="77777777" w:rsidTr="00766DE6">
        <w:tc>
          <w:tcPr>
            <w:tcW w:w="2160" w:type="dxa"/>
            <w:shd w:val="clear" w:color="auto" w:fill="8DB3E2" w:themeFill="text2" w:themeFillTint="66"/>
          </w:tcPr>
          <w:p w14:paraId="77076994" w14:textId="77777777" w:rsidR="00F23FBE" w:rsidRPr="00962297" w:rsidRDefault="00F23FBE" w:rsidP="00F673FA">
            <w:r w:rsidRPr="00962297">
              <w:t>Business Purpose</w:t>
            </w:r>
          </w:p>
        </w:tc>
        <w:tc>
          <w:tcPr>
            <w:tcW w:w="1080" w:type="dxa"/>
            <w:shd w:val="clear" w:color="auto" w:fill="8DB3E2" w:themeFill="text2" w:themeFillTint="66"/>
          </w:tcPr>
          <w:p w14:paraId="726A5211" w14:textId="77777777" w:rsidR="00F23FBE" w:rsidRPr="00962297" w:rsidRDefault="00F23FBE" w:rsidP="00F673FA">
            <w:r w:rsidRPr="00962297">
              <w:t>Interface System</w:t>
            </w:r>
          </w:p>
        </w:tc>
        <w:tc>
          <w:tcPr>
            <w:tcW w:w="1117" w:type="dxa"/>
            <w:shd w:val="clear" w:color="auto" w:fill="8DB3E2" w:themeFill="text2" w:themeFillTint="66"/>
          </w:tcPr>
          <w:p w14:paraId="73DB4764" w14:textId="77777777" w:rsidR="00F23FBE" w:rsidRPr="00962297" w:rsidRDefault="00F23FBE" w:rsidP="00F673FA">
            <w:r w:rsidRPr="00962297">
              <w:t>Message Format</w:t>
            </w:r>
          </w:p>
        </w:tc>
        <w:tc>
          <w:tcPr>
            <w:tcW w:w="1080" w:type="dxa"/>
            <w:shd w:val="clear" w:color="auto" w:fill="8DB3E2" w:themeFill="text2" w:themeFillTint="66"/>
          </w:tcPr>
          <w:p w14:paraId="3E4EB2DA" w14:textId="77777777" w:rsidR="00F23FBE" w:rsidRPr="00962297" w:rsidRDefault="00F23FBE" w:rsidP="00F673FA">
            <w:r w:rsidRPr="00962297">
              <w:t>Transport</w:t>
            </w:r>
          </w:p>
        </w:tc>
        <w:tc>
          <w:tcPr>
            <w:tcW w:w="1328" w:type="dxa"/>
            <w:shd w:val="clear" w:color="auto" w:fill="8DB3E2" w:themeFill="text2" w:themeFillTint="66"/>
          </w:tcPr>
          <w:p w14:paraId="6C3021D8" w14:textId="77777777" w:rsidR="00F23FBE" w:rsidRPr="00962297" w:rsidRDefault="00F23FBE" w:rsidP="00F673FA">
            <w:r w:rsidRPr="00962297">
              <w:t xml:space="preserve">Intermediary </w:t>
            </w:r>
          </w:p>
        </w:tc>
        <w:tc>
          <w:tcPr>
            <w:tcW w:w="1406" w:type="dxa"/>
            <w:shd w:val="clear" w:color="auto" w:fill="8DB3E2" w:themeFill="text2" w:themeFillTint="66"/>
          </w:tcPr>
          <w:p w14:paraId="0D8F54B5" w14:textId="77777777" w:rsidR="00F23FBE" w:rsidRPr="00962297" w:rsidRDefault="00F23FBE" w:rsidP="00F673FA">
            <w:r w:rsidRPr="00962297">
              <w:t>IDT Configuration Required</w:t>
            </w:r>
          </w:p>
        </w:tc>
        <w:tc>
          <w:tcPr>
            <w:tcW w:w="1028" w:type="dxa"/>
            <w:shd w:val="clear" w:color="auto" w:fill="8DB3E2" w:themeFill="text2" w:themeFillTint="66"/>
          </w:tcPr>
          <w:p w14:paraId="4EB15355" w14:textId="77777777" w:rsidR="00F23FBE" w:rsidRPr="00962297" w:rsidRDefault="00F23FBE" w:rsidP="00F673FA">
            <w:r w:rsidRPr="00962297">
              <w:t>HLD Required</w:t>
            </w:r>
          </w:p>
        </w:tc>
      </w:tr>
      <w:tr w:rsidR="00766DE6" w14:paraId="733D0C2A" w14:textId="77777777" w:rsidTr="00766DE6">
        <w:tc>
          <w:tcPr>
            <w:tcW w:w="2160" w:type="dxa"/>
          </w:tcPr>
          <w:p w14:paraId="623016E2" w14:textId="77777777" w:rsidR="00766DE6" w:rsidRDefault="00766DE6" w:rsidP="00766DE6">
            <w:r>
              <w:t>L</w:t>
            </w:r>
            <w:r w:rsidRPr="00F23FBE">
              <w:t>oad Response from Crediting Bank to Confirm RTP</w:t>
            </w:r>
          </w:p>
        </w:tc>
        <w:tc>
          <w:tcPr>
            <w:tcW w:w="1080" w:type="dxa"/>
          </w:tcPr>
          <w:p w14:paraId="69EABD35" w14:textId="77777777" w:rsidR="00766DE6" w:rsidRDefault="00766DE6" w:rsidP="00766DE6">
            <w:r>
              <w:t>Fiserv</w:t>
            </w:r>
          </w:p>
        </w:tc>
        <w:tc>
          <w:tcPr>
            <w:tcW w:w="1117" w:type="dxa"/>
          </w:tcPr>
          <w:p w14:paraId="6D6983AD" w14:textId="77777777" w:rsidR="00766DE6" w:rsidRDefault="00766DE6" w:rsidP="00766DE6">
            <w:r w:rsidRPr="00F23FBE">
              <w:t>ISO20022 (</w:t>
            </w:r>
            <w:proofErr w:type="spellStart"/>
            <w:r w:rsidRPr="00F23FBE">
              <w:t>pacs</w:t>
            </w:r>
            <w:proofErr w:type="spellEnd"/>
            <w:r w:rsidRPr="00F23FBE">
              <w:t>)</w:t>
            </w:r>
          </w:p>
        </w:tc>
        <w:tc>
          <w:tcPr>
            <w:tcW w:w="1080" w:type="dxa"/>
          </w:tcPr>
          <w:p w14:paraId="03ED737F" w14:textId="77777777" w:rsidR="00766DE6" w:rsidRDefault="00766DE6" w:rsidP="00766DE6">
            <w:ins w:id="3309" w:author="D'souza, Nigel" w:date="2019-08-28T15:29:00Z">
              <w:r>
                <w:t>MQ</w:t>
              </w:r>
            </w:ins>
          </w:p>
        </w:tc>
        <w:tc>
          <w:tcPr>
            <w:tcW w:w="1328" w:type="dxa"/>
          </w:tcPr>
          <w:p w14:paraId="47747520" w14:textId="77777777" w:rsidR="00766DE6" w:rsidRDefault="00766DE6" w:rsidP="00766DE6">
            <w:ins w:id="3310" w:author="D'souza, Nigel" w:date="2019-08-28T15:29:00Z">
              <w:r w:rsidRPr="002B0FB5">
                <w:rPr>
                  <w:highlight w:val="yellow"/>
                  <w:rPrChange w:id="3311" w:author="D'souza, Nigel" w:date="2019-10-11T12:32:00Z">
                    <w:rPr/>
                  </w:rPrChange>
                </w:rPr>
                <w:t>MUFG</w:t>
              </w:r>
            </w:ins>
          </w:p>
        </w:tc>
        <w:tc>
          <w:tcPr>
            <w:tcW w:w="1406" w:type="dxa"/>
          </w:tcPr>
          <w:p w14:paraId="59BE29FC" w14:textId="77777777" w:rsidR="00766DE6" w:rsidRDefault="00766DE6" w:rsidP="00766DE6">
            <w:ins w:id="3312" w:author="D'souza, Nigel" w:date="2019-08-28T15:29:00Z">
              <w:r>
                <w:t>No</w:t>
              </w:r>
            </w:ins>
          </w:p>
        </w:tc>
        <w:tc>
          <w:tcPr>
            <w:tcW w:w="1028" w:type="dxa"/>
          </w:tcPr>
          <w:p w14:paraId="6F5D8ED2" w14:textId="77777777" w:rsidR="00766DE6" w:rsidRDefault="00766DE6" w:rsidP="00766DE6">
            <w:ins w:id="3313" w:author="D'souza, Nigel" w:date="2019-08-28T15:29:00Z">
              <w:r>
                <w:t>No</w:t>
              </w:r>
            </w:ins>
          </w:p>
        </w:tc>
      </w:tr>
    </w:tbl>
    <w:p w14:paraId="0808AD75" w14:textId="77777777" w:rsidR="00F23FBE" w:rsidRDefault="00F23FBE" w:rsidP="00F23FBE">
      <w:pPr>
        <w:pStyle w:val="NormalIndent"/>
        <w:ind w:left="0"/>
      </w:pPr>
    </w:p>
    <w:p w14:paraId="4FF32144" w14:textId="77777777" w:rsidR="00F23FBE" w:rsidRDefault="00F23FBE" w:rsidP="00F23FBE">
      <w:pPr>
        <w:pStyle w:val="NormalIndent"/>
        <w:ind w:left="0"/>
      </w:pPr>
    </w:p>
    <w:p w14:paraId="3D501DA5" w14:textId="77777777" w:rsidR="00F23FBE" w:rsidRDefault="00F23FBE" w:rsidP="0065090C">
      <w:pPr>
        <w:pStyle w:val="Heading2"/>
        <w:numPr>
          <w:ilvl w:val="2"/>
          <w:numId w:val="2"/>
        </w:numPr>
        <w:rPr>
          <w:szCs w:val="20"/>
        </w:rPr>
      </w:pPr>
      <w:r>
        <w:rPr>
          <w:szCs w:val="20"/>
        </w:rPr>
        <w:t xml:space="preserve"> </w:t>
      </w:r>
      <w:r w:rsidRPr="00F23FBE">
        <w:t xml:space="preserve"> </w:t>
      </w:r>
      <w:bookmarkStart w:id="3314" w:name="_Toc28956436"/>
      <w:r w:rsidR="0065090C" w:rsidRPr="0065090C">
        <w:rPr>
          <w:szCs w:val="20"/>
        </w:rPr>
        <w:t>Receive RTP Acknowledgement</w:t>
      </w:r>
      <w:r w:rsidR="00731FFC">
        <w:rPr>
          <w:szCs w:val="20"/>
        </w:rPr>
        <w:t xml:space="preserve"> (RTP)</w:t>
      </w:r>
      <w:bookmarkEnd w:id="3314"/>
    </w:p>
    <w:p w14:paraId="458E2B04" w14:textId="77777777" w:rsidR="00F23FBE" w:rsidRPr="00F23FBE" w:rsidRDefault="00F23FBE" w:rsidP="00F23FBE">
      <w:pPr>
        <w:pStyle w:val="NormalIndent"/>
      </w:pPr>
    </w:p>
    <w:tbl>
      <w:tblPr>
        <w:tblStyle w:val="TableGrid"/>
        <w:tblW w:w="0" w:type="auto"/>
        <w:tblInd w:w="108" w:type="dxa"/>
        <w:tblLook w:val="04A0" w:firstRow="1" w:lastRow="0" w:firstColumn="1" w:lastColumn="0" w:noHBand="0" w:noVBand="1"/>
      </w:tblPr>
      <w:tblGrid>
        <w:gridCol w:w="2160"/>
        <w:gridCol w:w="1080"/>
        <w:gridCol w:w="1117"/>
        <w:gridCol w:w="1080"/>
        <w:gridCol w:w="1328"/>
        <w:gridCol w:w="1406"/>
        <w:gridCol w:w="1028"/>
      </w:tblGrid>
      <w:tr w:rsidR="00F23FBE" w14:paraId="2B946EB3" w14:textId="77777777" w:rsidTr="00766DE6">
        <w:tc>
          <w:tcPr>
            <w:tcW w:w="2160" w:type="dxa"/>
            <w:shd w:val="clear" w:color="auto" w:fill="8DB3E2" w:themeFill="text2" w:themeFillTint="66"/>
          </w:tcPr>
          <w:p w14:paraId="7A151DC1" w14:textId="77777777" w:rsidR="00F23FBE" w:rsidRPr="00962297" w:rsidRDefault="00F23FBE" w:rsidP="00F673FA">
            <w:r w:rsidRPr="00962297">
              <w:t>Business Purpose</w:t>
            </w:r>
          </w:p>
        </w:tc>
        <w:tc>
          <w:tcPr>
            <w:tcW w:w="1080" w:type="dxa"/>
            <w:shd w:val="clear" w:color="auto" w:fill="8DB3E2" w:themeFill="text2" w:themeFillTint="66"/>
          </w:tcPr>
          <w:p w14:paraId="17236522" w14:textId="77777777" w:rsidR="00F23FBE" w:rsidRPr="00962297" w:rsidRDefault="00F23FBE" w:rsidP="00F673FA">
            <w:r w:rsidRPr="00962297">
              <w:t>Interface System</w:t>
            </w:r>
          </w:p>
        </w:tc>
        <w:tc>
          <w:tcPr>
            <w:tcW w:w="1117" w:type="dxa"/>
            <w:shd w:val="clear" w:color="auto" w:fill="8DB3E2" w:themeFill="text2" w:themeFillTint="66"/>
          </w:tcPr>
          <w:p w14:paraId="43EB921B" w14:textId="77777777" w:rsidR="00F23FBE" w:rsidRPr="00962297" w:rsidRDefault="00F23FBE" w:rsidP="00F673FA">
            <w:r w:rsidRPr="00962297">
              <w:t>Message Format</w:t>
            </w:r>
          </w:p>
        </w:tc>
        <w:tc>
          <w:tcPr>
            <w:tcW w:w="1080" w:type="dxa"/>
            <w:shd w:val="clear" w:color="auto" w:fill="8DB3E2" w:themeFill="text2" w:themeFillTint="66"/>
          </w:tcPr>
          <w:p w14:paraId="3F50FDF6" w14:textId="77777777" w:rsidR="00F23FBE" w:rsidRPr="00962297" w:rsidRDefault="00F23FBE" w:rsidP="00F673FA">
            <w:r w:rsidRPr="00962297">
              <w:t>Transport</w:t>
            </w:r>
          </w:p>
        </w:tc>
        <w:tc>
          <w:tcPr>
            <w:tcW w:w="1328" w:type="dxa"/>
            <w:shd w:val="clear" w:color="auto" w:fill="8DB3E2" w:themeFill="text2" w:themeFillTint="66"/>
          </w:tcPr>
          <w:p w14:paraId="212B8C47" w14:textId="77777777" w:rsidR="00F23FBE" w:rsidRPr="00962297" w:rsidRDefault="00F23FBE" w:rsidP="00F673FA">
            <w:r w:rsidRPr="00962297">
              <w:t xml:space="preserve">Intermediary </w:t>
            </w:r>
          </w:p>
        </w:tc>
        <w:tc>
          <w:tcPr>
            <w:tcW w:w="1406" w:type="dxa"/>
            <w:shd w:val="clear" w:color="auto" w:fill="8DB3E2" w:themeFill="text2" w:themeFillTint="66"/>
          </w:tcPr>
          <w:p w14:paraId="1EB14554" w14:textId="77777777" w:rsidR="00F23FBE" w:rsidRPr="00962297" w:rsidRDefault="00F23FBE" w:rsidP="00F673FA">
            <w:r w:rsidRPr="00962297">
              <w:t>IDT Configuration Required</w:t>
            </w:r>
          </w:p>
        </w:tc>
        <w:tc>
          <w:tcPr>
            <w:tcW w:w="1028" w:type="dxa"/>
            <w:shd w:val="clear" w:color="auto" w:fill="8DB3E2" w:themeFill="text2" w:themeFillTint="66"/>
          </w:tcPr>
          <w:p w14:paraId="11BD7093" w14:textId="77777777" w:rsidR="00F23FBE" w:rsidRPr="00962297" w:rsidRDefault="00F23FBE" w:rsidP="00F673FA">
            <w:r w:rsidRPr="00962297">
              <w:t>HLD Required</w:t>
            </w:r>
          </w:p>
        </w:tc>
      </w:tr>
      <w:tr w:rsidR="00766DE6" w14:paraId="58E33C06" w14:textId="77777777" w:rsidTr="00766DE6">
        <w:tc>
          <w:tcPr>
            <w:tcW w:w="2160" w:type="dxa"/>
          </w:tcPr>
          <w:p w14:paraId="7867A4D0" w14:textId="77777777" w:rsidR="00766DE6" w:rsidRDefault="00766DE6" w:rsidP="00766DE6">
            <w:r w:rsidRPr="0065090C">
              <w:t>Load Acknowledgment generated by receiving customer</w:t>
            </w:r>
          </w:p>
        </w:tc>
        <w:tc>
          <w:tcPr>
            <w:tcW w:w="1080" w:type="dxa"/>
          </w:tcPr>
          <w:p w14:paraId="3B2AACF5" w14:textId="77777777" w:rsidR="00766DE6" w:rsidRDefault="00766DE6" w:rsidP="00766DE6">
            <w:r>
              <w:t>Fiserv</w:t>
            </w:r>
          </w:p>
        </w:tc>
        <w:tc>
          <w:tcPr>
            <w:tcW w:w="1117" w:type="dxa"/>
          </w:tcPr>
          <w:p w14:paraId="6F3A1455" w14:textId="77777777" w:rsidR="00766DE6" w:rsidRDefault="00766DE6" w:rsidP="00766DE6">
            <w:r w:rsidRPr="00F23FBE">
              <w:t xml:space="preserve">ISO20022 </w:t>
            </w:r>
            <w:r w:rsidRPr="0065090C">
              <w:t>(</w:t>
            </w:r>
            <w:proofErr w:type="spellStart"/>
            <w:r w:rsidRPr="0065090C">
              <w:t>camt</w:t>
            </w:r>
            <w:proofErr w:type="spellEnd"/>
            <w:r w:rsidRPr="0065090C">
              <w:t>)</w:t>
            </w:r>
          </w:p>
        </w:tc>
        <w:tc>
          <w:tcPr>
            <w:tcW w:w="1080" w:type="dxa"/>
          </w:tcPr>
          <w:p w14:paraId="222AFF36" w14:textId="77777777" w:rsidR="00766DE6" w:rsidRDefault="00766DE6" w:rsidP="00766DE6">
            <w:ins w:id="3315" w:author="D'souza, Nigel" w:date="2019-08-28T15:30:00Z">
              <w:r>
                <w:t>MQ</w:t>
              </w:r>
            </w:ins>
          </w:p>
        </w:tc>
        <w:tc>
          <w:tcPr>
            <w:tcW w:w="1328" w:type="dxa"/>
          </w:tcPr>
          <w:p w14:paraId="668D77AF" w14:textId="77777777" w:rsidR="00766DE6" w:rsidRDefault="00766DE6" w:rsidP="00766DE6">
            <w:ins w:id="3316" w:author="D'souza, Nigel" w:date="2019-08-28T15:30:00Z">
              <w:r w:rsidRPr="002B0FB5">
                <w:rPr>
                  <w:highlight w:val="yellow"/>
                  <w:rPrChange w:id="3317" w:author="D'souza, Nigel" w:date="2019-10-11T12:32:00Z">
                    <w:rPr/>
                  </w:rPrChange>
                </w:rPr>
                <w:t>MUFG</w:t>
              </w:r>
            </w:ins>
          </w:p>
        </w:tc>
        <w:tc>
          <w:tcPr>
            <w:tcW w:w="1406" w:type="dxa"/>
          </w:tcPr>
          <w:p w14:paraId="5C354FD6" w14:textId="77777777" w:rsidR="00766DE6" w:rsidRDefault="00766DE6" w:rsidP="00766DE6">
            <w:ins w:id="3318" w:author="D'souza, Nigel" w:date="2019-08-28T15:30:00Z">
              <w:r>
                <w:t>No</w:t>
              </w:r>
            </w:ins>
          </w:p>
        </w:tc>
        <w:tc>
          <w:tcPr>
            <w:tcW w:w="1028" w:type="dxa"/>
          </w:tcPr>
          <w:p w14:paraId="0444A7BA" w14:textId="77777777" w:rsidR="00766DE6" w:rsidRDefault="00766DE6" w:rsidP="00766DE6">
            <w:ins w:id="3319" w:author="D'souza, Nigel" w:date="2019-08-28T15:30:00Z">
              <w:r>
                <w:t>No</w:t>
              </w:r>
            </w:ins>
          </w:p>
        </w:tc>
      </w:tr>
    </w:tbl>
    <w:p w14:paraId="20828786" w14:textId="77777777" w:rsidR="00F23FBE" w:rsidRDefault="00F23FBE" w:rsidP="00F23FBE">
      <w:pPr>
        <w:pStyle w:val="NormalIndent"/>
        <w:ind w:left="0"/>
      </w:pPr>
    </w:p>
    <w:p w14:paraId="4A95F53F" w14:textId="77777777" w:rsidR="00F23FBE" w:rsidRDefault="00F23FBE" w:rsidP="00F23FBE">
      <w:pPr>
        <w:pStyle w:val="NormalIndent"/>
        <w:ind w:left="0"/>
      </w:pPr>
    </w:p>
    <w:p w14:paraId="75EE5C5B" w14:textId="77777777" w:rsidR="00E36149" w:rsidRDefault="00E36149" w:rsidP="00E36149">
      <w:pPr>
        <w:pStyle w:val="NormalIndent"/>
        <w:ind w:left="0"/>
      </w:pPr>
    </w:p>
    <w:p w14:paraId="545A1388" w14:textId="77777777" w:rsidR="00E36149" w:rsidRDefault="00E36149" w:rsidP="00E36149">
      <w:pPr>
        <w:pStyle w:val="Heading2"/>
        <w:numPr>
          <w:ilvl w:val="2"/>
          <w:numId w:val="2"/>
        </w:numPr>
        <w:rPr>
          <w:szCs w:val="20"/>
        </w:rPr>
      </w:pPr>
      <w:r>
        <w:rPr>
          <w:szCs w:val="20"/>
        </w:rPr>
        <w:t xml:space="preserve"> </w:t>
      </w:r>
      <w:r w:rsidRPr="00F23FBE">
        <w:t xml:space="preserve"> </w:t>
      </w:r>
      <w:bookmarkStart w:id="3320" w:name="_Toc28956437"/>
      <w:r w:rsidRPr="00E36149">
        <w:rPr>
          <w:szCs w:val="20"/>
        </w:rPr>
        <w:t>Receive Request for Information</w:t>
      </w:r>
      <w:r w:rsidR="00731FFC">
        <w:rPr>
          <w:szCs w:val="20"/>
        </w:rPr>
        <w:t xml:space="preserve"> (RTP)</w:t>
      </w:r>
      <w:bookmarkEnd w:id="3320"/>
    </w:p>
    <w:p w14:paraId="1EAC27A4" w14:textId="77777777" w:rsidR="00E36149" w:rsidRPr="00F23FBE" w:rsidRDefault="00E36149" w:rsidP="00E36149">
      <w:pPr>
        <w:pStyle w:val="NormalIndent"/>
      </w:pPr>
    </w:p>
    <w:tbl>
      <w:tblPr>
        <w:tblStyle w:val="TableGrid"/>
        <w:tblW w:w="0" w:type="auto"/>
        <w:tblInd w:w="108" w:type="dxa"/>
        <w:tblLook w:val="04A0" w:firstRow="1" w:lastRow="0" w:firstColumn="1" w:lastColumn="0" w:noHBand="0" w:noVBand="1"/>
      </w:tblPr>
      <w:tblGrid>
        <w:gridCol w:w="2160"/>
        <w:gridCol w:w="1080"/>
        <w:gridCol w:w="1117"/>
        <w:gridCol w:w="1080"/>
        <w:gridCol w:w="1328"/>
        <w:gridCol w:w="1406"/>
        <w:gridCol w:w="1028"/>
      </w:tblGrid>
      <w:tr w:rsidR="00E36149" w14:paraId="5839177D" w14:textId="77777777" w:rsidTr="00766DE6">
        <w:tc>
          <w:tcPr>
            <w:tcW w:w="2160" w:type="dxa"/>
            <w:shd w:val="clear" w:color="auto" w:fill="8DB3E2" w:themeFill="text2" w:themeFillTint="66"/>
          </w:tcPr>
          <w:p w14:paraId="4D79933F" w14:textId="77777777" w:rsidR="00E36149" w:rsidRPr="00962297" w:rsidRDefault="00E36149" w:rsidP="00F673FA">
            <w:r w:rsidRPr="00962297">
              <w:t>Business Purpose</w:t>
            </w:r>
          </w:p>
        </w:tc>
        <w:tc>
          <w:tcPr>
            <w:tcW w:w="1080" w:type="dxa"/>
            <w:shd w:val="clear" w:color="auto" w:fill="8DB3E2" w:themeFill="text2" w:themeFillTint="66"/>
          </w:tcPr>
          <w:p w14:paraId="4C12BB77" w14:textId="77777777" w:rsidR="00E36149" w:rsidRPr="00962297" w:rsidRDefault="00E36149" w:rsidP="00F673FA">
            <w:r w:rsidRPr="00962297">
              <w:t>Interface System</w:t>
            </w:r>
          </w:p>
        </w:tc>
        <w:tc>
          <w:tcPr>
            <w:tcW w:w="1117" w:type="dxa"/>
            <w:shd w:val="clear" w:color="auto" w:fill="8DB3E2" w:themeFill="text2" w:themeFillTint="66"/>
          </w:tcPr>
          <w:p w14:paraId="05AEAD6F" w14:textId="77777777" w:rsidR="00E36149" w:rsidRPr="00962297" w:rsidRDefault="00E36149" w:rsidP="00F673FA">
            <w:r w:rsidRPr="00962297">
              <w:t>Message Format</w:t>
            </w:r>
          </w:p>
        </w:tc>
        <w:tc>
          <w:tcPr>
            <w:tcW w:w="1080" w:type="dxa"/>
            <w:shd w:val="clear" w:color="auto" w:fill="8DB3E2" w:themeFill="text2" w:themeFillTint="66"/>
          </w:tcPr>
          <w:p w14:paraId="19402FB4" w14:textId="77777777" w:rsidR="00E36149" w:rsidRPr="00962297" w:rsidRDefault="00E36149" w:rsidP="00F673FA">
            <w:r w:rsidRPr="00962297">
              <w:t>Transport</w:t>
            </w:r>
          </w:p>
        </w:tc>
        <w:tc>
          <w:tcPr>
            <w:tcW w:w="1328" w:type="dxa"/>
            <w:shd w:val="clear" w:color="auto" w:fill="8DB3E2" w:themeFill="text2" w:themeFillTint="66"/>
          </w:tcPr>
          <w:p w14:paraId="4E72BE98" w14:textId="77777777" w:rsidR="00E36149" w:rsidRPr="00962297" w:rsidRDefault="00E36149" w:rsidP="00F673FA">
            <w:r w:rsidRPr="00962297">
              <w:t xml:space="preserve">Intermediary </w:t>
            </w:r>
          </w:p>
        </w:tc>
        <w:tc>
          <w:tcPr>
            <w:tcW w:w="1406" w:type="dxa"/>
            <w:shd w:val="clear" w:color="auto" w:fill="8DB3E2" w:themeFill="text2" w:themeFillTint="66"/>
          </w:tcPr>
          <w:p w14:paraId="23069B85" w14:textId="77777777" w:rsidR="00E36149" w:rsidRPr="00962297" w:rsidRDefault="00E36149" w:rsidP="00F673FA">
            <w:r w:rsidRPr="00962297">
              <w:t>IDT Configuration Required</w:t>
            </w:r>
          </w:p>
        </w:tc>
        <w:tc>
          <w:tcPr>
            <w:tcW w:w="1028" w:type="dxa"/>
            <w:shd w:val="clear" w:color="auto" w:fill="8DB3E2" w:themeFill="text2" w:themeFillTint="66"/>
          </w:tcPr>
          <w:p w14:paraId="4F891009" w14:textId="77777777" w:rsidR="00E36149" w:rsidRPr="00962297" w:rsidRDefault="00E36149" w:rsidP="00F673FA">
            <w:r w:rsidRPr="00962297">
              <w:t>HLD Required</w:t>
            </w:r>
          </w:p>
        </w:tc>
      </w:tr>
      <w:tr w:rsidR="00766DE6" w14:paraId="6341D23E" w14:textId="77777777" w:rsidTr="00766DE6">
        <w:tc>
          <w:tcPr>
            <w:tcW w:w="2160" w:type="dxa"/>
          </w:tcPr>
          <w:p w14:paraId="2146F7AB" w14:textId="77777777" w:rsidR="00766DE6" w:rsidRDefault="00766DE6" w:rsidP="00766DE6">
            <w:r w:rsidRPr="00E36149">
              <w:t>Load Request for Information message associated to a RTP</w:t>
            </w:r>
          </w:p>
        </w:tc>
        <w:tc>
          <w:tcPr>
            <w:tcW w:w="1080" w:type="dxa"/>
          </w:tcPr>
          <w:p w14:paraId="3A982C1F" w14:textId="77777777" w:rsidR="00766DE6" w:rsidRDefault="00766DE6" w:rsidP="00766DE6">
            <w:r>
              <w:t>Fiserv</w:t>
            </w:r>
          </w:p>
        </w:tc>
        <w:tc>
          <w:tcPr>
            <w:tcW w:w="1117" w:type="dxa"/>
          </w:tcPr>
          <w:p w14:paraId="7AE1624C" w14:textId="77777777" w:rsidR="00766DE6" w:rsidRDefault="00766DE6" w:rsidP="00766DE6">
            <w:r w:rsidRPr="00F23FBE">
              <w:t xml:space="preserve">ISO20022 </w:t>
            </w:r>
            <w:r w:rsidRPr="0065090C">
              <w:t>(</w:t>
            </w:r>
            <w:proofErr w:type="spellStart"/>
            <w:r w:rsidRPr="0065090C">
              <w:t>camt</w:t>
            </w:r>
            <w:proofErr w:type="spellEnd"/>
            <w:r w:rsidRPr="0065090C">
              <w:t>)</w:t>
            </w:r>
          </w:p>
        </w:tc>
        <w:tc>
          <w:tcPr>
            <w:tcW w:w="1080" w:type="dxa"/>
          </w:tcPr>
          <w:p w14:paraId="3384F0ED" w14:textId="77777777" w:rsidR="00766DE6" w:rsidRDefault="00766DE6" w:rsidP="00766DE6">
            <w:ins w:id="3321" w:author="D'souza, Nigel" w:date="2019-08-28T15:30:00Z">
              <w:r>
                <w:t>MQ</w:t>
              </w:r>
            </w:ins>
          </w:p>
        </w:tc>
        <w:tc>
          <w:tcPr>
            <w:tcW w:w="1328" w:type="dxa"/>
          </w:tcPr>
          <w:p w14:paraId="0E1B7C8F" w14:textId="77777777" w:rsidR="00766DE6" w:rsidRDefault="00766DE6" w:rsidP="00766DE6">
            <w:ins w:id="3322" w:author="D'souza, Nigel" w:date="2019-08-28T15:30:00Z">
              <w:r w:rsidRPr="002B0FB5">
                <w:rPr>
                  <w:highlight w:val="yellow"/>
                  <w:rPrChange w:id="3323" w:author="D'souza, Nigel" w:date="2019-10-11T12:32:00Z">
                    <w:rPr/>
                  </w:rPrChange>
                </w:rPr>
                <w:t>MUFG</w:t>
              </w:r>
            </w:ins>
          </w:p>
        </w:tc>
        <w:tc>
          <w:tcPr>
            <w:tcW w:w="1406" w:type="dxa"/>
          </w:tcPr>
          <w:p w14:paraId="4F861FDD" w14:textId="77777777" w:rsidR="00766DE6" w:rsidRDefault="00766DE6" w:rsidP="00766DE6">
            <w:ins w:id="3324" w:author="D'souza, Nigel" w:date="2019-08-28T15:30:00Z">
              <w:r>
                <w:t>No</w:t>
              </w:r>
            </w:ins>
          </w:p>
        </w:tc>
        <w:tc>
          <w:tcPr>
            <w:tcW w:w="1028" w:type="dxa"/>
          </w:tcPr>
          <w:p w14:paraId="678137AD" w14:textId="77777777" w:rsidR="00766DE6" w:rsidRDefault="00766DE6" w:rsidP="00766DE6">
            <w:ins w:id="3325" w:author="D'souza, Nigel" w:date="2019-08-28T15:30:00Z">
              <w:r>
                <w:t>No</w:t>
              </w:r>
            </w:ins>
          </w:p>
        </w:tc>
      </w:tr>
    </w:tbl>
    <w:p w14:paraId="6F2B9207" w14:textId="77777777" w:rsidR="00E36149" w:rsidRDefault="00E36149" w:rsidP="00E36149">
      <w:pPr>
        <w:pStyle w:val="NormalIndent"/>
        <w:ind w:left="0"/>
      </w:pPr>
    </w:p>
    <w:p w14:paraId="758DF9E5" w14:textId="77777777" w:rsidR="00E36149" w:rsidRDefault="00E36149" w:rsidP="00E36149">
      <w:pPr>
        <w:pStyle w:val="NormalIndent"/>
        <w:ind w:left="0"/>
      </w:pPr>
    </w:p>
    <w:p w14:paraId="62B8C0FF" w14:textId="77777777" w:rsidR="00E36149" w:rsidRDefault="00E36149" w:rsidP="00E36149">
      <w:pPr>
        <w:pStyle w:val="NormalIndent"/>
        <w:ind w:left="0"/>
      </w:pPr>
    </w:p>
    <w:p w14:paraId="64D0EBBF" w14:textId="77777777" w:rsidR="00E36149" w:rsidRDefault="00E36149" w:rsidP="00E36149">
      <w:pPr>
        <w:pStyle w:val="Heading2"/>
        <w:numPr>
          <w:ilvl w:val="2"/>
          <w:numId w:val="2"/>
        </w:numPr>
        <w:rPr>
          <w:szCs w:val="20"/>
        </w:rPr>
      </w:pPr>
      <w:r>
        <w:rPr>
          <w:szCs w:val="20"/>
        </w:rPr>
        <w:t xml:space="preserve"> </w:t>
      </w:r>
      <w:r w:rsidRPr="00F23FBE">
        <w:t xml:space="preserve"> </w:t>
      </w:r>
      <w:bookmarkStart w:id="3326" w:name="_Toc28956438"/>
      <w:r>
        <w:rPr>
          <w:szCs w:val="20"/>
        </w:rPr>
        <w:t>Respo</w:t>
      </w:r>
      <w:r w:rsidRPr="00E36149">
        <w:rPr>
          <w:szCs w:val="20"/>
        </w:rPr>
        <w:t>nd to Request for Information</w:t>
      </w:r>
      <w:r w:rsidR="00731FFC">
        <w:rPr>
          <w:szCs w:val="20"/>
        </w:rPr>
        <w:t xml:space="preserve"> (RTP)</w:t>
      </w:r>
      <w:bookmarkEnd w:id="3326"/>
    </w:p>
    <w:p w14:paraId="3DF0FAEB" w14:textId="77777777" w:rsidR="00E36149" w:rsidRPr="00F23FBE" w:rsidRDefault="00E36149" w:rsidP="00E36149">
      <w:pPr>
        <w:pStyle w:val="NormalIndent"/>
      </w:pPr>
    </w:p>
    <w:tbl>
      <w:tblPr>
        <w:tblStyle w:val="TableGrid"/>
        <w:tblW w:w="0" w:type="auto"/>
        <w:tblInd w:w="108" w:type="dxa"/>
        <w:tblLook w:val="04A0" w:firstRow="1" w:lastRow="0" w:firstColumn="1" w:lastColumn="0" w:noHBand="0" w:noVBand="1"/>
      </w:tblPr>
      <w:tblGrid>
        <w:gridCol w:w="2160"/>
        <w:gridCol w:w="1080"/>
        <w:gridCol w:w="1117"/>
        <w:gridCol w:w="1080"/>
        <w:gridCol w:w="1328"/>
        <w:gridCol w:w="1406"/>
        <w:gridCol w:w="1028"/>
      </w:tblGrid>
      <w:tr w:rsidR="00E36149" w14:paraId="5B214D4B" w14:textId="77777777" w:rsidTr="00766DE6">
        <w:tc>
          <w:tcPr>
            <w:tcW w:w="2160" w:type="dxa"/>
            <w:shd w:val="clear" w:color="auto" w:fill="8DB3E2" w:themeFill="text2" w:themeFillTint="66"/>
          </w:tcPr>
          <w:p w14:paraId="60D6DEDD" w14:textId="77777777" w:rsidR="00E36149" w:rsidRPr="00962297" w:rsidRDefault="00E36149" w:rsidP="00F673FA">
            <w:r w:rsidRPr="00962297">
              <w:t>Business Purpose</w:t>
            </w:r>
          </w:p>
        </w:tc>
        <w:tc>
          <w:tcPr>
            <w:tcW w:w="1080" w:type="dxa"/>
            <w:shd w:val="clear" w:color="auto" w:fill="8DB3E2" w:themeFill="text2" w:themeFillTint="66"/>
          </w:tcPr>
          <w:p w14:paraId="2E30A7CB" w14:textId="77777777" w:rsidR="00E36149" w:rsidRPr="00962297" w:rsidRDefault="00E36149" w:rsidP="00F673FA">
            <w:r w:rsidRPr="00962297">
              <w:t>Interface System</w:t>
            </w:r>
          </w:p>
        </w:tc>
        <w:tc>
          <w:tcPr>
            <w:tcW w:w="1117" w:type="dxa"/>
            <w:shd w:val="clear" w:color="auto" w:fill="8DB3E2" w:themeFill="text2" w:themeFillTint="66"/>
          </w:tcPr>
          <w:p w14:paraId="1BA1D29E" w14:textId="77777777" w:rsidR="00E36149" w:rsidRPr="00962297" w:rsidRDefault="00E36149" w:rsidP="00F673FA">
            <w:r w:rsidRPr="00962297">
              <w:t>Message Format</w:t>
            </w:r>
          </w:p>
        </w:tc>
        <w:tc>
          <w:tcPr>
            <w:tcW w:w="1080" w:type="dxa"/>
            <w:shd w:val="clear" w:color="auto" w:fill="8DB3E2" w:themeFill="text2" w:themeFillTint="66"/>
          </w:tcPr>
          <w:p w14:paraId="2A19AFE5" w14:textId="77777777" w:rsidR="00E36149" w:rsidRPr="00962297" w:rsidRDefault="00E36149" w:rsidP="00F673FA">
            <w:r w:rsidRPr="00962297">
              <w:t>Transport</w:t>
            </w:r>
          </w:p>
        </w:tc>
        <w:tc>
          <w:tcPr>
            <w:tcW w:w="1328" w:type="dxa"/>
            <w:shd w:val="clear" w:color="auto" w:fill="8DB3E2" w:themeFill="text2" w:themeFillTint="66"/>
          </w:tcPr>
          <w:p w14:paraId="367DBC62" w14:textId="77777777" w:rsidR="00E36149" w:rsidRPr="00962297" w:rsidRDefault="00E36149" w:rsidP="00F673FA">
            <w:r w:rsidRPr="00962297">
              <w:t xml:space="preserve">Intermediary </w:t>
            </w:r>
          </w:p>
        </w:tc>
        <w:tc>
          <w:tcPr>
            <w:tcW w:w="1406" w:type="dxa"/>
            <w:shd w:val="clear" w:color="auto" w:fill="8DB3E2" w:themeFill="text2" w:themeFillTint="66"/>
          </w:tcPr>
          <w:p w14:paraId="10B0CD6D" w14:textId="77777777" w:rsidR="00E36149" w:rsidRPr="00962297" w:rsidRDefault="00E36149" w:rsidP="00F673FA">
            <w:r w:rsidRPr="00962297">
              <w:t>IDT Configuration Required</w:t>
            </w:r>
          </w:p>
        </w:tc>
        <w:tc>
          <w:tcPr>
            <w:tcW w:w="1028" w:type="dxa"/>
            <w:shd w:val="clear" w:color="auto" w:fill="8DB3E2" w:themeFill="text2" w:themeFillTint="66"/>
          </w:tcPr>
          <w:p w14:paraId="69C58F8F" w14:textId="77777777" w:rsidR="00E36149" w:rsidRPr="00962297" w:rsidRDefault="00E36149" w:rsidP="00F673FA">
            <w:r w:rsidRPr="00962297">
              <w:t>HLD Required</w:t>
            </w:r>
          </w:p>
        </w:tc>
      </w:tr>
      <w:tr w:rsidR="00766DE6" w14:paraId="1DAD4F6C" w14:textId="77777777" w:rsidTr="00766DE6">
        <w:tc>
          <w:tcPr>
            <w:tcW w:w="2160" w:type="dxa"/>
          </w:tcPr>
          <w:p w14:paraId="279F291D" w14:textId="77777777" w:rsidR="00766DE6" w:rsidRDefault="00766DE6" w:rsidP="00766DE6">
            <w:r w:rsidRPr="00E36149">
              <w:t>Send  Information Response</w:t>
            </w:r>
          </w:p>
        </w:tc>
        <w:tc>
          <w:tcPr>
            <w:tcW w:w="1080" w:type="dxa"/>
          </w:tcPr>
          <w:p w14:paraId="1FF90279" w14:textId="77777777" w:rsidR="00766DE6" w:rsidRDefault="00766DE6" w:rsidP="00766DE6">
            <w:r>
              <w:t>Fiserv</w:t>
            </w:r>
          </w:p>
        </w:tc>
        <w:tc>
          <w:tcPr>
            <w:tcW w:w="1117" w:type="dxa"/>
          </w:tcPr>
          <w:p w14:paraId="2EE093A1" w14:textId="77777777" w:rsidR="00766DE6" w:rsidRDefault="00766DE6" w:rsidP="00766DE6">
            <w:r w:rsidRPr="00F23FBE">
              <w:t xml:space="preserve">ISO20022 </w:t>
            </w:r>
            <w:r w:rsidRPr="0065090C">
              <w:t>(</w:t>
            </w:r>
            <w:proofErr w:type="spellStart"/>
            <w:r w:rsidRPr="0065090C">
              <w:t>camt</w:t>
            </w:r>
            <w:proofErr w:type="spellEnd"/>
            <w:r w:rsidRPr="0065090C">
              <w:t>)</w:t>
            </w:r>
          </w:p>
        </w:tc>
        <w:tc>
          <w:tcPr>
            <w:tcW w:w="1080" w:type="dxa"/>
          </w:tcPr>
          <w:p w14:paraId="788C5FC0" w14:textId="77777777" w:rsidR="00766DE6" w:rsidRDefault="00766DE6" w:rsidP="00766DE6">
            <w:ins w:id="3327" w:author="D'souza, Nigel" w:date="2019-08-28T15:30:00Z">
              <w:r>
                <w:t>MQ</w:t>
              </w:r>
            </w:ins>
          </w:p>
        </w:tc>
        <w:tc>
          <w:tcPr>
            <w:tcW w:w="1328" w:type="dxa"/>
          </w:tcPr>
          <w:p w14:paraId="3C4247E7" w14:textId="77777777" w:rsidR="00766DE6" w:rsidRDefault="00766DE6" w:rsidP="00766DE6">
            <w:ins w:id="3328" w:author="D'souza, Nigel" w:date="2019-08-28T15:30:00Z">
              <w:r w:rsidRPr="002B0FB5">
                <w:rPr>
                  <w:highlight w:val="yellow"/>
                  <w:rPrChange w:id="3329" w:author="D'souza, Nigel" w:date="2019-10-11T12:32:00Z">
                    <w:rPr/>
                  </w:rPrChange>
                </w:rPr>
                <w:t>MUFG</w:t>
              </w:r>
            </w:ins>
          </w:p>
        </w:tc>
        <w:tc>
          <w:tcPr>
            <w:tcW w:w="1406" w:type="dxa"/>
          </w:tcPr>
          <w:p w14:paraId="55CD4C32" w14:textId="77777777" w:rsidR="00766DE6" w:rsidRDefault="00766DE6" w:rsidP="00766DE6">
            <w:ins w:id="3330" w:author="D'souza, Nigel" w:date="2019-08-28T15:30:00Z">
              <w:r>
                <w:t>No</w:t>
              </w:r>
            </w:ins>
          </w:p>
        </w:tc>
        <w:tc>
          <w:tcPr>
            <w:tcW w:w="1028" w:type="dxa"/>
          </w:tcPr>
          <w:p w14:paraId="3FF10DDB" w14:textId="77777777" w:rsidR="00766DE6" w:rsidRDefault="00766DE6" w:rsidP="00766DE6">
            <w:ins w:id="3331" w:author="D'souza, Nigel" w:date="2019-08-28T15:30:00Z">
              <w:r>
                <w:t>No</w:t>
              </w:r>
            </w:ins>
          </w:p>
        </w:tc>
      </w:tr>
    </w:tbl>
    <w:p w14:paraId="1CCC92F1" w14:textId="77777777" w:rsidR="00E36149" w:rsidRDefault="00E36149" w:rsidP="00E36149">
      <w:pPr>
        <w:pStyle w:val="NormalIndent"/>
        <w:ind w:left="0"/>
      </w:pPr>
    </w:p>
    <w:p w14:paraId="6F2DDD92" w14:textId="77777777" w:rsidR="00E36149" w:rsidRDefault="00E36149" w:rsidP="00E36149">
      <w:pPr>
        <w:pStyle w:val="NormalIndent"/>
        <w:ind w:left="0"/>
      </w:pPr>
    </w:p>
    <w:p w14:paraId="4D9A28D1" w14:textId="77777777" w:rsidR="00E36149" w:rsidRDefault="00E36149" w:rsidP="00E36149">
      <w:pPr>
        <w:pStyle w:val="Heading2"/>
        <w:numPr>
          <w:ilvl w:val="2"/>
          <w:numId w:val="2"/>
        </w:numPr>
        <w:rPr>
          <w:szCs w:val="20"/>
        </w:rPr>
      </w:pPr>
      <w:r>
        <w:rPr>
          <w:szCs w:val="20"/>
        </w:rPr>
        <w:t xml:space="preserve"> </w:t>
      </w:r>
      <w:r w:rsidRPr="00F23FBE">
        <w:t xml:space="preserve"> </w:t>
      </w:r>
      <w:bookmarkStart w:id="3332" w:name="_Toc28956439"/>
      <w:r w:rsidRPr="00E36149">
        <w:t>Confirmation that Response was received</w:t>
      </w:r>
      <w:r w:rsidR="00731FFC">
        <w:t xml:space="preserve"> </w:t>
      </w:r>
      <w:r w:rsidR="00731FFC">
        <w:rPr>
          <w:szCs w:val="20"/>
        </w:rPr>
        <w:t>(RTP)</w:t>
      </w:r>
      <w:bookmarkEnd w:id="3332"/>
    </w:p>
    <w:p w14:paraId="2E1CC0A7" w14:textId="77777777" w:rsidR="00E36149" w:rsidRPr="00F23FBE" w:rsidRDefault="00E36149" w:rsidP="00E36149">
      <w:pPr>
        <w:pStyle w:val="NormalIndent"/>
      </w:pPr>
    </w:p>
    <w:tbl>
      <w:tblPr>
        <w:tblStyle w:val="TableGrid"/>
        <w:tblW w:w="0" w:type="auto"/>
        <w:tblInd w:w="108" w:type="dxa"/>
        <w:tblLook w:val="04A0" w:firstRow="1" w:lastRow="0" w:firstColumn="1" w:lastColumn="0" w:noHBand="0" w:noVBand="1"/>
      </w:tblPr>
      <w:tblGrid>
        <w:gridCol w:w="2160"/>
        <w:gridCol w:w="1080"/>
        <w:gridCol w:w="1117"/>
        <w:gridCol w:w="1080"/>
        <w:gridCol w:w="1328"/>
        <w:gridCol w:w="1406"/>
        <w:gridCol w:w="1028"/>
      </w:tblGrid>
      <w:tr w:rsidR="00E36149" w14:paraId="410B6421" w14:textId="77777777" w:rsidTr="00766DE6">
        <w:tc>
          <w:tcPr>
            <w:tcW w:w="2160" w:type="dxa"/>
            <w:shd w:val="clear" w:color="auto" w:fill="8DB3E2" w:themeFill="text2" w:themeFillTint="66"/>
          </w:tcPr>
          <w:p w14:paraId="2017A1A2" w14:textId="77777777" w:rsidR="00E36149" w:rsidRPr="00962297" w:rsidRDefault="00E36149" w:rsidP="00F673FA">
            <w:r w:rsidRPr="00962297">
              <w:t>Business Purpose</w:t>
            </w:r>
          </w:p>
        </w:tc>
        <w:tc>
          <w:tcPr>
            <w:tcW w:w="1080" w:type="dxa"/>
            <w:shd w:val="clear" w:color="auto" w:fill="8DB3E2" w:themeFill="text2" w:themeFillTint="66"/>
          </w:tcPr>
          <w:p w14:paraId="45A08AF5" w14:textId="77777777" w:rsidR="00E36149" w:rsidRPr="00962297" w:rsidRDefault="00E36149" w:rsidP="00F673FA">
            <w:r w:rsidRPr="00962297">
              <w:t>Interface System</w:t>
            </w:r>
          </w:p>
        </w:tc>
        <w:tc>
          <w:tcPr>
            <w:tcW w:w="1117" w:type="dxa"/>
            <w:shd w:val="clear" w:color="auto" w:fill="8DB3E2" w:themeFill="text2" w:themeFillTint="66"/>
          </w:tcPr>
          <w:p w14:paraId="3AFFC14E" w14:textId="77777777" w:rsidR="00E36149" w:rsidRPr="00962297" w:rsidRDefault="00E36149" w:rsidP="00F673FA">
            <w:r w:rsidRPr="00962297">
              <w:t>Message Format</w:t>
            </w:r>
          </w:p>
        </w:tc>
        <w:tc>
          <w:tcPr>
            <w:tcW w:w="1080" w:type="dxa"/>
            <w:shd w:val="clear" w:color="auto" w:fill="8DB3E2" w:themeFill="text2" w:themeFillTint="66"/>
          </w:tcPr>
          <w:p w14:paraId="00A7A12F" w14:textId="77777777" w:rsidR="00E36149" w:rsidRPr="00962297" w:rsidRDefault="00E36149" w:rsidP="00F673FA">
            <w:r w:rsidRPr="00962297">
              <w:t>Transport</w:t>
            </w:r>
          </w:p>
        </w:tc>
        <w:tc>
          <w:tcPr>
            <w:tcW w:w="1328" w:type="dxa"/>
            <w:shd w:val="clear" w:color="auto" w:fill="8DB3E2" w:themeFill="text2" w:themeFillTint="66"/>
          </w:tcPr>
          <w:p w14:paraId="39DF455E" w14:textId="77777777" w:rsidR="00E36149" w:rsidRPr="00962297" w:rsidRDefault="00E36149" w:rsidP="00F673FA">
            <w:r w:rsidRPr="00962297">
              <w:t xml:space="preserve">Intermediary </w:t>
            </w:r>
          </w:p>
        </w:tc>
        <w:tc>
          <w:tcPr>
            <w:tcW w:w="1406" w:type="dxa"/>
            <w:shd w:val="clear" w:color="auto" w:fill="8DB3E2" w:themeFill="text2" w:themeFillTint="66"/>
          </w:tcPr>
          <w:p w14:paraId="4574F0F4" w14:textId="77777777" w:rsidR="00E36149" w:rsidRPr="00962297" w:rsidRDefault="00E36149" w:rsidP="00F673FA">
            <w:r w:rsidRPr="00962297">
              <w:t>IDT Configuration Required</w:t>
            </w:r>
          </w:p>
        </w:tc>
        <w:tc>
          <w:tcPr>
            <w:tcW w:w="1028" w:type="dxa"/>
            <w:shd w:val="clear" w:color="auto" w:fill="8DB3E2" w:themeFill="text2" w:themeFillTint="66"/>
          </w:tcPr>
          <w:p w14:paraId="324CA2B9" w14:textId="77777777" w:rsidR="00E36149" w:rsidRPr="00962297" w:rsidRDefault="00E36149" w:rsidP="00F673FA">
            <w:r w:rsidRPr="00962297">
              <w:t>HLD Required</w:t>
            </w:r>
          </w:p>
        </w:tc>
      </w:tr>
      <w:tr w:rsidR="00766DE6" w14:paraId="1B9ECD40" w14:textId="77777777" w:rsidTr="00766DE6">
        <w:tc>
          <w:tcPr>
            <w:tcW w:w="2160" w:type="dxa"/>
          </w:tcPr>
          <w:p w14:paraId="6D0D266B" w14:textId="77777777" w:rsidR="00766DE6" w:rsidRDefault="00766DE6" w:rsidP="00766DE6">
            <w:r w:rsidRPr="00E36149">
              <w:t>Load Response Confirmation</w:t>
            </w:r>
          </w:p>
        </w:tc>
        <w:tc>
          <w:tcPr>
            <w:tcW w:w="1080" w:type="dxa"/>
          </w:tcPr>
          <w:p w14:paraId="2C87CE4F" w14:textId="77777777" w:rsidR="00766DE6" w:rsidRDefault="00766DE6" w:rsidP="00766DE6">
            <w:r>
              <w:t>Fiserv</w:t>
            </w:r>
          </w:p>
        </w:tc>
        <w:tc>
          <w:tcPr>
            <w:tcW w:w="1117" w:type="dxa"/>
          </w:tcPr>
          <w:p w14:paraId="710274DA" w14:textId="77777777" w:rsidR="00766DE6" w:rsidRDefault="00766DE6" w:rsidP="00766DE6">
            <w:r w:rsidRPr="00F23FBE">
              <w:t>ISO20022 (</w:t>
            </w:r>
            <w:proofErr w:type="spellStart"/>
            <w:r w:rsidRPr="00F23FBE">
              <w:t>pacs</w:t>
            </w:r>
            <w:proofErr w:type="spellEnd"/>
            <w:r w:rsidRPr="00F23FBE">
              <w:t>)</w:t>
            </w:r>
          </w:p>
        </w:tc>
        <w:tc>
          <w:tcPr>
            <w:tcW w:w="1080" w:type="dxa"/>
          </w:tcPr>
          <w:p w14:paraId="0649CC54" w14:textId="77777777" w:rsidR="00766DE6" w:rsidRDefault="00766DE6" w:rsidP="00766DE6">
            <w:ins w:id="3333" w:author="D'souza, Nigel" w:date="2019-08-28T15:30:00Z">
              <w:r>
                <w:t>MQ</w:t>
              </w:r>
            </w:ins>
          </w:p>
        </w:tc>
        <w:tc>
          <w:tcPr>
            <w:tcW w:w="1328" w:type="dxa"/>
          </w:tcPr>
          <w:p w14:paraId="5830732D" w14:textId="77777777" w:rsidR="00766DE6" w:rsidRDefault="00766DE6" w:rsidP="00766DE6">
            <w:ins w:id="3334" w:author="D'souza, Nigel" w:date="2019-08-28T15:30:00Z">
              <w:r w:rsidRPr="002B0FB5">
                <w:rPr>
                  <w:highlight w:val="yellow"/>
                  <w:rPrChange w:id="3335" w:author="D'souza, Nigel" w:date="2019-10-11T12:32:00Z">
                    <w:rPr/>
                  </w:rPrChange>
                </w:rPr>
                <w:t>MUFG</w:t>
              </w:r>
            </w:ins>
          </w:p>
        </w:tc>
        <w:tc>
          <w:tcPr>
            <w:tcW w:w="1406" w:type="dxa"/>
          </w:tcPr>
          <w:p w14:paraId="55BF7C2F" w14:textId="77777777" w:rsidR="00766DE6" w:rsidRDefault="00766DE6" w:rsidP="00766DE6">
            <w:ins w:id="3336" w:author="D'souza, Nigel" w:date="2019-08-28T15:30:00Z">
              <w:r>
                <w:t>No</w:t>
              </w:r>
            </w:ins>
          </w:p>
        </w:tc>
        <w:tc>
          <w:tcPr>
            <w:tcW w:w="1028" w:type="dxa"/>
          </w:tcPr>
          <w:p w14:paraId="2E0BF410" w14:textId="77777777" w:rsidR="00766DE6" w:rsidRDefault="00766DE6" w:rsidP="00766DE6">
            <w:ins w:id="3337" w:author="D'souza, Nigel" w:date="2019-08-28T15:30:00Z">
              <w:r>
                <w:t>No</w:t>
              </w:r>
            </w:ins>
          </w:p>
        </w:tc>
      </w:tr>
    </w:tbl>
    <w:p w14:paraId="3634D602" w14:textId="77777777" w:rsidR="00E36149" w:rsidRDefault="00E36149" w:rsidP="00E36149">
      <w:pPr>
        <w:pStyle w:val="NormalIndent"/>
        <w:ind w:left="0"/>
      </w:pPr>
    </w:p>
    <w:p w14:paraId="2402E8B0" w14:textId="77777777" w:rsidR="00E36149" w:rsidRDefault="00E36149" w:rsidP="00E36149">
      <w:pPr>
        <w:pStyle w:val="NormalIndent"/>
        <w:ind w:left="0"/>
      </w:pPr>
    </w:p>
    <w:p w14:paraId="1EA5793D" w14:textId="77777777" w:rsidR="00E36149" w:rsidRPr="005757E3" w:rsidRDefault="00E36149" w:rsidP="00E36149">
      <w:pPr>
        <w:pStyle w:val="Heading2"/>
        <w:numPr>
          <w:ilvl w:val="2"/>
          <w:numId w:val="2"/>
        </w:numPr>
        <w:rPr>
          <w:szCs w:val="20"/>
        </w:rPr>
      </w:pPr>
      <w:r>
        <w:rPr>
          <w:szCs w:val="20"/>
        </w:rPr>
        <w:t xml:space="preserve"> </w:t>
      </w:r>
      <w:bookmarkStart w:id="3338" w:name="_Toc28956440"/>
      <w:r w:rsidRPr="00E36149">
        <w:rPr>
          <w:szCs w:val="20"/>
        </w:rPr>
        <w:t>Receive Incoming RTP</w:t>
      </w:r>
      <w:r w:rsidR="00731FFC">
        <w:rPr>
          <w:szCs w:val="20"/>
        </w:rPr>
        <w:t xml:space="preserve"> (RTP)</w:t>
      </w:r>
      <w:bookmarkEnd w:id="3338"/>
    </w:p>
    <w:p w14:paraId="4D28CFB5" w14:textId="77777777" w:rsidR="00E36149" w:rsidRPr="00E7552A" w:rsidRDefault="00E36149" w:rsidP="00E36149">
      <w:pPr>
        <w:pStyle w:val="NormalIndent"/>
      </w:pPr>
    </w:p>
    <w:tbl>
      <w:tblPr>
        <w:tblStyle w:val="TableGrid"/>
        <w:tblW w:w="0" w:type="auto"/>
        <w:tblInd w:w="108" w:type="dxa"/>
        <w:tblLook w:val="04A0" w:firstRow="1" w:lastRow="0" w:firstColumn="1" w:lastColumn="0" w:noHBand="0" w:noVBand="1"/>
      </w:tblPr>
      <w:tblGrid>
        <w:gridCol w:w="2160"/>
        <w:gridCol w:w="1080"/>
        <w:gridCol w:w="1117"/>
        <w:gridCol w:w="1080"/>
        <w:gridCol w:w="1328"/>
        <w:gridCol w:w="1406"/>
        <w:gridCol w:w="1028"/>
      </w:tblGrid>
      <w:tr w:rsidR="00E36149" w14:paraId="29E8CCA6" w14:textId="77777777" w:rsidTr="00766DE6">
        <w:tc>
          <w:tcPr>
            <w:tcW w:w="2160" w:type="dxa"/>
            <w:shd w:val="clear" w:color="auto" w:fill="8DB3E2" w:themeFill="text2" w:themeFillTint="66"/>
          </w:tcPr>
          <w:p w14:paraId="31B53596" w14:textId="77777777" w:rsidR="00E36149" w:rsidRPr="00962297" w:rsidRDefault="00E36149" w:rsidP="00F673FA">
            <w:r w:rsidRPr="00962297">
              <w:t>Business Purpose</w:t>
            </w:r>
          </w:p>
        </w:tc>
        <w:tc>
          <w:tcPr>
            <w:tcW w:w="1080" w:type="dxa"/>
            <w:shd w:val="clear" w:color="auto" w:fill="8DB3E2" w:themeFill="text2" w:themeFillTint="66"/>
          </w:tcPr>
          <w:p w14:paraId="0FD58560" w14:textId="77777777" w:rsidR="00E36149" w:rsidRPr="00962297" w:rsidRDefault="00E36149" w:rsidP="00F673FA">
            <w:r w:rsidRPr="00962297">
              <w:t>Interface System</w:t>
            </w:r>
          </w:p>
        </w:tc>
        <w:tc>
          <w:tcPr>
            <w:tcW w:w="1117" w:type="dxa"/>
            <w:shd w:val="clear" w:color="auto" w:fill="8DB3E2" w:themeFill="text2" w:themeFillTint="66"/>
          </w:tcPr>
          <w:p w14:paraId="0D6A6B1A" w14:textId="77777777" w:rsidR="00E36149" w:rsidRPr="00962297" w:rsidRDefault="00E36149" w:rsidP="00F673FA">
            <w:r w:rsidRPr="00962297">
              <w:t>Message Format</w:t>
            </w:r>
          </w:p>
        </w:tc>
        <w:tc>
          <w:tcPr>
            <w:tcW w:w="1080" w:type="dxa"/>
            <w:shd w:val="clear" w:color="auto" w:fill="8DB3E2" w:themeFill="text2" w:themeFillTint="66"/>
          </w:tcPr>
          <w:p w14:paraId="469B72E7" w14:textId="77777777" w:rsidR="00E36149" w:rsidRPr="00962297" w:rsidRDefault="00E36149" w:rsidP="00F673FA">
            <w:r w:rsidRPr="00962297">
              <w:t>Transport</w:t>
            </w:r>
          </w:p>
        </w:tc>
        <w:tc>
          <w:tcPr>
            <w:tcW w:w="1328" w:type="dxa"/>
            <w:shd w:val="clear" w:color="auto" w:fill="8DB3E2" w:themeFill="text2" w:themeFillTint="66"/>
          </w:tcPr>
          <w:p w14:paraId="5493D312" w14:textId="77777777" w:rsidR="00E36149" w:rsidRPr="00962297" w:rsidRDefault="00E36149" w:rsidP="00F673FA">
            <w:r w:rsidRPr="00962297">
              <w:t xml:space="preserve">Intermediary </w:t>
            </w:r>
          </w:p>
        </w:tc>
        <w:tc>
          <w:tcPr>
            <w:tcW w:w="1406" w:type="dxa"/>
            <w:shd w:val="clear" w:color="auto" w:fill="8DB3E2" w:themeFill="text2" w:themeFillTint="66"/>
          </w:tcPr>
          <w:p w14:paraId="46153A7F" w14:textId="77777777" w:rsidR="00E36149" w:rsidRPr="00962297" w:rsidRDefault="00E36149" w:rsidP="00F673FA">
            <w:r w:rsidRPr="00962297">
              <w:t>IDT Configuration Required</w:t>
            </w:r>
          </w:p>
        </w:tc>
        <w:tc>
          <w:tcPr>
            <w:tcW w:w="1028" w:type="dxa"/>
            <w:shd w:val="clear" w:color="auto" w:fill="8DB3E2" w:themeFill="text2" w:themeFillTint="66"/>
          </w:tcPr>
          <w:p w14:paraId="3771F5A0" w14:textId="77777777" w:rsidR="00E36149" w:rsidRPr="00962297" w:rsidRDefault="00E36149" w:rsidP="00F673FA">
            <w:r w:rsidRPr="00962297">
              <w:t>HLD Required</w:t>
            </w:r>
          </w:p>
        </w:tc>
      </w:tr>
      <w:tr w:rsidR="00766DE6" w14:paraId="1FC07835" w14:textId="77777777" w:rsidTr="00766DE6">
        <w:tc>
          <w:tcPr>
            <w:tcW w:w="2160" w:type="dxa"/>
          </w:tcPr>
          <w:p w14:paraId="62FFC7C1" w14:textId="77777777" w:rsidR="00766DE6" w:rsidRDefault="00766DE6" w:rsidP="00766DE6">
            <w:r w:rsidRPr="00E36149">
              <w:t>Load RTP payment</w:t>
            </w:r>
          </w:p>
        </w:tc>
        <w:tc>
          <w:tcPr>
            <w:tcW w:w="1080" w:type="dxa"/>
          </w:tcPr>
          <w:p w14:paraId="099F33F3" w14:textId="77777777" w:rsidR="00766DE6" w:rsidRDefault="00766DE6" w:rsidP="00766DE6">
            <w:r>
              <w:t>Fiserv</w:t>
            </w:r>
          </w:p>
        </w:tc>
        <w:tc>
          <w:tcPr>
            <w:tcW w:w="1117" w:type="dxa"/>
          </w:tcPr>
          <w:p w14:paraId="3B9895EB" w14:textId="77777777" w:rsidR="00766DE6" w:rsidRDefault="00766DE6" w:rsidP="00766DE6">
            <w:r w:rsidRPr="00F23FBE">
              <w:t>ISO20022 (Pain)</w:t>
            </w:r>
          </w:p>
        </w:tc>
        <w:tc>
          <w:tcPr>
            <w:tcW w:w="1080" w:type="dxa"/>
          </w:tcPr>
          <w:p w14:paraId="67BC2B64" w14:textId="77777777" w:rsidR="00766DE6" w:rsidRDefault="00766DE6" w:rsidP="00766DE6">
            <w:ins w:id="3339" w:author="D'souza, Nigel" w:date="2019-08-28T15:30:00Z">
              <w:r>
                <w:t>MQ</w:t>
              </w:r>
            </w:ins>
          </w:p>
        </w:tc>
        <w:tc>
          <w:tcPr>
            <w:tcW w:w="1328" w:type="dxa"/>
          </w:tcPr>
          <w:p w14:paraId="38D97F0F" w14:textId="77777777" w:rsidR="00766DE6" w:rsidRDefault="00766DE6" w:rsidP="00766DE6">
            <w:ins w:id="3340" w:author="D'souza, Nigel" w:date="2019-08-28T15:30:00Z">
              <w:r w:rsidRPr="002B0FB5">
                <w:rPr>
                  <w:highlight w:val="yellow"/>
                  <w:rPrChange w:id="3341" w:author="D'souza, Nigel" w:date="2019-10-11T12:32:00Z">
                    <w:rPr/>
                  </w:rPrChange>
                </w:rPr>
                <w:t>MUFG</w:t>
              </w:r>
            </w:ins>
          </w:p>
        </w:tc>
        <w:tc>
          <w:tcPr>
            <w:tcW w:w="1406" w:type="dxa"/>
          </w:tcPr>
          <w:p w14:paraId="0AEC333A" w14:textId="77777777" w:rsidR="00766DE6" w:rsidRDefault="00766DE6" w:rsidP="00766DE6">
            <w:ins w:id="3342" w:author="D'souza, Nigel" w:date="2019-08-28T15:30:00Z">
              <w:r>
                <w:t>No</w:t>
              </w:r>
            </w:ins>
          </w:p>
        </w:tc>
        <w:tc>
          <w:tcPr>
            <w:tcW w:w="1028" w:type="dxa"/>
          </w:tcPr>
          <w:p w14:paraId="2275E435" w14:textId="77777777" w:rsidR="00766DE6" w:rsidRDefault="00766DE6" w:rsidP="00766DE6">
            <w:ins w:id="3343" w:author="D'souza, Nigel" w:date="2019-08-28T15:30:00Z">
              <w:r>
                <w:t>No</w:t>
              </w:r>
            </w:ins>
          </w:p>
        </w:tc>
      </w:tr>
    </w:tbl>
    <w:p w14:paraId="35D05083" w14:textId="77777777" w:rsidR="00E36149" w:rsidRDefault="00E36149" w:rsidP="00E36149">
      <w:pPr>
        <w:pStyle w:val="NormalIndent"/>
        <w:ind w:left="0"/>
      </w:pPr>
    </w:p>
    <w:p w14:paraId="13AD8177" w14:textId="77777777" w:rsidR="00E36149" w:rsidRDefault="00E36149" w:rsidP="00E36149">
      <w:pPr>
        <w:pStyle w:val="NormalIndent"/>
        <w:ind w:left="0"/>
      </w:pPr>
    </w:p>
    <w:p w14:paraId="024C7DD6" w14:textId="77777777" w:rsidR="00E36149" w:rsidRDefault="00E36149" w:rsidP="00E36149">
      <w:pPr>
        <w:pStyle w:val="NormalIndent"/>
        <w:ind w:left="0"/>
      </w:pPr>
    </w:p>
    <w:p w14:paraId="4B8438C8" w14:textId="77777777" w:rsidR="00E36149" w:rsidRDefault="00E36149" w:rsidP="00E36149">
      <w:pPr>
        <w:pStyle w:val="Heading2"/>
        <w:numPr>
          <w:ilvl w:val="2"/>
          <w:numId w:val="2"/>
        </w:numPr>
        <w:rPr>
          <w:szCs w:val="20"/>
        </w:rPr>
      </w:pPr>
      <w:r>
        <w:rPr>
          <w:szCs w:val="20"/>
        </w:rPr>
        <w:t xml:space="preserve"> </w:t>
      </w:r>
      <w:r w:rsidRPr="00F23FBE">
        <w:t xml:space="preserve"> </w:t>
      </w:r>
      <w:bookmarkStart w:id="3344" w:name="_Toc28956441"/>
      <w:r w:rsidRPr="00E36149">
        <w:rPr>
          <w:szCs w:val="20"/>
        </w:rPr>
        <w:t>Send Request for Information</w:t>
      </w:r>
      <w:r w:rsidR="00731FFC">
        <w:rPr>
          <w:szCs w:val="20"/>
        </w:rPr>
        <w:t xml:space="preserve"> (RTP)</w:t>
      </w:r>
      <w:bookmarkEnd w:id="3344"/>
    </w:p>
    <w:p w14:paraId="2A8339C9" w14:textId="77777777" w:rsidR="00E36149" w:rsidRPr="00F23FBE" w:rsidRDefault="00E36149" w:rsidP="00E36149">
      <w:pPr>
        <w:pStyle w:val="NormalIndent"/>
      </w:pPr>
    </w:p>
    <w:tbl>
      <w:tblPr>
        <w:tblStyle w:val="TableGrid"/>
        <w:tblW w:w="0" w:type="auto"/>
        <w:tblInd w:w="108" w:type="dxa"/>
        <w:tblLook w:val="04A0" w:firstRow="1" w:lastRow="0" w:firstColumn="1" w:lastColumn="0" w:noHBand="0" w:noVBand="1"/>
      </w:tblPr>
      <w:tblGrid>
        <w:gridCol w:w="2160"/>
        <w:gridCol w:w="1080"/>
        <w:gridCol w:w="1117"/>
        <w:gridCol w:w="1080"/>
        <w:gridCol w:w="1328"/>
        <w:gridCol w:w="1406"/>
        <w:gridCol w:w="1028"/>
      </w:tblGrid>
      <w:tr w:rsidR="00E36149" w14:paraId="71F6C4D9" w14:textId="77777777" w:rsidTr="00766DE6">
        <w:tc>
          <w:tcPr>
            <w:tcW w:w="2160" w:type="dxa"/>
            <w:shd w:val="clear" w:color="auto" w:fill="8DB3E2" w:themeFill="text2" w:themeFillTint="66"/>
          </w:tcPr>
          <w:p w14:paraId="074C986F" w14:textId="77777777" w:rsidR="00E36149" w:rsidRPr="00962297" w:rsidRDefault="00E36149" w:rsidP="00F673FA">
            <w:r w:rsidRPr="00962297">
              <w:t>Business Purpose</w:t>
            </w:r>
          </w:p>
        </w:tc>
        <w:tc>
          <w:tcPr>
            <w:tcW w:w="1080" w:type="dxa"/>
            <w:shd w:val="clear" w:color="auto" w:fill="8DB3E2" w:themeFill="text2" w:themeFillTint="66"/>
          </w:tcPr>
          <w:p w14:paraId="20808795" w14:textId="77777777" w:rsidR="00E36149" w:rsidRPr="00962297" w:rsidRDefault="00E36149" w:rsidP="00F673FA">
            <w:r w:rsidRPr="00962297">
              <w:t>Interface System</w:t>
            </w:r>
          </w:p>
        </w:tc>
        <w:tc>
          <w:tcPr>
            <w:tcW w:w="1117" w:type="dxa"/>
            <w:shd w:val="clear" w:color="auto" w:fill="8DB3E2" w:themeFill="text2" w:themeFillTint="66"/>
          </w:tcPr>
          <w:p w14:paraId="7DDE2DE0" w14:textId="77777777" w:rsidR="00E36149" w:rsidRPr="00962297" w:rsidRDefault="00E36149" w:rsidP="00F673FA">
            <w:r w:rsidRPr="00962297">
              <w:t>Message Format</w:t>
            </w:r>
          </w:p>
        </w:tc>
        <w:tc>
          <w:tcPr>
            <w:tcW w:w="1080" w:type="dxa"/>
            <w:shd w:val="clear" w:color="auto" w:fill="8DB3E2" w:themeFill="text2" w:themeFillTint="66"/>
          </w:tcPr>
          <w:p w14:paraId="4F92E6E8" w14:textId="77777777" w:rsidR="00E36149" w:rsidRPr="00962297" w:rsidRDefault="00E36149" w:rsidP="00F673FA">
            <w:r w:rsidRPr="00962297">
              <w:t>Transport</w:t>
            </w:r>
          </w:p>
        </w:tc>
        <w:tc>
          <w:tcPr>
            <w:tcW w:w="1328" w:type="dxa"/>
            <w:shd w:val="clear" w:color="auto" w:fill="8DB3E2" w:themeFill="text2" w:themeFillTint="66"/>
          </w:tcPr>
          <w:p w14:paraId="51B127EC" w14:textId="77777777" w:rsidR="00E36149" w:rsidRPr="00962297" w:rsidRDefault="00E36149" w:rsidP="00F673FA">
            <w:r w:rsidRPr="00962297">
              <w:t xml:space="preserve">Intermediary </w:t>
            </w:r>
          </w:p>
        </w:tc>
        <w:tc>
          <w:tcPr>
            <w:tcW w:w="1406" w:type="dxa"/>
            <w:shd w:val="clear" w:color="auto" w:fill="8DB3E2" w:themeFill="text2" w:themeFillTint="66"/>
          </w:tcPr>
          <w:p w14:paraId="14557A2E" w14:textId="77777777" w:rsidR="00E36149" w:rsidRPr="00962297" w:rsidRDefault="00E36149" w:rsidP="00F673FA">
            <w:r w:rsidRPr="00962297">
              <w:t>IDT Configuration Required</w:t>
            </w:r>
          </w:p>
        </w:tc>
        <w:tc>
          <w:tcPr>
            <w:tcW w:w="1028" w:type="dxa"/>
            <w:shd w:val="clear" w:color="auto" w:fill="8DB3E2" w:themeFill="text2" w:themeFillTint="66"/>
          </w:tcPr>
          <w:p w14:paraId="2E3CEA57" w14:textId="77777777" w:rsidR="00E36149" w:rsidRPr="00962297" w:rsidRDefault="00E36149" w:rsidP="00F673FA">
            <w:r w:rsidRPr="00962297">
              <w:t>HLD Required</w:t>
            </w:r>
          </w:p>
        </w:tc>
      </w:tr>
      <w:tr w:rsidR="00766DE6" w14:paraId="13C58739" w14:textId="77777777" w:rsidTr="00766DE6">
        <w:tc>
          <w:tcPr>
            <w:tcW w:w="2160" w:type="dxa"/>
          </w:tcPr>
          <w:p w14:paraId="22EAB058" w14:textId="77777777" w:rsidR="00766DE6" w:rsidRDefault="00766DE6" w:rsidP="00766DE6">
            <w:r w:rsidRPr="00E36149">
              <w:t>Release Request for Information</w:t>
            </w:r>
          </w:p>
        </w:tc>
        <w:tc>
          <w:tcPr>
            <w:tcW w:w="1080" w:type="dxa"/>
          </w:tcPr>
          <w:p w14:paraId="207BEF05" w14:textId="77777777" w:rsidR="00766DE6" w:rsidRDefault="00766DE6" w:rsidP="00766DE6">
            <w:r>
              <w:t>Fiserv</w:t>
            </w:r>
          </w:p>
        </w:tc>
        <w:tc>
          <w:tcPr>
            <w:tcW w:w="1117" w:type="dxa"/>
          </w:tcPr>
          <w:p w14:paraId="4D8D5E7E" w14:textId="77777777" w:rsidR="00766DE6" w:rsidRDefault="00766DE6" w:rsidP="00766DE6">
            <w:r w:rsidRPr="00F23FBE">
              <w:t xml:space="preserve">ISO20022 </w:t>
            </w:r>
            <w:r w:rsidRPr="0065090C">
              <w:t>(</w:t>
            </w:r>
            <w:proofErr w:type="spellStart"/>
            <w:r w:rsidRPr="0065090C">
              <w:t>camt</w:t>
            </w:r>
            <w:proofErr w:type="spellEnd"/>
            <w:r w:rsidRPr="0065090C">
              <w:t>)</w:t>
            </w:r>
          </w:p>
        </w:tc>
        <w:tc>
          <w:tcPr>
            <w:tcW w:w="1080" w:type="dxa"/>
          </w:tcPr>
          <w:p w14:paraId="436EF325" w14:textId="77777777" w:rsidR="00766DE6" w:rsidRDefault="00766DE6" w:rsidP="00766DE6">
            <w:ins w:id="3345" w:author="D'souza, Nigel" w:date="2019-08-28T15:30:00Z">
              <w:r>
                <w:t>MQ</w:t>
              </w:r>
            </w:ins>
          </w:p>
        </w:tc>
        <w:tc>
          <w:tcPr>
            <w:tcW w:w="1328" w:type="dxa"/>
          </w:tcPr>
          <w:p w14:paraId="1272B773" w14:textId="77777777" w:rsidR="00766DE6" w:rsidRDefault="00766DE6" w:rsidP="00766DE6">
            <w:ins w:id="3346" w:author="D'souza, Nigel" w:date="2019-08-28T15:30:00Z">
              <w:r w:rsidRPr="002B0FB5">
                <w:rPr>
                  <w:highlight w:val="yellow"/>
                  <w:rPrChange w:id="3347" w:author="D'souza, Nigel" w:date="2019-10-11T12:32:00Z">
                    <w:rPr/>
                  </w:rPrChange>
                </w:rPr>
                <w:t>MUFG</w:t>
              </w:r>
            </w:ins>
          </w:p>
        </w:tc>
        <w:tc>
          <w:tcPr>
            <w:tcW w:w="1406" w:type="dxa"/>
          </w:tcPr>
          <w:p w14:paraId="55F4648F" w14:textId="77777777" w:rsidR="00766DE6" w:rsidRDefault="00766DE6" w:rsidP="00766DE6">
            <w:ins w:id="3348" w:author="D'souza, Nigel" w:date="2019-08-28T15:30:00Z">
              <w:r>
                <w:t>No</w:t>
              </w:r>
            </w:ins>
          </w:p>
        </w:tc>
        <w:tc>
          <w:tcPr>
            <w:tcW w:w="1028" w:type="dxa"/>
          </w:tcPr>
          <w:p w14:paraId="1BC29B1E" w14:textId="77777777" w:rsidR="00766DE6" w:rsidRDefault="00766DE6" w:rsidP="00766DE6">
            <w:ins w:id="3349" w:author="D'souza, Nigel" w:date="2019-08-28T15:30:00Z">
              <w:r>
                <w:t>No</w:t>
              </w:r>
            </w:ins>
          </w:p>
        </w:tc>
      </w:tr>
    </w:tbl>
    <w:p w14:paraId="1BE14776" w14:textId="77777777" w:rsidR="00E36149" w:rsidRDefault="00E36149" w:rsidP="00E36149">
      <w:pPr>
        <w:pStyle w:val="NormalIndent"/>
        <w:ind w:left="0"/>
      </w:pPr>
    </w:p>
    <w:p w14:paraId="2C7F44B9" w14:textId="77777777" w:rsidR="00F23FBE" w:rsidRDefault="00F23FBE" w:rsidP="00F23FBE">
      <w:pPr>
        <w:pStyle w:val="NormalIndent"/>
        <w:ind w:left="0"/>
      </w:pPr>
    </w:p>
    <w:p w14:paraId="297C324B" w14:textId="77777777" w:rsidR="00E36149" w:rsidRDefault="00E36149" w:rsidP="00E36149">
      <w:pPr>
        <w:pStyle w:val="Heading2"/>
        <w:numPr>
          <w:ilvl w:val="2"/>
          <w:numId w:val="2"/>
        </w:numPr>
        <w:rPr>
          <w:szCs w:val="20"/>
        </w:rPr>
      </w:pPr>
      <w:r>
        <w:rPr>
          <w:szCs w:val="20"/>
        </w:rPr>
        <w:t xml:space="preserve"> </w:t>
      </w:r>
      <w:r w:rsidRPr="00F23FBE">
        <w:t xml:space="preserve"> </w:t>
      </w:r>
      <w:bookmarkStart w:id="3350" w:name="_Toc28956442"/>
      <w:r w:rsidRPr="00E36149">
        <w:rPr>
          <w:szCs w:val="20"/>
        </w:rPr>
        <w:t>Receive Request for Information Response</w:t>
      </w:r>
      <w:r w:rsidR="00731FFC">
        <w:rPr>
          <w:szCs w:val="20"/>
        </w:rPr>
        <w:t xml:space="preserve"> (RTP)</w:t>
      </w:r>
      <w:bookmarkEnd w:id="3350"/>
    </w:p>
    <w:p w14:paraId="1CA22CDB" w14:textId="77777777" w:rsidR="00E36149" w:rsidRPr="00F23FBE" w:rsidRDefault="00E36149" w:rsidP="00E36149">
      <w:pPr>
        <w:pStyle w:val="NormalIndent"/>
      </w:pPr>
    </w:p>
    <w:tbl>
      <w:tblPr>
        <w:tblStyle w:val="TableGrid"/>
        <w:tblW w:w="0" w:type="auto"/>
        <w:tblInd w:w="108" w:type="dxa"/>
        <w:tblLook w:val="04A0" w:firstRow="1" w:lastRow="0" w:firstColumn="1" w:lastColumn="0" w:noHBand="0" w:noVBand="1"/>
      </w:tblPr>
      <w:tblGrid>
        <w:gridCol w:w="2160"/>
        <w:gridCol w:w="1080"/>
        <w:gridCol w:w="1117"/>
        <w:gridCol w:w="1080"/>
        <w:gridCol w:w="1328"/>
        <w:gridCol w:w="1406"/>
        <w:gridCol w:w="1028"/>
      </w:tblGrid>
      <w:tr w:rsidR="00E36149" w14:paraId="6FAEC5B7" w14:textId="77777777" w:rsidTr="00766DE6">
        <w:tc>
          <w:tcPr>
            <w:tcW w:w="2160" w:type="dxa"/>
            <w:shd w:val="clear" w:color="auto" w:fill="8DB3E2" w:themeFill="text2" w:themeFillTint="66"/>
          </w:tcPr>
          <w:p w14:paraId="149F9D96" w14:textId="77777777" w:rsidR="00E36149" w:rsidRPr="00962297" w:rsidRDefault="00E36149" w:rsidP="00F673FA">
            <w:r w:rsidRPr="00962297">
              <w:t>Business Purpose</w:t>
            </w:r>
          </w:p>
        </w:tc>
        <w:tc>
          <w:tcPr>
            <w:tcW w:w="1080" w:type="dxa"/>
            <w:shd w:val="clear" w:color="auto" w:fill="8DB3E2" w:themeFill="text2" w:themeFillTint="66"/>
          </w:tcPr>
          <w:p w14:paraId="4A6D36AB" w14:textId="77777777" w:rsidR="00E36149" w:rsidRPr="00962297" w:rsidRDefault="00E36149" w:rsidP="00F673FA">
            <w:r w:rsidRPr="00962297">
              <w:t>Interface System</w:t>
            </w:r>
          </w:p>
        </w:tc>
        <w:tc>
          <w:tcPr>
            <w:tcW w:w="1117" w:type="dxa"/>
            <w:shd w:val="clear" w:color="auto" w:fill="8DB3E2" w:themeFill="text2" w:themeFillTint="66"/>
          </w:tcPr>
          <w:p w14:paraId="5AD71A48" w14:textId="77777777" w:rsidR="00E36149" w:rsidRPr="00962297" w:rsidRDefault="00E36149" w:rsidP="00F673FA">
            <w:r w:rsidRPr="00962297">
              <w:t>Message Format</w:t>
            </w:r>
          </w:p>
        </w:tc>
        <w:tc>
          <w:tcPr>
            <w:tcW w:w="1080" w:type="dxa"/>
            <w:shd w:val="clear" w:color="auto" w:fill="8DB3E2" w:themeFill="text2" w:themeFillTint="66"/>
          </w:tcPr>
          <w:p w14:paraId="09182609" w14:textId="77777777" w:rsidR="00E36149" w:rsidRPr="00962297" w:rsidRDefault="00E36149" w:rsidP="00F673FA">
            <w:r w:rsidRPr="00962297">
              <w:t>Transport</w:t>
            </w:r>
          </w:p>
        </w:tc>
        <w:tc>
          <w:tcPr>
            <w:tcW w:w="1328" w:type="dxa"/>
            <w:shd w:val="clear" w:color="auto" w:fill="8DB3E2" w:themeFill="text2" w:themeFillTint="66"/>
          </w:tcPr>
          <w:p w14:paraId="7E77CDA1" w14:textId="77777777" w:rsidR="00E36149" w:rsidRPr="00962297" w:rsidRDefault="00E36149" w:rsidP="00F673FA">
            <w:r w:rsidRPr="00962297">
              <w:t xml:space="preserve">Intermediary </w:t>
            </w:r>
          </w:p>
        </w:tc>
        <w:tc>
          <w:tcPr>
            <w:tcW w:w="1406" w:type="dxa"/>
            <w:shd w:val="clear" w:color="auto" w:fill="8DB3E2" w:themeFill="text2" w:themeFillTint="66"/>
          </w:tcPr>
          <w:p w14:paraId="551899B1" w14:textId="77777777" w:rsidR="00E36149" w:rsidRPr="00962297" w:rsidRDefault="00E36149" w:rsidP="00F673FA">
            <w:r w:rsidRPr="00962297">
              <w:t>IDT Configuration Required</w:t>
            </w:r>
          </w:p>
        </w:tc>
        <w:tc>
          <w:tcPr>
            <w:tcW w:w="1028" w:type="dxa"/>
            <w:shd w:val="clear" w:color="auto" w:fill="8DB3E2" w:themeFill="text2" w:themeFillTint="66"/>
          </w:tcPr>
          <w:p w14:paraId="2BCCED0D" w14:textId="77777777" w:rsidR="00E36149" w:rsidRPr="00962297" w:rsidRDefault="00E36149" w:rsidP="00F673FA">
            <w:r w:rsidRPr="00962297">
              <w:t>HLD Required</w:t>
            </w:r>
          </w:p>
        </w:tc>
      </w:tr>
      <w:tr w:rsidR="00766DE6" w14:paraId="04A5E411" w14:textId="77777777" w:rsidTr="00766DE6">
        <w:tc>
          <w:tcPr>
            <w:tcW w:w="2160" w:type="dxa"/>
          </w:tcPr>
          <w:p w14:paraId="1EE3EDF3" w14:textId="77777777" w:rsidR="00766DE6" w:rsidRDefault="00766DE6" w:rsidP="00766DE6">
            <w:r w:rsidRPr="00E36149">
              <w:t>Load  Request for Information Response</w:t>
            </w:r>
          </w:p>
        </w:tc>
        <w:tc>
          <w:tcPr>
            <w:tcW w:w="1080" w:type="dxa"/>
          </w:tcPr>
          <w:p w14:paraId="292C4F7B" w14:textId="77777777" w:rsidR="00766DE6" w:rsidRDefault="00766DE6" w:rsidP="00766DE6">
            <w:r>
              <w:t>Fiserv</w:t>
            </w:r>
          </w:p>
        </w:tc>
        <w:tc>
          <w:tcPr>
            <w:tcW w:w="1117" w:type="dxa"/>
          </w:tcPr>
          <w:p w14:paraId="23F1F11C" w14:textId="77777777" w:rsidR="00766DE6" w:rsidRDefault="00766DE6" w:rsidP="00766DE6">
            <w:r w:rsidRPr="00F23FBE">
              <w:t xml:space="preserve">ISO20022 </w:t>
            </w:r>
            <w:r w:rsidRPr="0065090C">
              <w:t>(</w:t>
            </w:r>
            <w:proofErr w:type="spellStart"/>
            <w:r w:rsidRPr="0065090C">
              <w:t>camt</w:t>
            </w:r>
            <w:proofErr w:type="spellEnd"/>
            <w:r w:rsidRPr="0065090C">
              <w:t>)</w:t>
            </w:r>
          </w:p>
        </w:tc>
        <w:tc>
          <w:tcPr>
            <w:tcW w:w="1080" w:type="dxa"/>
          </w:tcPr>
          <w:p w14:paraId="13BB8755" w14:textId="77777777" w:rsidR="00766DE6" w:rsidRDefault="00766DE6" w:rsidP="00766DE6">
            <w:ins w:id="3351" w:author="D'souza, Nigel" w:date="2019-08-28T15:30:00Z">
              <w:r>
                <w:t>MQ</w:t>
              </w:r>
            </w:ins>
          </w:p>
        </w:tc>
        <w:tc>
          <w:tcPr>
            <w:tcW w:w="1328" w:type="dxa"/>
          </w:tcPr>
          <w:p w14:paraId="1C437849" w14:textId="77777777" w:rsidR="00766DE6" w:rsidRDefault="00766DE6" w:rsidP="00766DE6">
            <w:ins w:id="3352" w:author="D'souza, Nigel" w:date="2019-08-28T15:30:00Z">
              <w:r w:rsidRPr="002B0FB5">
                <w:rPr>
                  <w:highlight w:val="yellow"/>
                  <w:rPrChange w:id="3353" w:author="D'souza, Nigel" w:date="2019-10-11T12:32:00Z">
                    <w:rPr/>
                  </w:rPrChange>
                </w:rPr>
                <w:t>MUFG</w:t>
              </w:r>
            </w:ins>
          </w:p>
        </w:tc>
        <w:tc>
          <w:tcPr>
            <w:tcW w:w="1406" w:type="dxa"/>
          </w:tcPr>
          <w:p w14:paraId="636A4908" w14:textId="77777777" w:rsidR="00766DE6" w:rsidRDefault="00766DE6" w:rsidP="00766DE6">
            <w:ins w:id="3354" w:author="D'souza, Nigel" w:date="2019-08-28T15:30:00Z">
              <w:r>
                <w:t>No</w:t>
              </w:r>
            </w:ins>
          </w:p>
        </w:tc>
        <w:tc>
          <w:tcPr>
            <w:tcW w:w="1028" w:type="dxa"/>
          </w:tcPr>
          <w:p w14:paraId="7F80A0CD" w14:textId="77777777" w:rsidR="00766DE6" w:rsidRDefault="00766DE6" w:rsidP="00766DE6">
            <w:ins w:id="3355" w:author="D'souza, Nigel" w:date="2019-08-28T15:30:00Z">
              <w:r>
                <w:t>No</w:t>
              </w:r>
            </w:ins>
          </w:p>
        </w:tc>
      </w:tr>
    </w:tbl>
    <w:p w14:paraId="6B2B22EF" w14:textId="77777777" w:rsidR="00E36149" w:rsidRDefault="00E36149" w:rsidP="00E36149">
      <w:pPr>
        <w:pStyle w:val="NormalIndent"/>
        <w:ind w:left="0"/>
      </w:pPr>
    </w:p>
    <w:p w14:paraId="70E824F4" w14:textId="77777777" w:rsidR="00E36149" w:rsidRDefault="00E36149" w:rsidP="00E36149">
      <w:pPr>
        <w:pStyle w:val="NormalIndent"/>
        <w:ind w:left="0"/>
      </w:pPr>
    </w:p>
    <w:p w14:paraId="14DEA7D8" w14:textId="77777777" w:rsidR="00F23FBE" w:rsidRDefault="00F23FBE" w:rsidP="00E46077">
      <w:pPr>
        <w:pStyle w:val="NormalIndent"/>
        <w:ind w:left="0"/>
      </w:pPr>
    </w:p>
    <w:p w14:paraId="3CD9BF0B" w14:textId="77777777" w:rsidR="00E36149" w:rsidRDefault="00E36149" w:rsidP="00E46077">
      <w:pPr>
        <w:pStyle w:val="NormalIndent"/>
        <w:ind w:left="0"/>
      </w:pPr>
    </w:p>
    <w:p w14:paraId="0882DDF8" w14:textId="77777777" w:rsidR="00E36149" w:rsidRDefault="00E36149" w:rsidP="00E46077">
      <w:pPr>
        <w:pStyle w:val="NormalIndent"/>
        <w:ind w:left="0"/>
      </w:pPr>
    </w:p>
    <w:p w14:paraId="1F8A25D3" w14:textId="77777777" w:rsidR="00E36149" w:rsidRDefault="00E36149" w:rsidP="00E46077">
      <w:pPr>
        <w:pStyle w:val="NormalIndent"/>
        <w:ind w:left="0"/>
      </w:pPr>
    </w:p>
    <w:p w14:paraId="11D9C202" w14:textId="77777777" w:rsidR="00E36149" w:rsidRDefault="00E36149" w:rsidP="00E36149">
      <w:pPr>
        <w:pStyle w:val="Heading2"/>
        <w:numPr>
          <w:ilvl w:val="2"/>
          <w:numId w:val="2"/>
        </w:numPr>
        <w:rPr>
          <w:szCs w:val="20"/>
        </w:rPr>
      </w:pPr>
      <w:r>
        <w:rPr>
          <w:szCs w:val="20"/>
        </w:rPr>
        <w:lastRenderedPageBreak/>
        <w:t xml:space="preserve"> </w:t>
      </w:r>
      <w:r w:rsidRPr="00F23FBE">
        <w:t xml:space="preserve"> </w:t>
      </w:r>
      <w:bookmarkStart w:id="3356" w:name="_Toc28956443"/>
      <w:r w:rsidRPr="00E36149">
        <w:rPr>
          <w:szCs w:val="20"/>
        </w:rPr>
        <w:t>Send Payment Acknowledgement</w:t>
      </w:r>
      <w:r w:rsidR="00731FFC">
        <w:rPr>
          <w:szCs w:val="20"/>
        </w:rPr>
        <w:t xml:space="preserve"> (RTP)</w:t>
      </w:r>
      <w:bookmarkEnd w:id="3356"/>
    </w:p>
    <w:p w14:paraId="69F47C99" w14:textId="77777777" w:rsidR="00E36149" w:rsidRPr="00F23FBE" w:rsidRDefault="00E36149" w:rsidP="00E36149">
      <w:pPr>
        <w:pStyle w:val="NormalIndent"/>
      </w:pPr>
    </w:p>
    <w:tbl>
      <w:tblPr>
        <w:tblStyle w:val="TableGrid"/>
        <w:tblW w:w="0" w:type="auto"/>
        <w:tblInd w:w="108" w:type="dxa"/>
        <w:tblLook w:val="04A0" w:firstRow="1" w:lastRow="0" w:firstColumn="1" w:lastColumn="0" w:noHBand="0" w:noVBand="1"/>
      </w:tblPr>
      <w:tblGrid>
        <w:gridCol w:w="2160"/>
        <w:gridCol w:w="1080"/>
        <w:gridCol w:w="1117"/>
        <w:gridCol w:w="1080"/>
        <w:gridCol w:w="1328"/>
        <w:gridCol w:w="1406"/>
        <w:gridCol w:w="1028"/>
      </w:tblGrid>
      <w:tr w:rsidR="00E36149" w14:paraId="2EE488F0" w14:textId="77777777" w:rsidTr="00766DE6">
        <w:tc>
          <w:tcPr>
            <w:tcW w:w="2160" w:type="dxa"/>
            <w:shd w:val="clear" w:color="auto" w:fill="8DB3E2" w:themeFill="text2" w:themeFillTint="66"/>
          </w:tcPr>
          <w:p w14:paraId="635CEA6C" w14:textId="77777777" w:rsidR="00E36149" w:rsidRPr="00962297" w:rsidRDefault="00E36149" w:rsidP="00F673FA">
            <w:r w:rsidRPr="00962297">
              <w:t>Business Purpose</w:t>
            </w:r>
          </w:p>
        </w:tc>
        <w:tc>
          <w:tcPr>
            <w:tcW w:w="1080" w:type="dxa"/>
            <w:shd w:val="clear" w:color="auto" w:fill="8DB3E2" w:themeFill="text2" w:themeFillTint="66"/>
          </w:tcPr>
          <w:p w14:paraId="7E9A2033" w14:textId="77777777" w:rsidR="00E36149" w:rsidRPr="00962297" w:rsidRDefault="00E36149" w:rsidP="00F673FA">
            <w:r w:rsidRPr="00962297">
              <w:t>Interface System</w:t>
            </w:r>
          </w:p>
        </w:tc>
        <w:tc>
          <w:tcPr>
            <w:tcW w:w="1117" w:type="dxa"/>
            <w:shd w:val="clear" w:color="auto" w:fill="8DB3E2" w:themeFill="text2" w:themeFillTint="66"/>
          </w:tcPr>
          <w:p w14:paraId="79D2451A" w14:textId="77777777" w:rsidR="00E36149" w:rsidRPr="00962297" w:rsidRDefault="00E36149" w:rsidP="00F673FA">
            <w:r w:rsidRPr="00962297">
              <w:t>Message Format</w:t>
            </w:r>
          </w:p>
        </w:tc>
        <w:tc>
          <w:tcPr>
            <w:tcW w:w="1080" w:type="dxa"/>
            <w:shd w:val="clear" w:color="auto" w:fill="8DB3E2" w:themeFill="text2" w:themeFillTint="66"/>
          </w:tcPr>
          <w:p w14:paraId="12B1EAF6" w14:textId="77777777" w:rsidR="00E36149" w:rsidRPr="00962297" w:rsidRDefault="00E36149" w:rsidP="00F673FA">
            <w:r w:rsidRPr="00962297">
              <w:t>Transport</w:t>
            </w:r>
          </w:p>
        </w:tc>
        <w:tc>
          <w:tcPr>
            <w:tcW w:w="1328" w:type="dxa"/>
            <w:shd w:val="clear" w:color="auto" w:fill="8DB3E2" w:themeFill="text2" w:themeFillTint="66"/>
          </w:tcPr>
          <w:p w14:paraId="4E8FA43A" w14:textId="77777777" w:rsidR="00E36149" w:rsidRPr="00962297" w:rsidRDefault="00E36149" w:rsidP="00F673FA">
            <w:r w:rsidRPr="00962297">
              <w:t xml:space="preserve">Intermediary </w:t>
            </w:r>
          </w:p>
        </w:tc>
        <w:tc>
          <w:tcPr>
            <w:tcW w:w="1406" w:type="dxa"/>
            <w:shd w:val="clear" w:color="auto" w:fill="8DB3E2" w:themeFill="text2" w:themeFillTint="66"/>
          </w:tcPr>
          <w:p w14:paraId="779C1C22" w14:textId="77777777" w:rsidR="00E36149" w:rsidRPr="00962297" w:rsidRDefault="00E36149" w:rsidP="00F673FA">
            <w:r w:rsidRPr="00962297">
              <w:t>IDT Configuration Required</w:t>
            </w:r>
          </w:p>
        </w:tc>
        <w:tc>
          <w:tcPr>
            <w:tcW w:w="1028" w:type="dxa"/>
            <w:shd w:val="clear" w:color="auto" w:fill="8DB3E2" w:themeFill="text2" w:themeFillTint="66"/>
          </w:tcPr>
          <w:p w14:paraId="3AF0471A" w14:textId="77777777" w:rsidR="00E36149" w:rsidRPr="00962297" w:rsidRDefault="00E36149" w:rsidP="00F673FA">
            <w:r w:rsidRPr="00962297">
              <w:t>HLD Required</w:t>
            </w:r>
          </w:p>
        </w:tc>
      </w:tr>
      <w:tr w:rsidR="00766DE6" w14:paraId="77987C2C" w14:textId="77777777" w:rsidTr="00766DE6">
        <w:tc>
          <w:tcPr>
            <w:tcW w:w="2160" w:type="dxa"/>
          </w:tcPr>
          <w:p w14:paraId="10662686" w14:textId="77777777" w:rsidR="00766DE6" w:rsidRDefault="00766DE6" w:rsidP="00766DE6">
            <w:r w:rsidRPr="005D101F">
              <w:t>Release Payment Acknowledgement</w:t>
            </w:r>
          </w:p>
        </w:tc>
        <w:tc>
          <w:tcPr>
            <w:tcW w:w="1080" w:type="dxa"/>
          </w:tcPr>
          <w:p w14:paraId="39E09329" w14:textId="77777777" w:rsidR="00766DE6" w:rsidRDefault="00766DE6" w:rsidP="00766DE6">
            <w:r>
              <w:t>Fiserv</w:t>
            </w:r>
          </w:p>
        </w:tc>
        <w:tc>
          <w:tcPr>
            <w:tcW w:w="1117" w:type="dxa"/>
          </w:tcPr>
          <w:p w14:paraId="777A5360" w14:textId="77777777" w:rsidR="00766DE6" w:rsidRDefault="00766DE6" w:rsidP="00766DE6">
            <w:r w:rsidRPr="00F23FBE">
              <w:t xml:space="preserve">ISO20022 </w:t>
            </w:r>
            <w:r w:rsidRPr="0065090C">
              <w:t>(</w:t>
            </w:r>
            <w:proofErr w:type="spellStart"/>
            <w:r w:rsidRPr="0065090C">
              <w:t>camt</w:t>
            </w:r>
            <w:proofErr w:type="spellEnd"/>
            <w:r w:rsidRPr="0065090C">
              <w:t>)</w:t>
            </w:r>
          </w:p>
        </w:tc>
        <w:tc>
          <w:tcPr>
            <w:tcW w:w="1080" w:type="dxa"/>
          </w:tcPr>
          <w:p w14:paraId="2ADD6EA8" w14:textId="77777777" w:rsidR="00766DE6" w:rsidRDefault="00766DE6" w:rsidP="00766DE6">
            <w:ins w:id="3357" w:author="D'souza, Nigel" w:date="2019-08-28T15:30:00Z">
              <w:r>
                <w:t>MQ</w:t>
              </w:r>
            </w:ins>
          </w:p>
        </w:tc>
        <w:tc>
          <w:tcPr>
            <w:tcW w:w="1328" w:type="dxa"/>
          </w:tcPr>
          <w:p w14:paraId="0BEAE259" w14:textId="77777777" w:rsidR="00766DE6" w:rsidRDefault="00766DE6" w:rsidP="00766DE6">
            <w:ins w:id="3358" w:author="D'souza, Nigel" w:date="2019-08-28T15:30:00Z">
              <w:r w:rsidRPr="002B0FB5">
                <w:rPr>
                  <w:highlight w:val="yellow"/>
                  <w:rPrChange w:id="3359" w:author="D'souza, Nigel" w:date="2019-10-11T12:33:00Z">
                    <w:rPr/>
                  </w:rPrChange>
                </w:rPr>
                <w:t>MUFG</w:t>
              </w:r>
            </w:ins>
          </w:p>
        </w:tc>
        <w:tc>
          <w:tcPr>
            <w:tcW w:w="1406" w:type="dxa"/>
          </w:tcPr>
          <w:p w14:paraId="4CFA3677" w14:textId="77777777" w:rsidR="00766DE6" w:rsidRDefault="00766DE6" w:rsidP="00766DE6">
            <w:ins w:id="3360" w:author="D'souza, Nigel" w:date="2019-08-28T15:30:00Z">
              <w:r>
                <w:t>No</w:t>
              </w:r>
            </w:ins>
          </w:p>
        </w:tc>
        <w:tc>
          <w:tcPr>
            <w:tcW w:w="1028" w:type="dxa"/>
          </w:tcPr>
          <w:p w14:paraId="36084DAB" w14:textId="77777777" w:rsidR="00766DE6" w:rsidRDefault="00766DE6" w:rsidP="00766DE6">
            <w:ins w:id="3361" w:author="D'souza, Nigel" w:date="2019-08-28T15:30:00Z">
              <w:r>
                <w:t>No</w:t>
              </w:r>
            </w:ins>
          </w:p>
        </w:tc>
      </w:tr>
    </w:tbl>
    <w:p w14:paraId="2FE0A922" w14:textId="77777777" w:rsidR="00E36149" w:rsidRDefault="00E36149" w:rsidP="00E36149">
      <w:pPr>
        <w:pStyle w:val="NormalIndent"/>
        <w:ind w:left="0"/>
      </w:pPr>
    </w:p>
    <w:p w14:paraId="58C54EA6" w14:textId="77777777" w:rsidR="00E36149" w:rsidRDefault="00E36149" w:rsidP="00E36149">
      <w:pPr>
        <w:pStyle w:val="NormalIndent"/>
        <w:ind w:left="0"/>
      </w:pPr>
    </w:p>
    <w:p w14:paraId="24671338" w14:textId="77777777" w:rsidR="00E36149" w:rsidRPr="003A16EA" w:rsidRDefault="00E36149" w:rsidP="00E46077">
      <w:pPr>
        <w:pStyle w:val="NormalIndent"/>
        <w:ind w:left="0"/>
      </w:pPr>
    </w:p>
    <w:p w14:paraId="215907D0" w14:textId="77777777" w:rsidR="008847B4" w:rsidRDefault="008847B4" w:rsidP="00E36149">
      <w:pPr>
        <w:pStyle w:val="Heading2"/>
        <w:numPr>
          <w:ilvl w:val="1"/>
          <w:numId w:val="2"/>
        </w:numPr>
        <w:ind w:left="547" w:hanging="547"/>
        <w:rPr>
          <w:szCs w:val="20"/>
        </w:rPr>
      </w:pPr>
      <w:bookmarkStart w:id="3362" w:name="_Toc28956444"/>
      <w:r>
        <w:rPr>
          <w:szCs w:val="20"/>
        </w:rPr>
        <w:t xml:space="preserve">Customer Migration </w:t>
      </w:r>
      <w:commentRangeStart w:id="3363"/>
      <w:r>
        <w:rPr>
          <w:szCs w:val="20"/>
        </w:rPr>
        <w:t>Utilities</w:t>
      </w:r>
      <w:commentRangeEnd w:id="3363"/>
      <w:r w:rsidR="00463063">
        <w:rPr>
          <w:rStyle w:val="CommentReference"/>
          <w:rFonts w:ascii="Arial" w:hAnsi="Arial" w:cs="Times New Roman"/>
          <w:b w:val="0"/>
          <w:bCs w:val="0"/>
          <w:color w:val="auto"/>
          <w:lang w:val="en-GB"/>
        </w:rPr>
        <w:commentReference w:id="3363"/>
      </w:r>
      <w:bookmarkEnd w:id="3362"/>
    </w:p>
    <w:p w14:paraId="6F8D8070" w14:textId="77777777" w:rsidR="00435B78" w:rsidRDefault="00435B78" w:rsidP="00435B78">
      <w:pPr>
        <w:pStyle w:val="NormalIndent"/>
        <w:ind w:left="0"/>
      </w:pPr>
    </w:p>
    <w:p w14:paraId="22854CA3" w14:textId="77777777" w:rsidR="00435B78" w:rsidRDefault="00435B78" w:rsidP="00435B78">
      <w:pPr>
        <w:pStyle w:val="NormalIndent"/>
        <w:ind w:left="0"/>
        <w:rPr>
          <w:ins w:id="3364" w:author="D'souza, Nigel" w:date="2019-08-28T15:26:00Z"/>
          <w:sz w:val="20"/>
        </w:rPr>
      </w:pPr>
      <w:r w:rsidRPr="00435B78">
        <w:rPr>
          <w:sz w:val="20"/>
        </w:rPr>
        <w:t>Bottomline will provide some scrubbed work product from prior ACI migrations.</w:t>
      </w:r>
      <w:r>
        <w:rPr>
          <w:sz w:val="20"/>
        </w:rPr>
        <w:t xml:space="preserve">  This will show how the SPML would be mapped from other ACI extracts.  These maps will not take into consideration any ACI customizations, so hence there will need to be a detailed HLD to memorialize the mapping rules and business decisions.</w:t>
      </w:r>
    </w:p>
    <w:p w14:paraId="6ED9DE1B" w14:textId="77777777" w:rsidR="00766DE6" w:rsidRDefault="00766DE6" w:rsidP="00435B78">
      <w:pPr>
        <w:pStyle w:val="NormalIndent"/>
        <w:ind w:left="0"/>
        <w:rPr>
          <w:ins w:id="3365" w:author="D'souza, Nigel" w:date="2019-08-28T15:26:00Z"/>
          <w:sz w:val="20"/>
        </w:rPr>
      </w:pPr>
    </w:p>
    <w:p w14:paraId="372AAA4B" w14:textId="77777777" w:rsidR="00766DE6" w:rsidRPr="00435B78" w:rsidRDefault="00766DE6" w:rsidP="00435B78">
      <w:pPr>
        <w:pStyle w:val="NormalIndent"/>
        <w:ind w:left="0"/>
        <w:rPr>
          <w:sz w:val="20"/>
        </w:rPr>
      </w:pPr>
      <w:ins w:id="3366" w:author="D'souza, Nigel" w:date="2019-08-28T15:26:00Z">
        <w:r>
          <w:rPr>
            <w:sz w:val="20"/>
          </w:rPr>
          <w:t xml:space="preserve">The formats below are the formats that will be loaded by the DGB application. There will be an </w:t>
        </w:r>
      </w:ins>
      <w:ins w:id="3367" w:author="D'souza, Nigel" w:date="2019-08-28T15:27:00Z">
        <w:r>
          <w:rPr>
            <w:sz w:val="20"/>
          </w:rPr>
          <w:t>additional</w:t>
        </w:r>
      </w:ins>
      <w:ins w:id="3368" w:author="D'souza, Nigel" w:date="2019-08-28T15:26:00Z">
        <w:r>
          <w:rPr>
            <w:sz w:val="20"/>
          </w:rPr>
          <w:t xml:space="preserve"> utility that will convert ACI specific </w:t>
        </w:r>
      </w:ins>
      <w:ins w:id="3369" w:author="D'souza, Nigel" w:date="2019-08-28T15:27:00Z">
        <w:r>
          <w:rPr>
            <w:sz w:val="20"/>
          </w:rPr>
          <w:t xml:space="preserve">extract </w:t>
        </w:r>
      </w:ins>
      <w:ins w:id="3370" w:author="D'souza, Nigel" w:date="2019-08-28T15:26:00Z">
        <w:r>
          <w:rPr>
            <w:sz w:val="20"/>
          </w:rPr>
          <w:t>formats into the conversion formats below.</w:t>
        </w:r>
      </w:ins>
      <w:ins w:id="3371" w:author="D'souza, Nigel" w:date="2019-08-28T15:27:00Z">
        <w:r>
          <w:rPr>
            <w:sz w:val="20"/>
          </w:rPr>
          <w:t xml:space="preserve"> The</w:t>
        </w:r>
      </w:ins>
      <w:ins w:id="3372" w:author="D'souza, Nigel" w:date="2019-08-28T15:28:00Z">
        <w:r>
          <w:rPr>
            <w:sz w:val="20"/>
          </w:rPr>
          <w:t xml:space="preserve"> format and</w:t>
        </w:r>
      </w:ins>
      <w:ins w:id="3373" w:author="D'souza, Nigel" w:date="2019-08-28T15:27:00Z">
        <w:r>
          <w:rPr>
            <w:sz w:val="20"/>
          </w:rPr>
          <w:t xml:space="preserve"> mapping specifications (ACI to DGB) will be detailed in a separate document.</w:t>
        </w:r>
      </w:ins>
      <w:ins w:id="3374" w:author="D'souza, Nigel" w:date="2019-08-28T15:28:00Z">
        <w:r>
          <w:rPr>
            <w:sz w:val="20"/>
          </w:rPr>
          <w:t xml:space="preserve"> BAI2 Historical data will be a direct feed </w:t>
        </w:r>
      </w:ins>
      <w:ins w:id="3375" w:author="D'souza, Nigel" w:date="2019-08-28T15:29:00Z">
        <w:r>
          <w:rPr>
            <w:sz w:val="20"/>
          </w:rPr>
          <w:t xml:space="preserve">to DGB </w:t>
        </w:r>
      </w:ins>
      <w:ins w:id="3376" w:author="D'souza, Nigel" w:date="2019-08-28T15:28:00Z">
        <w:r>
          <w:rPr>
            <w:sz w:val="20"/>
          </w:rPr>
          <w:t xml:space="preserve">and </w:t>
        </w:r>
      </w:ins>
      <w:ins w:id="3377" w:author="D'souza, Nigel" w:date="2019-08-28T15:29:00Z">
        <w:r>
          <w:rPr>
            <w:sz w:val="20"/>
          </w:rPr>
          <w:t xml:space="preserve">will </w:t>
        </w:r>
      </w:ins>
      <w:ins w:id="3378" w:author="D'souza, Nigel" w:date="2019-08-28T15:28:00Z">
        <w:r>
          <w:rPr>
            <w:sz w:val="20"/>
          </w:rPr>
          <w:t>not be covered by the utility.</w:t>
        </w:r>
      </w:ins>
    </w:p>
    <w:p w14:paraId="7AD3DC14" w14:textId="77777777" w:rsidR="00435B78" w:rsidRPr="00435B78" w:rsidRDefault="00435B78" w:rsidP="00435B78">
      <w:pPr>
        <w:pStyle w:val="NormalIndent"/>
      </w:pPr>
    </w:p>
    <w:p w14:paraId="2CAEED7E" w14:textId="77777777" w:rsidR="008847B4" w:rsidRDefault="008847B4" w:rsidP="00E36149">
      <w:pPr>
        <w:pStyle w:val="Heading2"/>
        <w:numPr>
          <w:ilvl w:val="2"/>
          <w:numId w:val="2"/>
        </w:numPr>
        <w:rPr>
          <w:szCs w:val="20"/>
        </w:rPr>
      </w:pPr>
      <w:bookmarkStart w:id="3379" w:name="_Toc28956445"/>
      <w:r>
        <w:rPr>
          <w:szCs w:val="20"/>
        </w:rPr>
        <w:t>Customer Setup</w:t>
      </w:r>
      <w:bookmarkEnd w:id="3379"/>
    </w:p>
    <w:p w14:paraId="4DD9C8EC" w14:textId="77777777" w:rsidR="00913571" w:rsidRPr="00913571" w:rsidRDefault="00913571" w:rsidP="00913571">
      <w:pPr>
        <w:pStyle w:val="NormalIndent"/>
      </w:pPr>
    </w:p>
    <w:tbl>
      <w:tblPr>
        <w:tblStyle w:val="TableGrid"/>
        <w:tblW w:w="0" w:type="auto"/>
        <w:tblInd w:w="108" w:type="dxa"/>
        <w:tblLook w:val="04A0" w:firstRow="1" w:lastRow="0" w:firstColumn="1" w:lastColumn="0" w:noHBand="0" w:noVBand="1"/>
      </w:tblPr>
      <w:tblGrid>
        <w:gridCol w:w="2160"/>
        <w:gridCol w:w="1080"/>
        <w:gridCol w:w="1195"/>
        <w:gridCol w:w="1080"/>
        <w:gridCol w:w="1328"/>
        <w:gridCol w:w="1406"/>
        <w:gridCol w:w="1028"/>
      </w:tblGrid>
      <w:tr w:rsidR="00913571" w14:paraId="4466EAB4" w14:textId="77777777" w:rsidTr="00913571">
        <w:tc>
          <w:tcPr>
            <w:tcW w:w="2160" w:type="dxa"/>
            <w:shd w:val="clear" w:color="auto" w:fill="8DB3E2" w:themeFill="text2" w:themeFillTint="66"/>
          </w:tcPr>
          <w:p w14:paraId="36FDF0E2" w14:textId="77777777" w:rsidR="00913571" w:rsidRPr="00962297" w:rsidRDefault="00913571" w:rsidP="009F177A">
            <w:r w:rsidRPr="00962297">
              <w:t>Business Purpose</w:t>
            </w:r>
          </w:p>
        </w:tc>
        <w:tc>
          <w:tcPr>
            <w:tcW w:w="1080" w:type="dxa"/>
            <w:shd w:val="clear" w:color="auto" w:fill="8DB3E2" w:themeFill="text2" w:themeFillTint="66"/>
          </w:tcPr>
          <w:p w14:paraId="470EDE33" w14:textId="77777777" w:rsidR="00913571" w:rsidRPr="00962297" w:rsidRDefault="00913571" w:rsidP="009F177A">
            <w:r w:rsidRPr="00962297">
              <w:t>Interface System</w:t>
            </w:r>
          </w:p>
        </w:tc>
        <w:tc>
          <w:tcPr>
            <w:tcW w:w="1195" w:type="dxa"/>
            <w:shd w:val="clear" w:color="auto" w:fill="8DB3E2" w:themeFill="text2" w:themeFillTint="66"/>
          </w:tcPr>
          <w:p w14:paraId="206F2B0A" w14:textId="77777777" w:rsidR="00913571" w:rsidRPr="00962297" w:rsidRDefault="00913571" w:rsidP="009F177A">
            <w:r w:rsidRPr="00962297">
              <w:t>Message Format</w:t>
            </w:r>
          </w:p>
        </w:tc>
        <w:tc>
          <w:tcPr>
            <w:tcW w:w="1080" w:type="dxa"/>
            <w:shd w:val="clear" w:color="auto" w:fill="8DB3E2" w:themeFill="text2" w:themeFillTint="66"/>
          </w:tcPr>
          <w:p w14:paraId="63D2D04F" w14:textId="77777777" w:rsidR="00913571" w:rsidRPr="00962297" w:rsidRDefault="00913571" w:rsidP="009F177A">
            <w:r w:rsidRPr="00962297">
              <w:t>Transport</w:t>
            </w:r>
          </w:p>
        </w:tc>
        <w:tc>
          <w:tcPr>
            <w:tcW w:w="1328" w:type="dxa"/>
            <w:shd w:val="clear" w:color="auto" w:fill="8DB3E2" w:themeFill="text2" w:themeFillTint="66"/>
          </w:tcPr>
          <w:p w14:paraId="298E50F3" w14:textId="77777777" w:rsidR="00913571" w:rsidRPr="00962297" w:rsidRDefault="00913571" w:rsidP="009F177A">
            <w:r w:rsidRPr="00962297">
              <w:t xml:space="preserve">Intermediary </w:t>
            </w:r>
          </w:p>
        </w:tc>
        <w:tc>
          <w:tcPr>
            <w:tcW w:w="1406" w:type="dxa"/>
            <w:shd w:val="clear" w:color="auto" w:fill="8DB3E2" w:themeFill="text2" w:themeFillTint="66"/>
          </w:tcPr>
          <w:p w14:paraId="53C4437B" w14:textId="77777777" w:rsidR="00913571" w:rsidRPr="00962297" w:rsidRDefault="00913571" w:rsidP="009F177A">
            <w:r w:rsidRPr="00962297">
              <w:t>IDT Configuration Required</w:t>
            </w:r>
          </w:p>
        </w:tc>
        <w:tc>
          <w:tcPr>
            <w:tcW w:w="1028" w:type="dxa"/>
            <w:shd w:val="clear" w:color="auto" w:fill="8DB3E2" w:themeFill="text2" w:themeFillTint="66"/>
          </w:tcPr>
          <w:p w14:paraId="2B5DB148" w14:textId="77777777" w:rsidR="00913571" w:rsidRPr="00962297" w:rsidRDefault="00913571" w:rsidP="009F177A">
            <w:r w:rsidRPr="00962297">
              <w:t>HLD Required</w:t>
            </w:r>
          </w:p>
        </w:tc>
      </w:tr>
      <w:tr w:rsidR="00913571" w14:paraId="794B15C6" w14:textId="77777777" w:rsidTr="00913571">
        <w:tc>
          <w:tcPr>
            <w:tcW w:w="2160" w:type="dxa"/>
          </w:tcPr>
          <w:p w14:paraId="3B46C32C" w14:textId="77777777" w:rsidR="00913571" w:rsidRDefault="00913571" w:rsidP="009F177A">
            <w:r>
              <w:t xml:space="preserve">Migrate Customer Setup, </w:t>
            </w:r>
            <w:r w:rsidR="007806DC">
              <w:t xml:space="preserve">Accounts, </w:t>
            </w:r>
            <w:r>
              <w:t>Users, and User Entitlements</w:t>
            </w:r>
          </w:p>
        </w:tc>
        <w:tc>
          <w:tcPr>
            <w:tcW w:w="1080" w:type="dxa"/>
          </w:tcPr>
          <w:p w14:paraId="24BA4946" w14:textId="77777777" w:rsidR="00913571" w:rsidRDefault="00395C8A" w:rsidP="009F177A">
            <w:r>
              <w:t>Legacy</w:t>
            </w:r>
          </w:p>
        </w:tc>
        <w:tc>
          <w:tcPr>
            <w:tcW w:w="1195" w:type="dxa"/>
          </w:tcPr>
          <w:p w14:paraId="1999D78D" w14:textId="77777777" w:rsidR="00913571" w:rsidRDefault="00913571" w:rsidP="009F177A">
            <w:r>
              <w:t>SPML</w:t>
            </w:r>
          </w:p>
        </w:tc>
        <w:tc>
          <w:tcPr>
            <w:tcW w:w="1080" w:type="dxa"/>
          </w:tcPr>
          <w:p w14:paraId="3DEEFCE3" w14:textId="77777777" w:rsidR="00913571" w:rsidRDefault="00913571" w:rsidP="009F177A">
            <w:r>
              <w:t>File</w:t>
            </w:r>
          </w:p>
        </w:tc>
        <w:tc>
          <w:tcPr>
            <w:tcW w:w="1328" w:type="dxa"/>
          </w:tcPr>
          <w:p w14:paraId="146860F1" w14:textId="77777777" w:rsidR="00913571" w:rsidRDefault="00913571" w:rsidP="009F177A">
            <w:r>
              <w:t>None</w:t>
            </w:r>
          </w:p>
        </w:tc>
        <w:tc>
          <w:tcPr>
            <w:tcW w:w="1406" w:type="dxa"/>
          </w:tcPr>
          <w:p w14:paraId="035BB42D" w14:textId="77777777" w:rsidR="00913571" w:rsidRDefault="00913571" w:rsidP="009F177A">
            <w:r>
              <w:t>No</w:t>
            </w:r>
          </w:p>
        </w:tc>
        <w:tc>
          <w:tcPr>
            <w:tcW w:w="1028" w:type="dxa"/>
          </w:tcPr>
          <w:p w14:paraId="701BE5C8" w14:textId="77777777" w:rsidR="00913571" w:rsidRDefault="00913571" w:rsidP="009F177A">
            <w:r>
              <w:t>Yes</w:t>
            </w:r>
          </w:p>
        </w:tc>
      </w:tr>
    </w:tbl>
    <w:p w14:paraId="508F5154" w14:textId="77777777" w:rsidR="00913571" w:rsidRDefault="00913571" w:rsidP="00913571">
      <w:pPr>
        <w:pStyle w:val="NormalIndent"/>
        <w:ind w:left="0"/>
      </w:pPr>
    </w:p>
    <w:p w14:paraId="252FDBDC" w14:textId="77777777" w:rsidR="008847B4" w:rsidRDefault="008847B4" w:rsidP="00E36149">
      <w:pPr>
        <w:pStyle w:val="Heading2"/>
        <w:numPr>
          <w:ilvl w:val="2"/>
          <w:numId w:val="2"/>
        </w:numPr>
        <w:rPr>
          <w:szCs w:val="20"/>
        </w:rPr>
      </w:pPr>
      <w:bookmarkStart w:id="3380" w:name="_Toc28956446"/>
      <w:r>
        <w:rPr>
          <w:szCs w:val="20"/>
        </w:rPr>
        <w:t>Wire Templates</w:t>
      </w:r>
      <w:bookmarkEnd w:id="3380"/>
    </w:p>
    <w:p w14:paraId="38124051" w14:textId="77777777" w:rsidR="00913571" w:rsidRDefault="00913571" w:rsidP="00913571">
      <w:pPr>
        <w:pStyle w:val="NormalIndent"/>
        <w:ind w:left="0"/>
      </w:pPr>
    </w:p>
    <w:tbl>
      <w:tblPr>
        <w:tblStyle w:val="TableGrid"/>
        <w:tblW w:w="0" w:type="auto"/>
        <w:tblInd w:w="108" w:type="dxa"/>
        <w:tblLook w:val="04A0" w:firstRow="1" w:lastRow="0" w:firstColumn="1" w:lastColumn="0" w:noHBand="0" w:noVBand="1"/>
      </w:tblPr>
      <w:tblGrid>
        <w:gridCol w:w="2160"/>
        <w:gridCol w:w="1080"/>
        <w:gridCol w:w="1195"/>
        <w:gridCol w:w="1080"/>
        <w:gridCol w:w="1328"/>
        <w:gridCol w:w="1406"/>
        <w:gridCol w:w="1028"/>
      </w:tblGrid>
      <w:tr w:rsidR="00913571" w14:paraId="3EE8789A" w14:textId="77777777" w:rsidTr="00913571">
        <w:tc>
          <w:tcPr>
            <w:tcW w:w="2160" w:type="dxa"/>
            <w:shd w:val="clear" w:color="auto" w:fill="8DB3E2" w:themeFill="text2" w:themeFillTint="66"/>
          </w:tcPr>
          <w:p w14:paraId="2F3A4283" w14:textId="77777777" w:rsidR="00913571" w:rsidRPr="00962297" w:rsidRDefault="00913571" w:rsidP="009F177A">
            <w:r w:rsidRPr="00962297">
              <w:t>Business Purpose</w:t>
            </w:r>
          </w:p>
        </w:tc>
        <w:tc>
          <w:tcPr>
            <w:tcW w:w="1080" w:type="dxa"/>
            <w:shd w:val="clear" w:color="auto" w:fill="8DB3E2" w:themeFill="text2" w:themeFillTint="66"/>
          </w:tcPr>
          <w:p w14:paraId="69166252" w14:textId="77777777" w:rsidR="00913571" w:rsidRPr="00962297" w:rsidRDefault="00913571" w:rsidP="009F177A">
            <w:r w:rsidRPr="00962297">
              <w:t>Interface System</w:t>
            </w:r>
          </w:p>
        </w:tc>
        <w:tc>
          <w:tcPr>
            <w:tcW w:w="1028" w:type="dxa"/>
            <w:shd w:val="clear" w:color="auto" w:fill="8DB3E2" w:themeFill="text2" w:themeFillTint="66"/>
          </w:tcPr>
          <w:p w14:paraId="1AC6CF9D" w14:textId="77777777" w:rsidR="00913571" w:rsidRPr="00962297" w:rsidRDefault="00913571" w:rsidP="009F177A">
            <w:r w:rsidRPr="00962297">
              <w:t>Message Format</w:t>
            </w:r>
          </w:p>
        </w:tc>
        <w:tc>
          <w:tcPr>
            <w:tcW w:w="1080" w:type="dxa"/>
            <w:shd w:val="clear" w:color="auto" w:fill="8DB3E2" w:themeFill="text2" w:themeFillTint="66"/>
          </w:tcPr>
          <w:p w14:paraId="58177C1F" w14:textId="77777777" w:rsidR="00913571" w:rsidRPr="00962297" w:rsidRDefault="00913571" w:rsidP="009F177A">
            <w:r w:rsidRPr="00962297">
              <w:t>Transport</w:t>
            </w:r>
          </w:p>
        </w:tc>
        <w:tc>
          <w:tcPr>
            <w:tcW w:w="1328" w:type="dxa"/>
            <w:shd w:val="clear" w:color="auto" w:fill="8DB3E2" w:themeFill="text2" w:themeFillTint="66"/>
          </w:tcPr>
          <w:p w14:paraId="1801930C" w14:textId="77777777" w:rsidR="00913571" w:rsidRPr="00962297" w:rsidRDefault="00913571" w:rsidP="009F177A">
            <w:r w:rsidRPr="00962297">
              <w:t xml:space="preserve">Intermediary </w:t>
            </w:r>
          </w:p>
        </w:tc>
        <w:tc>
          <w:tcPr>
            <w:tcW w:w="1406" w:type="dxa"/>
            <w:shd w:val="clear" w:color="auto" w:fill="8DB3E2" w:themeFill="text2" w:themeFillTint="66"/>
          </w:tcPr>
          <w:p w14:paraId="0F72E869" w14:textId="77777777" w:rsidR="00913571" w:rsidRPr="00962297" w:rsidRDefault="00913571" w:rsidP="009F177A">
            <w:r w:rsidRPr="00962297">
              <w:t>IDT Configuration Required</w:t>
            </w:r>
          </w:p>
        </w:tc>
        <w:tc>
          <w:tcPr>
            <w:tcW w:w="1028" w:type="dxa"/>
            <w:shd w:val="clear" w:color="auto" w:fill="8DB3E2" w:themeFill="text2" w:themeFillTint="66"/>
          </w:tcPr>
          <w:p w14:paraId="464ACEB3" w14:textId="77777777" w:rsidR="00913571" w:rsidRPr="00962297" w:rsidRDefault="00913571" w:rsidP="009F177A">
            <w:r w:rsidRPr="00962297">
              <w:t>HLD Required</w:t>
            </w:r>
          </w:p>
        </w:tc>
      </w:tr>
      <w:tr w:rsidR="00913571" w14:paraId="042767BE" w14:textId="77777777" w:rsidTr="00913571">
        <w:tc>
          <w:tcPr>
            <w:tcW w:w="2160" w:type="dxa"/>
          </w:tcPr>
          <w:p w14:paraId="77678209" w14:textId="77777777" w:rsidR="00913571" w:rsidRDefault="00913571" w:rsidP="009F177A">
            <w:r>
              <w:t>Migrate Wire Templates</w:t>
            </w:r>
          </w:p>
        </w:tc>
        <w:tc>
          <w:tcPr>
            <w:tcW w:w="1080" w:type="dxa"/>
          </w:tcPr>
          <w:p w14:paraId="58F48828" w14:textId="77777777" w:rsidR="00913571" w:rsidRDefault="00395C8A" w:rsidP="009F177A">
            <w:r>
              <w:t>Legacy</w:t>
            </w:r>
          </w:p>
        </w:tc>
        <w:tc>
          <w:tcPr>
            <w:tcW w:w="1028" w:type="dxa"/>
          </w:tcPr>
          <w:p w14:paraId="38184E28" w14:textId="77777777" w:rsidR="00913571" w:rsidRDefault="00913571" w:rsidP="009F177A">
            <w:r>
              <w:t>Proprietary</w:t>
            </w:r>
          </w:p>
        </w:tc>
        <w:tc>
          <w:tcPr>
            <w:tcW w:w="1080" w:type="dxa"/>
          </w:tcPr>
          <w:p w14:paraId="177B3664" w14:textId="77777777" w:rsidR="00913571" w:rsidRDefault="00913571" w:rsidP="009F177A">
            <w:r>
              <w:t>File</w:t>
            </w:r>
          </w:p>
        </w:tc>
        <w:tc>
          <w:tcPr>
            <w:tcW w:w="1328" w:type="dxa"/>
          </w:tcPr>
          <w:p w14:paraId="6CE25658" w14:textId="77777777" w:rsidR="00913571" w:rsidRDefault="00913571" w:rsidP="009F177A">
            <w:r>
              <w:t>None</w:t>
            </w:r>
          </w:p>
        </w:tc>
        <w:tc>
          <w:tcPr>
            <w:tcW w:w="1406" w:type="dxa"/>
          </w:tcPr>
          <w:p w14:paraId="42175AC4" w14:textId="77777777" w:rsidR="00913571" w:rsidRDefault="00913571" w:rsidP="009F177A">
            <w:r>
              <w:t>No</w:t>
            </w:r>
          </w:p>
        </w:tc>
        <w:tc>
          <w:tcPr>
            <w:tcW w:w="1028" w:type="dxa"/>
          </w:tcPr>
          <w:p w14:paraId="1501E128" w14:textId="77777777" w:rsidR="00913571" w:rsidRDefault="00913571" w:rsidP="009F177A">
            <w:r>
              <w:t>No</w:t>
            </w:r>
          </w:p>
        </w:tc>
      </w:tr>
    </w:tbl>
    <w:p w14:paraId="76C39DF1" w14:textId="77777777" w:rsidR="008847B4" w:rsidRDefault="008847B4" w:rsidP="00E36149">
      <w:pPr>
        <w:pStyle w:val="Heading2"/>
        <w:numPr>
          <w:ilvl w:val="2"/>
          <w:numId w:val="2"/>
        </w:numPr>
        <w:rPr>
          <w:szCs w:val="20"/>
        </w:rPr>
      </w:pPr>
      <w:bookmarkStart w:id="3381" w:name="_Toc28956447"/>
      <w:r>
        <w:rPr>
          <w:szCs w:val="20"/>
        </w:rPr>
        <w:t>ACH Templates</w:t>
      </w:r>
      <w:bookmarkEnd w:id="3381"/>
    </w:p>
    <w:p w14:paraId="498F100D" w14:textId="77777777" w:rsidR="00913571" w:rsidRPr="00913571" w:rsidRDefault="00913571" w:rsidP="00913571">
      <w:pPr>
        <w:pStyle w:val="NormalIndent"/>
      </w:pPr>
    </w:p>
    <w:tbl>
      <w:tblPr>
        <w:tblStyle w:val="TableGrid"/>
        <w:tblW w:w="0" w:type="auto"/>
        <w:tblInd w:w="108" w:type="dxa"/>
        <w:tblLook w:val="04A0" w:firstRow="1" w:lastRow="0" w:firstColumn="1" w:lastColumn="0" w:noHBand="0" w:noVBand="1"/>
      </w:tblPr>
      <w:tblGrid>
        <w:gridCol w:w="2160"/>
        <w:gridCol w:w="1080"/>
        <w:gridCol w:w="1195"/>
        <w:gridCol w:w="1080"/>
        <w:gridCol w:w="1328"/>
        <w:gridCol w:w="1406"/>
        <w:gridCol w:w="1028"/>
      </w:tblGrid>
      <w:tr w:rsidR="00913571" w14:paraId="028AD66F" w14:textId="77777777" w:rsidTr="00913571">
        <w:tc>
          <w:tcPr>
            <w:tcW w:w="2160" w:type="dxa"/>
            <w:shd w:val="clear" w:color="auto" w:fill="8DB3E2" w:themeFill="text2" w:themeFillTint="66"/>
          </w:tcPr>
          <w:p w14:paraId="106792F9" w14:textId="77777777" w:rsidR="00913571" w:rsidRPr="00962297" w:rsidRDefault="00913571" w:rsidP="009F177A">
            <w:r w:rsidRPr="00962297">
              <w:t>Business Purpose</w:t>
            </w:r>
          </w:p>
        </w:tc>
        <w:tc>
          <w:tcPr>
            <w:tcW w:w="1080" w:type="dxa"/>
            <w:shd w:val="clear" w:color="auto" w:fill="8DB3E2" w:themeFill="text2" w:themeFillTint="66"/>
          </w:tcPr>
          <w:p w14:paraId="707E2289" w14:textId="77777777" w:rsidR="00913571" w:rsidRPr="00962297" w:rsidRDefault="00913571" w:rsidP="009F177A">
            <w:r w:rsidRPr="00962297">
              <w:t>Interface System</w:t>
            </w:r>
          </w:p>
        </w:tc>
        <w:tc>
          <w:tcPr>
            <w:tcW w:w="1028" w:type="dxa"/>
            <w:shd w:val="clear" w:color="auto" w:fill="8DB3E2" w:themeFill="text2" w:themeFillTint="66"/>
          </w:tcPr>
          <w:p w14:paraId="31FFD7EF" w14:textId="77777777" w:rsidR="00913571" w:rsidRPr="00962297" w:rsidRDefault="00913571" w:rsidP="009F177A">
            <w:r w:rsidRPr="00962297">
              <w:t>Message Format</w:t>
            </w:r>
          </w:p>
        </w:tc>
        <w:tc>
          <w:tcPr>
            <w:tcW w:w="1080" w:type="dxa"/>
            <w:shd w:val="clear" w:color="auto" w:fill="8DB3E2" w:themeFill="text2" w:themeFillTint="66"/>
          </w:tcPr>
          <w:p w14:paraId="3F0BB089" w14:textId="77777777" w:rsidR="00913571" w:rsidRPr="00962297" w:rsidRDefault="00913571" w:rsidP="009F177A">
            <w:r w:rsidRPr="00962297">
              <w:t>Transport</w:t>
            </w:r>
          </w:p>
        </w:tc>
        <w:tc>
          <w:tcPr>
            <w:tcW w:w="1328" w:type="dxa"/>
            <w:shd w:val="clear" w:color="auto" w:fill="8DB3E2" w:themeFill="text2" w:themeFillTint="66"/>
          </w:tcPr>
          <w:p w14:paraId="3E8040E6" w14:textId="77777777" w:rsidR="00913571" w:rsidRPr="00962297" w:rsidRDefault="00913571" w:rsidP="009F177A">
            <w:r w:rsidRPr="00962297">
              <w:t xml:space="preserve">Intermediary </w:t>
            </w:r>
          </w:p>
        </w:tc>
        <w:tc>
          <w:tcPr>
            <w:tcW w:w="1406" w:type="dxa"/>
            <w:shd w:val="clear" w:color="auto" w:fill="8DB3E2" w:themeFill="text2" w:themeFillTint="66"/>
          </w:tcPr>
          <w:p w14:paraId="59469C2F" w14:textId="77777777" w:rsidR="00913571" w:rsidRPr="00962297" w:rsidRDefault="00913571" w:rsidP="009F177A">
            <w:r w:rsidRPr="00962297">
              <w:t>IDT Configuration Required</w:t>
            </w:r>
          </w:p>
        </w:tc>
        <w:tc>
          <w:tcPr>
            <w:tcW w:w="1028" w:type="dxa"/>
            <w:shd w:val="clear" w:color="auto" w:fill="8DB3E2" w:themeFill="text2" w:themeFillTint="66"/>
          </w:tcPr>
          <w:p w14:paraId="04E28EBF" w14:textId="77777777" w:rsidR="00913571" w:rsidRPr="00962297" w:rsidRDefault="00913571" w:rsidP="009F177A">
            <w:r w:rsidRPr="00962297">
              <w:t>HLD Required</w:t>
            </w:r>
          </w:p>
        </w:tc>
      </w:tr>
      <w:tr w:rsidR="00913571" w14:paraId="63B4F0F1" w14:textId="77777777" w:rsidTr="00913571">
        <w:tc>
          <w:tcPr>
            <w:tcW w:w="2160" w:type="dxa"/>
          </w:tcPr>
          <w:p w14:paraId="235117C6" w14:textId="77777777" w:rsidR="00913571" w:rsidRDefault="00913571" w:rsidP="009F177A">
            <w:r>
              <w:t>Migrate ACH Templates</w:t>
            </w:r>
          </w:p>
        </w:tc>
        <w:tc>
          <w:tcPr>
            <w:tcW w:w="1080" w:type="dxa"/>
          </w:tcPr>
          <w:p w14:paraId="7909CA4A" w14:textId="77777777" w:rsidR="00913571" w:rsidRDefault="00395C8A" w:rsidP="009F177A">
            <w:r>
              <w:t>Legacy</w:t>
            </w:r>
          </w:p>
        </w:tc>
        <w:tc>
          <w:tcPr>
            <w:tcW w:w="1028" w:type="dxa"/>
          </w:tcPr>
          <w:p w14:paraId="07A2750B" w14:textId="77777777" w:rsidR="00913571" w:rsidRDefault="00913571" w:rsidP="009F177A">
            <w:r>
              <w:t>Proprietary</w:t>
            </w:r>
          </w:p>
        </w:tc>
        <w:tc>
          <w:tcPr>
            <w:tcW w:w="1080" w:type="dxa"/>
          </w:tcPr>
          <w:p w14:paraId="7E70D9B8" w14:textId="77777777" w:rsidR="00913571" w:rsidRDefault="00913571" w:rsidP="009F177A">
            <w:r>
              <w:t>File</w:t>
            </w:r>
          </w:p>
        </w:tc>
        <w:tc>
          <w:tcPr>
            <w:tcW w:w="1328" w:type="dxa"/>
          </w:tcPr>
          <w:p w14:paraId="4A5D66EC" w14:textId="77777777" w:rsidR="00913571" w:rsidRDefault="00913571" w:rsidP="009F177A">
            <w:r>
              <w:t>None</w:t>
            </w:r>
          </w:p>
        </w:tc>
        <w:tc>
          <w:tcPr>
            <w:tcW w:w="1406" w:type="dxa"/>
          </w:tcPr>
          <w:p w14:paraId="7C4247F8" w14:textId="77777777" w:rsidR="00913571" w:rsidRDefault="00913571" w:rsidP="009F177A">
            <w:r>
              <w:t>No</w:t>
            </w:r>
          </w:p>
        </w:tc>
        <w:tc>
          <w:tcPr>
            <w:tcW w:w="1028" w:type="dxa"/>
          </w:tcPr>
          <w:p w14:paraId="15CFE5F0" w14:textId="77777777" w:rsidR="00913571" w:rsidRDefault="00913571" w:rsidP="009F177A">
            <w:r>
              <w:t>No</w:t>
            </w:r>
          </w:p>
        </w:tc>
      </w:tr>
    </w:tbl>
    <w:p w14:paraId="2F8C35B4" w14:textId="77777777" w:rsidR="00913571" w:rsidRPr="00913571" w:rsidRDefault="00913571" w:rsidP="00913571"/>
    <w:p w14:paraId="30F5004D" w14:textId="77777777" w:rsidR="00A27B6A" w:rsidRPr="00E95E94" w:rsidRDefault="00A27B6A" w:rsidP="00E36149">
      <w:pPr>
        <w:pStyle w:val="Heading2"/>
        <w:numPr>
          <w:ilvl w:val="2"/>
          <w:numId w:val="2"/>
        </w:numPr>
        <w:rPr>
          <w:szCs w:val="20"/>
        </w:rPr>
      </w:pPr>
      <w:bookmarkStart w:id="3382" w:name="_Toc436918062"/>
      <w:bookmarkStart w:id="3383" w:name="_Toc28956448"/>
      <w:r w:rsidRPr="00E95E94">
        <w:rPr>
          <w:szCs w:val="20"/>
        </w:rPr>
        <w:t>Import Maps</w:t>
      </w:r>
      <w:bookmarkEnd w:id="3382"/>
      <w:bookmarkEnd w:id="3383"/>
    </w:p>
    <w:p w14:paraId="42194F82" w14:textId="77777777" w:rsidR="00A27B6A" w:rsidRPr="00913571" w:rsidRDefault="00A27B6A" w:rsidP="00A27B6A">
      <w:pPr>
        <w:pStyle w:val="NormalIndent"/>
      </w:pPr>
    </w:p>
    <w:tbl>
      <w:tblPr>
        <w:tblStyle w:val="TableGrid"/>
        <w:tblW w:w="0" w:type="auto"/>
        <w:tblInd w:w="108" w:type="dxa"/>
        <w:tblLook w:val="04A0" w:firstRow="1" w:lastRow="0" w:firstColumn="1" w:lastColumn="0" w:noHBand="0" w:noVBand="1"/>
      </w:tblPr>
      <w:tblGrid>
        <w:gridCol w:w="2160"/>
        <w:gridCol w:w="1080"/>
        <w:gridCol w:w="1195"/>
        <w:gridCol w:w="1080"/>
        <w:gridCol w:w="1328"/>
        <w:gridCol w:w="1406"/>
        <w:gridCol w:w="1028"/>
      </w:tblGrid>
      <w:tr w:rsidR="00A27B6A" w14:paraId="0532C707" w14:textId="77777777" w:rsidTr="00A27B6A">
        <w:tc>
          <w:tcPr>
            <w:tcW w:w="2160" w:type="dxa"/>
            <w:shd w:val="clear" w:color="auto" w:fill="8DB3E2" w:themeFill="text2" w:themeFillTint="66"/>
          </w:tcPr>
          <w:p w14:paraId="600BF748" w14:textId="77777777" w:rsidR="00A27B6A" w:rsidRPr="00962297" w:rsidRDefault="00A27B6A" w:rsidP="00A27B6A">
            <w:r w:rsidRPr="00962297">
              <w:t>Business Purpose</w:t>
            </w:r>
          </w:p>
        </w:tc>
        <w:tc>
          <w:tcPr>
            <w:tcW w:w="1080" w:type="dxa"/>
            <w:shd w:val="clear" w:color="auto" w:fill="8DB3E2" w:themeFill="text2" w:themeFillTint="66"/>
          </w:tcPr>
          <w:p w14:paraId="461A62D1" w14:textId="77777777" w:rsidR="00A27B6A" w:rsidRPr="00962297" w:rsidRDefault="00A27B6A" w:rsidP="00A27B6A">
            <w:r w:rsidRPr="00962297">
              <w:t xml:space="preserve">Interface </w:t>
            </w:r>
            <w:r w:rsidRPr="00962297">
              <w:lastRenderedPageBreak/>
              <w:t>System</w:t>
            </w:r>
          </w:p>
        </w:tc>
        <w:tc>
          <w:tcPr>
            <w:tcW w:w="1195" w:type="dxa"/>
            <w:shd w:val="clear" w:color="auto" w:fill="8DB3E2" w:themeFill="text2" w:themeFillTint="66"/>
          </w:tcPr>
          <w:p w14:paraId="7D4DC7B6" w14:textId="77777777" w:rsidR="00A27B6A" w:rsidRPr="00962297" w:rsidRDefault="00A27B6A" w:rsidP="00A27B6A">
            <w:r w:rsidRPr="00962297">
              <w:lastRenderedPageBreak/>
              <w:t xml:space="preserve">Message </w:t>
            </w:r>
            <w:r w:rsidRPr="00962297">
              <w:lastRenderedPageBreak/>
              <w:t>Format</w:t>
            </w:r>
          </w:p>
        </w:tc>
        <w:tc>
          <w:tcPr>
            <w:tcW w:w="1080" w:type="dxa"/>
            <w:shd w:val="clear" w:color="auto" w:fill="8DB3E2" w:themeFill="text2" w:themeFillTint="66"/>
          </w:tcPr>
          <w:p w14:paraId="2BF37E84" w14:textId="77777777" w:rsidR="00A27B6A" w:rsidRPr="00962297" w:rsidRDefault="00A27B6A" w:rsidP="00A27B6A">
            <w:r w:rsidRPr="00962297">
              <w:lastRenderedPageBreak/>
              <w:t>Transport</w:t>
            </w:r>
          </w:p>
        </w:tc>
        <w:tc>
          <w:tcPr>
            <w:tcW w:w="1328" w:type="dxa"/>
            <w:shd w:val="clear" w:color="auto" w:fill="8DB3E2" w:themeFill="text2" w:themeFillTint="66"/>
          </w:tcPr>
          <w:p w14:paraId="374948EC" w14:textId="77777777" w:rsidR="00A27B6A" w:rsidRPr="00962297" w:rsidRDefault="00A27B6A" w:rsidP="00A27B6A">
            <w:r w:rsidRPr="00962297">
              <w:t xml:space="preserve">Intermediary </w:t>
            </w:r>
          </w:p>
        </w:tc>
        <w:tc>
          <w:tcPr>
            <w:tcW w:w="1406" w:type="dxa"/>
            <w:shd w:val="clear" w:color="auto" w:fill="8DB3E2" w:themeFill="text2" w:themeFillTint="66"/>
          </w:tcPr>
          <w:p w14:paraId="117F5DB4" w14:textId="77777777" w:rsidR="00A27B6A" w:rsidRPr="00962297" w:rsidRDefault="00A27B6A" w:rsidP="00A27B6A">
            <w:r w:rsidRPr="00962297">
              <w:t xml:space="preserve">IDT </w:t>
            </w:r>
            <w:r w:rsidRPr="00962297">
              <w:lastRenderedPageBreak/>
              <w:t>Configuration Required</w:t>
            </w:r>
          </w:p>
        </w:tc>
        <w:tc>
          <w:tcPr>
            <w:tcW w:w="1028" w:type="dxa"/>
            <w:shd w:val="clear" w:color="auto" w:fill="8DB3E2" w:themeFill="text2" w:themeFillTint="66"/>
          </w:tcPr>
          <w:p w14:paraId="5E3A7F4E" w14:textId="77777777" w:rsidR="00A27B6A" w:rsidRPr="00962297" w:rsidRDefault="00A27B6A" w:rsidP="00A27B6A">
            <w:r w:rsidRPr="00962297">
              <w:lastRenderedPageBreak/>
              <w:t xml:space="preserve">HLD </w:t>
            </w:r>
            <w:r w:rsidRPr="00962297">
              <w:lastRenderedPageBreak/>
              <w:t>Required</w:t>
            </w:r>
          </w:p>
        </w:tc>
      </w:tr>
      <w:tr w:rsidR="00A27B6A" w14:paraId="71DE55F9" w14:textId="77777777" w:rsidTr="00A27B6A">
        <w:tc>
          <w:tcPr>
            <w:tcW w:w="2160" w:type="dxa"/>
          </w:tcPr>
          <w:p w14:paraId="080A1C68" w14:textId="77777777" w:rsidR="00A27B6A" w:rsidRDefault="00A27B6A" w:rsidP="00A27B6A">
            <w:r>
              <w:lastRenderedPageBreak/>
              <w:t>Migrate Customer Setup, Users, and User Entitlements</w:t>
            </w:r>
          </w:p>
        </w:tc>
        <w:tc>
          <w:tcPr>
            <w:tcW w:w="1080" w:type="dxa"/>
          </w:tcPr>
          <w:p w14:paraId="06F0727D" w14:textId="77777777" w:rsidR="00A27B6A" w:rsidRDefault="00A27B6A" w:rsidP="00A27B6A"/>
        </w:tc>
        <w:tc>
          <w:tcPr>
            <w:tcW w:w="1195" w:type="dxa"/>
          </w:tcPr>
          <w:p w14:paraId="5164DB6F" w14:textId="77777777" w:rsidR="00A27B6A" w:rsidRDefault="00A27B6A" w:rsidP="00A27B6A"/>
        </w:tc>
        <w:tc>
          <w:tcPr>
            <w:tcW w:w="1080" w:type="dxa"/>
          </w:tcPr>
          <w:p w14:paraId="254309BE" w14:textId="77777777" w:rsidR="00A27B6A" w:rsidRDefault="00A27B6A" w:rsidP="00A27B6A"/>
        </w:tc>
        <w:tc>
          <w:tcPr>
            <w:tcW w:w="1328" w:type="dxa"/>
          </w:tcPr>
          <w:p w14:paraId="17D97E64" w14:textId="77777777" w:rsidR="00A27B6A" w:rsidRDefault="00A27B6A" w:rsidP="00A27B6A"/>
        </w:tc>
        <w:tc>
          <w:tcPr>
            <w:tcW w:w="1406" w:type="dxa"/>
          </w:tcPr>
          <w:p w14:paraId="0DD276EE" w14:textId="77777777" w:rsidR="00A27B6A" w:rsidRDefault="00A27B6A" w:rsidP="00A27B6A"/>
        </w:tc>
        <w:tc>
          <w:tcPr>
            <w:tcW w:w="1028" w:type="dxa"/>
          </w:tcPr>
          <w:p w14:paraId="5E294F91" w14:textId="77777777" w:rsidR="00A27B6A" w:rsidRDefault="00A27B6A" w:rsidP="00A27B6A"/>
        </w:tc>
      </w:tr>
    </w:tbl>
    <w:p w14:paraId="79952BA9" w14:textId="77777777" w:rsidR="00A27B6A" w:rsidRPr="00E95E94" w:rsidRDefault="00A27B6A" w:rsidP="00E36149">
      <w:pPr>
        <w:pStyle w:val="Heading2"/>
        <w:numPr>
          <w:ilvl w:val="2"/>
          <w:numId w:val="2"/>
        </w:numPr>
        <w:rPr>
          <w:szCs w:val="20"/>
        </w:rPr>
      </w:pPr>
      <w:bookmarkStart w:id="3384" w:name="_Toc436918063"/>
      <w:bookmarkStart w:id="3385" w:name="_Toc28956449"/>
      <w:r w:rsidRPr="00E95E94">
        <w:rPr>
          <w:szCs w:val="20"/>
        </w:rPr>
        <w:t>Scheduled Payments</w:t>
      </w:r>
      <w:bookmarkEnd w:id="3384"/>
      <w:bookmarkEnd w:id="3385"/>
    </w:p>
    <w:p w14:paraId="6AB8FC7C" w14:textId="77777777" w:rsidR="00A27B6A" w:rsidRDefault="00A27B6A" w:rsidP="00A27B6A">
      <w:pPr>
        <w:pStyle w:val="NormalIndent"/>
        <w:ind w:left="0"/>
      </w:pPr>
    </w:p>
    <w:tbl>
      <w:tblPr>
        <w:tblStyle w:val="TableGrid"/>
        <w:tblW w:w="0" w:type="auto"/>
        <w:tblInd w:w="108" w:type="dxa"/>
        <w:tblLook w:val="04A0" w:firstRow="1" w:lastRow="0" w:firstColumn="1" w:lastColumn="0" w:noHBand="0" w:noVBand="1"/>
      </w:tblPr>
      <w:tblGrid>
        <w:gridCol w:w="2160"/>
        <w:gridCol w:w="1080"/>
        <w:gridCol w:w="1028"/>
        <w:gridCol w:w="1080"/>
        <w:gridCol w:w="1328"/>
        <w:gridCol w:w="1406"/>
        <w:gridCol w:w="1028"/>
      </w:tblGrid>
      <w:tr w:rsidR="00A27B6A" w14:paraId="523398E2" w14:textId="77777777" w:rsidTr="00A27B6A">
        <w:tc>
          <w:tcPr>
            <w:tcW w:w="2160" w:type="dxa"/>
            <w:shd w:val="clear" w:color="auto" w:fill="8DB3E2" w:themeFill="text2" w:themeFillTint="66"/>
          </w:tcPr>
          <w:p w14:paraId="55BB1842" w14:textId="77777777" w:rsidR="00A27B6A" w:rsidRPr="00962297" w:rsidRDefault="00A27B6A" w:rsidP="00A27B6A">
            <w:r w:rsidRPr="00962297">
              <w:t>Business Purpose</w:t>
            </w:r>
          </w:p>
        </w:tc>
        <w:tc>
          <w:tcPr>
            <w:tcW w:w="1080" w:type="dxa"/>
            <w:shd w:val="clear" w:color="auto" w:fill="8DB3E2" w:themeFill="text2" w:themeFillTint="66"/>
          </w:tcPr>
          <w:p w14:paraId="059E7572" w14:textId="77777777" w:rsidR="00A27B6A" w:rsidRPr="00962297" w:rsidRDefault="00A27B6A" w:rsidP="00A27B6A">
            <w:r w:rsidRPr="00962297">
              <w:t>Interface System</w:t>
            </w:r>
          </w:p>
        </w:tc>
        <w:tc>
          <w:tcPr>
            <w:tcW w:w="1028" w:type="dxa"/>
            <w:shd w:val="clear" w:color="auto" w:fill="8DB3E2" w:themeFill="text2" w:themeFillTint="66"/>
          </w:tcPr>
          <w:p w14:paraId="2B0C453F" w14:textId="77777777" w:rsidR="00A27B6A" w:rsidRPr="00962297" w:rsidRDefault="00A27B6A" w:rsidP="00A27B6A">
            <w:r w:rsidRPr="00962297">
              <w:t>Message Format</w:t>
            </w:r>
          </w:p>
        </w:tc>
        <w:tc>
          <w:tcPr>
            <w:tcW w:w="1080" w:type="dxa"/>
            <w:shd w:val="clear" w:color="auto" w:fill="8DB3E2" w:themeFill="text2" w:themeFillTint="66"/>
          </w:tcPr>
          <w:p w14:paraId="10C94985" w14:textId="77777777" w:rsidR="00A27B6A" w:rsidRPr="00962297" w:rsidRDefault="00A27B6A" w:rsidP="00A27B6A">
            <w:r w:rsidRPr="00962297">
              <w:t>Transport</w:t>
            </w:r>
          </w:p>
        </w:tc>
        <w:tc>
          <w:tcPr>
            <w:tcW w:w="1328" w:type="dxa"/>
            <w:shd w:val="clear" w:color="auto" w:fill="8DB3E2" w:themeFill="text2" w:themeFillTint="66"/>
          </w:tcPr>
          <w:p w14:paraId="15163FAC" w14:textId="77777777" w:rsidR="00A27B6A" w:rsidRPr="00962297" w:rsidRDefault="00A27B6A" w:rsidP="00A27B6A">
            <w:r w:rsidRPr="00962297">
              <w:t xml:space="preserve">Intermediary </w:t>
            </w:r>
          </w:p>
        </w:tc>
        <w:tc>
          <w:tcPr>
            <w:tcW w:w="1406" w:type="dxa"/>
            <w:shd w:val="clear" w:color="auto" w:fill="8DB3E2" w:themeFill="text2" w:themeFillTint="66"/>
          </w:tcPr>
          <w:p w14:paraId="1195607C" w14:textId="77777777" w:rsidR="00A27B6A" w:rsidRPr="00962297" w:rsidRDefault="00A27B6A" w:rsidP="00A27B6A">
            <w:r w:rsidRPr="00962297">
              <w:t>IDT Configuration Required</w:t>
            </w:r>
          </w:p>
        </w:tc>
        <w:tc>
          <w:tcPr>
            <w:tcW w:w="1028" w:type="dxa"/>
            <w:shd w:val="clear" w:color="auto" w:fill="8DB3E2" w:themeFill="text2" w:themeFillTint="66"/>
          </w:tcPr>
          <w:p w14:paraId="2AA334F6" w14:textId="77777777" w:rsidR="00A27B6A" w:rsidRPr="00962297" w:rsidRDefault="00A27B6A" w:rsidP="00A27B6A">
            <w:r w:rsidRPr="00962297">
              <w:t>HLD Required</w:t>
            </w:r>
          </w:p>
        </w:tc>
      </w:tr>
      <w:tr w:rsidR="00A27B6A" w14:paraId="1F421C65" w14:textId="77777777" w:rsidTr="00A27B6A">
        <w:tc>
          <w:tcPr>
            <w:tcW w:w="2160" w:type="dxa"/>
          </w:tcPr>
          <w:p w14:paraId="207CF5F0" w14:textId="77777777" w:rsidR="00A27B6A" w:rsidRDefault="00A27B6A" w:rsidP="00A27B6A">
            <w:r>
              <w:t>Migrate Wire Templates</w:t>
            </w:r>
          </w:p>
        </w:tc>
        <w:tc>
          <w:tcPr>
            <w:tcW w:w="1080" w:type="dxa"/>
          </w:tcPr>
          <w:p w14:paraId="74F3B7E0" w14:textId="77777777" w:rsidR="00A27B6A" w:rsidRDefault="00A27B6A" w:rsidP="00A27B6A"/>
        </w:tc>
        <w:tc>
          <w:tcPr>
            <w:tcW w:w="1028" w:type="dxa"/>
          </w:tcPr>
          <w:p w14:paraId="44E1F559" w14:textId="77777777" w:rsidR="00A27B6A" w:rsidRDefault="00A27B6A" w:rsidP="00A27B6A"/>
        </w:tc>
        <w:tc>
          <w:tcPr>
            <w:tcW w:w="1080" w:type="dxa"/>
          </w:tcPr>
          <w:p w14:paraId="2B8E439B" w14:textId="77777777" w:rsidR="00A27B6A" w:rsidRDefault="00A27B6A" w:rsidP="00A27B6A"/>
        </w:tc>
        <w:tc>
          <w:tcPr>
            <w:tcW w:w="1328" w:type="dxa"/>
          </w:tcPr>
          <w:p w14:paraId="0BC456D8" w14:textId="77777777" w:rsidR="00A27B6A" w:rsidRDefault="00A27B6A" w:rsidP="00A27B6A"/>
        </w:tc>
        <w:tc>
          <w:tcPr>
            <w:tcW w:w="1406" w:type="dxa"/>
          </w:tcPr>
          <w:p w14:paraId="06446587" w14:textId="77777777" w:rsidR="00A27B6A" w:rsidRDefault="00A27B6A" w:rsidP="00A27B6A"/>
        </w:tc>
        <w:tc>
          <w:tcPr>
            <w:tcW w:w="1028" w:type="dxa"/>
          </w:tcPr>
          <w:p w14:paraId="08F7A358" w14:textId="77777777" w:rsidR="00A27B6A" w:rsidRDefault="00A27B6A" w:rsidP="00A27B6A"/>
        </w:tc>
      </w:tr>
    </w:tbl>
    <w:p w14:paraId="464815B9" w14:textId="77777777" w:rsidR="00A27B6A" w:rsidRDefault="00A27B6A" w:rsidP="00E36149">
      <w:pPr>
        <w:pStyle w:val="Heading2"/>
        <w:numPr>
          <w:ilvl w:val="2"/>
          <w:numId w:val="2"/>
        </w:numPr>
        <w:rPr>
          <w:szCs w:val="20"/>
        </w:rPr>
      </w:pPr>
      <w:bookmarkStart w:id="3386" w:name="_Toc436918064"/>
      <w:bookmarkStart w:id="3387" w:name="_Toc28956450"/>
      <w:r>
        <w:rPr>
          <w:szCs w:val="20"/>
        </w:rPr>
        <w:t>Historical Balance and Transactions</w:t>
      </w:r>
      <w:bookmarkEnd w:id="3386"/>
      <w:bookmarkEnd w:id="3387"/>
    </w:p>
    <w:p w14:paraId="56763B8A" w14:textId="77777777" w:rsidR="00A27B6A" w:rsidRPr="00913571" w:rsidRDefault="00A27B6A" w:rsidP="00A27B6A">
      <w:pPr>
        <w:pStyle w:val="NormalIndent"/>
      </w:pPr>
    </w:p>
    <w:tbl>
      <w:tblPr>
        <w:tblStyle w:val="TableGrid"/>
        <w:tblW w:w="0" w:type="auto"/>
        <w:tblInd w:w="108" w:type="dxa"/>
        <w:tblLook w:val="04A0" w:firstRow="1" w:lastRow="0" w:firstColumn="1" w:lastColumn="0" w:noHBand="0" w:noVBand="1"/>
      </w:tblPr>
      <w:tblGrid>
        <w:gridCol w:w="2160"/>
        <w:gridCol w:w="1080"/>
        <w:gridCol w:w="1028"/>
        <w:gridCol w:w="1080"/>
        <w:gridCol w:w="1328"/>
        <w:gridCol w:w="1406"/>
        <w:gridCol w:w="1028"/>
      </w:tblGrid>
      <w:tr w:rsidR="00A27B6A" w14:paraId="1AC443A1" w14:textId="77777777" w:rsidTr="00A27B6A">
        <w:tc>
          <w:tcPr>
            <w:tcW w:w="2160" w:type="dxa"/>
            <w:shd w:val="clear" w:color="auto" w:fill="8DB3E2" w:themeFill="text2" w:themeFillTint="66"/>
          </w:tcPr>
          <w:p w14:paraId="10D6F51A" w14:textId="77777777" w:rsidR="00A27B6A" w:rsidRPr="00962297" w:rsidRDefault="00A27B6A" w:rsidP="00A27B6A">
            <w:r w:rsidRPr="00962297">
              <w:t>Business Purpose</w:t>
            </w:r>
          </w:p>
        </w:tc>
        <w:tc>
          <w:tcPr>
            <w:tcW w:w="1080" w:type="dxa"/>
            <w:shd w:val="clear" w:color="auto" w:fill="8DB3E2" w:themeFill="text2" w:themeFillTint="66"/>
          </w:tcPr>
          <w:p w14:paraId="2185A35D" w14:textId="77777777" w:rsidR="00A27B6A" w:rsidRPr="00962297" w:rsidRDefault="00A27B6A" w:rsidP="00A27B6A">
            <w:r w:rsidRPr="00962297">
              <w:t>Interface System</w:t>
            </w:r>
          </w:p>
        </w:tc>
        <w:tc>
          <w:tcPr>
            <w:tcW w:w="1028" w:type="dxa"/>
            <w:shd w:val="clear" w:color="auto" w:fill="8DB3E2" w:themeFill="text2" w:themeFillTint="66"/>
          </w:tcPr>
          <w:p w14:paraId="1ED8F41D" w14:textId="77777777" w:rsidR="00A27B6A" w:rsidRPr="00962297" w:rsidRDefault="00A27B6A" w:rsidP="00A27B6A">
            <w:r w:rsidRPr="00962297">
              <w:t>Message Format</w:t>
            </w:r>
          </w:p>
        </w:tc>
        <w:tc>
          <w:tcPr>
            <w:tcW w:w="1080" w:type="dxa"/>
            <w:shd w:val="clear" w:color="auto" w:fill="8DB3E2" w:themeFill="text2" w:themeFillTint="66"/>
          </w:tcPr>
          <w:p w14:paraId="0419C166" w14:textId="77777777" w:rsidR="00A27B6A" w:rsidRPr="00962297" w:rsidRDefault="00A27B6A" w:rsidP="00A27B6A">
            <w:r w:rsidRPr="00962297">
              <w:t>Transport</w:t>
            </w:r>
          </w:p>
        </w:tc>
        <w:tc>
          <w:tcPr>
            <w:tcW w:w="1328" w:type="dxa"/>
            <w:shd w:val="clear" w:color="auto" w:fill="8DB3E2" w:themeFill="text2" w:themeFillTint="66"/>
          </w:tcPr>
          <w:p w14:paraId="6B1D16C1" w14:textId="77777777" w:rsidR="00A27B6A" w:rsidRPr="00962297" w:rsidRDefault="00A27B6A" w:rsidP="00A27B6A">
            <w:r w:rsidRPr="00962297">
              <w:t xml:space="preserve">Intermediary </w:t>
            </w:r>
          </w:p>
        </w:tc>
        <w:tc>
          <w:tcPr>
            <w:tcW w:w="1406" w:type="dxa"/>
            <w:shd w:val="clear" w:color="auto" w:fill="8DB3E2" w:themeFill="text2" w:themeFillTint="66"/>
          </w:tcPr>
          <w:p w14:paraId="55FEECDD" w14:textId="77777777" w:rsidR="00A27B6A" w:rsidRPr="00962297" w:rsidRDefault="00A27B6A" w:rsidP="00A27B6A">
            <w:r w:rsidRPr="00962297">
              <w:t>IDT Configuration Required</w:t>
            </w:r>
          </w:p>
        </w:tc>
        <w:tc>
          <w:tcPr>
            <w:tcW w:w="1028" w:type="dxa"/>
            <w:shd w:val="clear" w:color="auto" w:fill="8DB3E2" w:themeFill="text2" w:themeFillTint="66"/>
          </w:tcPr>
          <w:p w14:paraId="2FD1B2C7" w14:textId="77777777" w:rsidR="00A27B6A" w:rsidRPr="00962297" w:rsidRDefault="00A27B6A" w:rsidP="00A27B6A">
            <w:r w:rsidRPr="00962297">
              <w:t>HLD Required</w:t>
            </w:r>
          </w:p>
        </w:tc>
      </w:tr>
      <w:tr w:rsidR="00A27B6A" w14:paraId="0B2E6DA3" w14:textId="77777777" w:rsidTr="00A27B6A">
        <w:tc>
          <w:tcPr>
            <w:tcW w:w="2160" w:type="dxa"/>
          </w:tcPr>
          <w:p w14:paraId="766327F7" w14:textId="77777777" w:rsidR="00A27B6A" w:rsidRDefault="00A27B6A" w:rsidP="00A27B6A">
            <w:r>
              <w:t>Load Multiple days of prior day BAI</w:t>
            </w:r>
          </w:p>
        </w:tc>
        <w:tc>
          <w:tcPr>
            <w:tcW w:w="1080" w:type="dxa"/>
          </w:tcPr>
          <w:p w14:paraId="55011C93" w14:textId="77777777" w:rsidR="00A27B6A" w:rsidRDefault="00A27B6A" w:rsidP="00A27B6A"/>
        </w:tc>
        <w:tc>
          <w:tcPr>
            <w:tcW w:w="1028" w:type="dxa"/>
          </w:tcPr>
          <w:p w14:paraId="26B21855" w14:textId="77777777" w:rsidR="00A27B6A" w:rsidRDefault="00A27B6A" w:rsidP="00A27B6A">
            <w:r>
              <w:t>BAI2</w:t>
            </w:r>
          </w:p>
        </w:tc>
        <w:tc>
          <w:tcPr>
            <w:tcW w:w="1080" w:type="dxa"/>
          </w:tcPr>
          <w:p w14:paraId="195C420F" w14:textId="77777777" w:rsidR="00A27B6A" w:rsidRDefault="00A27B6A" w:rsidP="00A27B6A">
            <w:r>
              <w:t>File</w:t>
            </w:r>
          </w:p>
        </w:tc>
        <w:tc>
          <w:tcPr>
            <w:tcW w:w="1328" w:type="dxa"/>
          </w:tcPr>
          <w:p w14:paraId="035EF060" w14:textId="77777777" w:rsidR="00A27B6A" w:rsidRDefault="00A27B6A" w:rsidP="00A27B6A">
            <w:r>
              <w:t>None</w:t>
            </w:r>
          </w:p>
        </w:tc>
        <w:tc>
          <w:tcPr>
            <w:tcW w:w="1406" w:type="dxa"/>
          </w:tcPr>
          <w:p w14:paraId="6C384BD1" w14:textId="77777777" w:rsidR="00A27B6A" w:rsidRDefault="00A27B6A" w:rsidP="00A27B6A">
            <w:r>
              <w:t>No</w:t>
            </w:r>
          </w:p>
        </w:tc>
        <w:tc>
          <w:tcPr>
            <w:tcW w:w="1028" w:type="dxa"/>
          </w:tcPr>
          <w:p w14:paraId="46C192ED" w14:textId="77777777" w:rsidR="00A27B6A" w:rsidRDefault="00A27B6A" w:rsidP="00A27B6A">
            <w:r>
              <w:t>No</w:t>
            </w:r>
          </w:p>
        </w:tc>
      </w:tr>
    </w:tbl>
    <w:p w14:paraId="0F30AA09" w14:textId="77777777" w:rsidR="00A27B6A" w:rsidRPr="00913571" w:rsidRDefault="00A27B6A" w:rsidP="00A27B6A"/>
    <w:p w14:paraId="58F7C800" w14:textId="77777777" w:rsidR="00A27B6A" w:rsidRDefault="007512E5" w:rsidP="00370543">
      <w:r>
        <w:t>We will likely have to get a snap-shot of the active accounts at the time of conversion so that the appropriate set of accounts can be loaded to support the historical needs based on the current list.</w:t>
      </w:r>
    </w:p>
    <w:p w14:paraId="34C092B3" w14:textId="77777777" w:rsidR="007512E5" w:rsidRDefault="007512E5"/>
    <w:p w14:paraId="5AC8A9AD" w14:textId="77777777" w:rsidR="007512E5" w:rsidRDefault="007512E5">
      <w:r>
        <w:t>This was mentioned as a preference to pre-loading as we go since the list of accounts could increase to a different set at go-live</w:t>
      </w:r>
    </w:p>
    <w:p w14:paraId="5F224B14" w14:textId="77777777" w:rsidR="001862EA" w:rsidRDefault="005D6932" w:rsidP="00E36149">
      <w:pPr>
        <w:pStyle w:val="Heading2"/>
        <w:numPr>
          <w:ilvl w:val="2"/>
          <w:numId w:val="2"/>
        </w:numPr>
        <w:rPr>
          <w:szCs w:val="20"/>
        </w:rPr>
      </w:pPr>
      <w:r>
        <w:rPr>
          <w:szCs w:val="20"/>
        </w:rPr>
        <w:br w:type="page"/>
      </w:r>
      <w:bookmarkStart w:id="3388" w:name="_Toc28956451"/>
      <w:r w:rsidR="001862EA">
        <w:rPr>
          <w:szCs w:val="20"/>
        </w:rPr>
        <w:lastRenderedPageBreak/>
        <w:t>Transfer Templates</w:t>
      </w:r>
      <w:bookmarkEnd w:id="3388"/>
    </w:p>
    <w:p w14:paraId="41A73A6C" w14:textId="77777777" w:rsidR="001862EA" w:rsidRDefault="001862EA" w:rsidP="001862EA">
      <w:pPr>
        <w:pStyle w:val="NormalIndent"/>
        <w:ind w:left="0"/>
      </w:pPr>
    </w:p>
    <w:tbl>
      <w:tblPr>
        <w:tblStyle w:val="TableGrid"/>
        <w:tblW w:w="0" w:type="auto"/>
        <w:tblInd w:w="108" w:type="dxa"/>
        <w:tblLook w:val="04A0" w:firstRow="1" w:lastRow="0" w:firstColumn="1" w:lastColumn="0" w:noHBand="0" w:noVBand="1"/>
      </w:tblPr>
      <w:tblGrid>
        <w:gridCol w:w="2160"/>
        <w:gridCol w:w="1080"/>
        <w:gridCol w:w="1195"/>
        <w:gridCol w:w="1080"/>
        <w:gridCol w:w="1328"/>
        <w:gridCol w:w="1406"/>
        <w:gridCol w:w="1028"/>
      </w:tblGrid>
      <w:tr w:rsidR="001862EA" w14:paraId="710DD4CF" w14:textId="77777777" w:rsidTr="006C24DE">
        <w:tc>
          <w:tcPr>
            <w:tcW w:w="2160" w:type="dxa"/>
            <w:shd w:val="clear" w:color="auto" w:fill="8DB3E2" w:themeFill="text2" w:themeFillTint="66"/>
          </w:tcPr>
          <w:p w14:paraId="47791A40" w14:textId="77777777" w:rsidR="001862EA" w:rsidRPr="00962297" w:rsidRDefault="001862EA" w:rsidP="006C24DE">
            <w:r w:rsidRPr="00962297">
              <w:t>Business Purpose</w:t>
            </w:r>
          </w:p>
        </w:tc>
        <w:tc>
          <w:tcPr>
            <w:tcW w:w="1080" w:type="dxa"/>
            <w:shd w:val="clear" w:color="auto" w:fill="8DB3E2" w:themeFill="text2" w:themeFillTint="66"/>
          </w:tcPr>
          <w:p w14:paraId="0BF0DB00" w14:textId="77777777" w:rsidR="001862EA" w:rsidRPr="00962297" w:rsidRDefault="001862EA" w:rsidP="006C24DE">
            <w:r w:rsidRPr="00962297">
              <w:t>Interface System</w:t>
            </w:r>
          </w:p>
        </w:tc>
        <w:tc>
          <w:tcPr>
            <w:tcW w:w="1028" w:type="dxa"/>
            <w:shd w:val="clear" w:color="auto" w:fill="8DB3E2" w:themeFill="text2" w:themeFillTint="66"/>
          </w:tcPr>
          <w:p w14:paraId="320E48FF" w14:textId="77777777" w:rsidR="001862EA" w:rsidRPr="00962297" w:rsidRDefault="001862EA" w:rsidP="006C24DE">
            <w:r w:rsidRPr="00962297">
              <w:t>Message Format</w:t>
            </w:r>
          </w:p>
        </w:tc>
        <w:tc>
          <w:tcPr>
            <w:tcW w:w="1080" w:type="dxa"/>
            <w:shd w:val="clear" w:color="auto" w:fill="8DB3E2" w:themeFill="text2" w:themeFillTint="66"/>
          </w:tcPr>
          <w:p w14:paraId="691328BD" w14:textId="77777777" w:rsidR="001862EA" w:rsidRPr="00962297" w:rsidRDefault="001862EA" w:rsidP="006C24DE">
            <w:r w:rsidRPr="00962297">
              <w:t>Transport</w:t>
            </w:r>
          </w:p>
        </w:tc>
        <w:tc>
          <w:tcPr>
            <w:tcW w:w="1328" w:type="dxa"/>
            <w:shd w:val="clear" w:color="auto" w:fill="8DB3E2" w:themeFill="text2" w:themeFillTint="66"/>
          </w:tcPr>
          <w:p w14:paraId="1F0ECD27" w14:textId="77777777" w:rsidR="001862EA" w:rsidRPr="00962297" w:rsidRDefault="001862EA" w:rsidP="006C24DE">
            <w:r w:rsidRPr="00962297">
              <w:t xml:space="preserve">Intermediary </w:t>
            </w:r>
          </w:p>
        </w:tc>
        <w:tc>
          <w:tcPr>
            <w:tcW w:w="1406" w:type="dxa"/>
            <w:shd w:val="clear" w:color="auto" w:fill="8DB3E2" w:themeFill="text2" w:themeFillTint="66"/>
          </w:tcPr>
          <w:p w14:paraId="15E119A0" w14:textId="77777777" w:rsidR="001862EA" w:rsidRPr="00962297" w:rsidRDefault="001862EA" w:rsidP="006C24DE">
            <w:r w:rsidRPr="00962297">
              <w:t>IDT Configuration Required</w:t>
            </w:r>
          </w:p>
        </w:tc>
        <w:tc>
          <w:tcPr>
            <w:tcW w:w="1028" w:type="dxa"/>
            <w:shd w:val="clear" w:color="auto" w:fill="8DB3E2" w:themeFill="text2" w:themeFillTint="66"/>
          </w:tcPr>
          <w:p w14:paraId="77A0DB66" w14:textId="77777777" w:rsidR="001862EA" w:rsidRPr="00962297" w:rsidRDefault="001862EA" w:rsidP="006C24DE">
            <w:r w:rsidRPr="00962297">
              <w:t>HLD Required</w:t>
            </w:r>
          </w:p>
        </w:tc>
      </w:tr>
      <w:tr w:rsidR="001862EA" w14:paraId="489F782E" w14:textId="77777777" w:rsidTr="006C24DE">
        <w:tc>
          <w:tcPr>
            <w:tcW w:w="2160" w:type="dxa"/>
          </w:tcPr>
          <w:p w14:paraId="3AA9F3AC" w14:textId="77777777" w:rsidR="001862EA" w:rsidRDefault="001862EA" w:rsidP="001862EA">
            <w:r>
              <w:t>Migrate Transfer Templates</w:t>
            </w:r>
          </w:p>
        </w:tc>
        <w:tc>
          <w:tcPr>
            <w:tcW w:w="1080" w:type="dxa"/>
          </w:tcPr>
          <w:p w14:paraId="24F5EBAC" w14:textId="77777777" w:rsidR="001862EA" w:rsidRDefault="001862EA" w:rsidP="006C24DE">
            <w:r>
              <w:t>Legacy</w:t>
            </w:r>
          </w:p>
        </w:tc>
        <w:tc>
          <w:tcPr>
            <w:tcW w:w="1028" w:type="dxa"/>
          </w:tcPr>
          <w:p w14:paraId="095EE554" w14:textId="77777777" w:rsidR="001862EA" w:rsidRDefault="001862EA" w:rsidP="006C24DE">
            <w:r>
              <w:t>Proprietary</w:t>
            </w:r>
          </w:p>
        </w:tc>
        <w:tc>
          <w:tcPr>
            <w:tcW w:w="1080" w:type="dxa"/>
          </w:tcPr>
          <w:p w14:paraId="189071B4" w14:textId="77777777" w:rsidR="001862EA" w:rsidRDefault="001862EA" w:rsidP="006C24DE">
            <w:r>
              <w:t>File</w:t>
            </w:r>
          </w:p>
        </w:tc>
        <w:tc>
          <w:tcPr>
            <w:tcW w:w="1328" w:type="dxa"/>
          </w:tcPr>
          <w:p w14:paraId="7866C3FB" w14:textId="77777777" w:rsidR="001862EA" w:rsidRDefault="001862EA" w:rsidP="006C24DE">
            <w:r>
              <w:t>None</w:t>
            </w:r>
          </w:p>
        </w:tc>
        <w:tc>
          <w:tcPr>
            <w:tcW w:w="1406" w:type="dxa"/>
          </w:tcPr>
          <w:p w14:paraId="197959DD" w14:textId="77777777" w:rsidR="001862EA" w:rsidRDefault="001862EA" w:rsidP="006C24DE">
            <w:r>
              <w:t>No</w:t>
            </w:r>
          </w:p>
        </w:tc>
        <w:tc>
          <w:tcPr>
            <w:tcW w:w="1028" w:type="dxa"/>
          </w:tcPr>
          <w:p w14:paraId="5F79397E" w14:textId="77777777" w:rsidR="001862EA" w:rsidRDefault="001862EA" w:rsidP="006C24DE">
            <w:r>
              <w:t>No</w:t>
            </w:r>
          </w:p>
        </w:tc>
      </w:tr>
    </w:tbl>
    <w:p w14:paraId="28D25BA6" w14:textId="77777777" w:rsidR="005D6932" w:rsidRDefault="005D6932">
      <w:pPr>
        <w:rPr>
          <w:rFonts w:ascii="Arial Narrow" w:hAnsi="Arial Narrow" w:cs="Arial"/>
          <w:b/>
          <w:bCs/>
          <w:color w:val="336999"/>
          <w:sz w:val="28"/>
          <w:szCs w:val="20"/>
        </w:rPr>
      </w:pPr>
    </w:p>
    <w:p w14:paraId="2912A81A" w14:textId="77777777" w:rsidR="00E46077" w:rsidRDefault="00E46077" w:rsidP="00E36149">
      <w:pPr>
        <w:pStyle w:val="Heading2"/>
        <w:numPr>
          <w:ilvl w:val="1"/>
          <w:numId w:val="2"/>
        </w:numPr>
        <w:ind w:left="547" w:hanging="547"/>
        <w:rPr>
          <w:szCs w:val="20"/>
        </w:rPr>
      </w:pPr>
      <w:bookmarkStart w:id="3389" w:name="_Toc28956452"/>
      <w:r>
        <w:rPr>
          <w:szCs w:val="20"/>
        </w:rPr>
        <w:t xml:space="preserve">Customer Import/Export </w:t>
      </w:r>
      <w:commentRangeStart w:id="3390"/>
      <w:r>
        <w:rPr>
          <w:szCs w:val="20"/>
        </w:rPr>
        <w:t>Functions</w:t>
      </w:r>
      <w:commentRangeEnd w:id="3390"/>
      <w:r w:rsidR="00820888">
        <w:rPr>
          <w:rStyle w:val="CommentReference"/>
          <w:rFonts w:ascii="Arial" w:hAnsi="Arial" w:cs="Times New Roman"/>
          <w:b w:val="0"/>
          <w:bCs w:val="0"/>
          <w:color w:val="auto"/>
          <w:lang w:val="en-GB"/>
        </w:rPr>
        <w:commentReference w:id="3390"/>
      </w:r>
      <w:bookmarkEnd w:id="3389"/>
    </w:p>
    <w:p w14:paraId="4BC7BB25" w14:textId="77777777" w:rsidR="00E46077" w:rsidRDefault="00E46077" w:rsidP="00E36149">
      <w:pPr>
        <w:pStyle w:val="Heading2"/>
        <w:numPr>
          <w:ilvl w:val="2"/>
          <w:numId w:val="2"/>
        </w:numPr>
        <w:rPr>
          <w:szCs w:val="20"/>
        </w:rPr>
      </w:pPr>
      <w:bookmarkStart w:id="3391" w:name="_Toc28956453"/>
      <w:r>
        <w:rPr>
          <w:szCs w:val="20"/>
        </w:rPr>
        <w:t>Quick Books Export</w:t>
      </w:r>
      <w:r w:rsidR="00A27B6A">
        <w:rPr>
          <w:szCs w:val="20"/>
        </w:rPr>
        <w:t xml:space="preserve"> Web Connect</w:t>
      </w:r>
      <w:bookmarkEnd w:id="3391"/>
    </w:p>
    <w:tbl>
      <w:tblPr>
        <w:tblStyle w:val="TableGrid"/>
        <w:tblW w:w="0" w:type="auto"/>
        <w:tblInd w:w="108" w:type="dxa"/>
        <w:tblLook w:val="04A0" w:firstRow="1" w:lastRow="0" w:firstColumn="1" w:lastColumn="0" w:noHBand="0" w:noVBand="1"/>
      </w:tblPr>
      <w:tblGrid>
        <w:gridCol w:w="2160"/>
        <w:gridCol w:w="1080"/>
        <w:gridCol w:w="1195"/>
        <w:gridCol w:w="1080"/>
        <w:gridCol w:w="1328"/>
        <w:gridCol w:w="1406"/>
        <w:gridCol w:w="1028"/>
      </w:tblGrid>
      <w:tr w:rsidR="005D6932" w14:paraId="5EB8964A" w14:textId="77777777" w:rsidTr="009F177A">
        <w:tc>
          <w:tcPr>
            <w:tcW w:w="2160" w:type="dxa"/>
            <w:shd w:val="clear" w:color="auto" w:fill="8DB3E2" w:themeFill="text2" w:themeFillTint="66"/>
          </w:tcPr>
          <w:p w14:paraId="48636224" w14:textId="77777777" w:rsidR="005D6932" w:rsidRPr="00962297" w:rsidRDefault="005D6932" w:rsidP="009F177A">
            <w:r w:rsidRPr="00962297">
              <w:t>Business Purpose</w:t>
            </w:r>
          </w:p>
        </w:tc>
        <w:tc>
          <w:tcPr>
            <w:tcW w:w="1080" w:type="dxa"/>
            <w:shd w:val="clear" w:color="auto" w:fill="8DB3E2" w:themeFill="text2" w:themeFillTint="66"/>
          </w:tcPr>
          <w:p w14:paraId="27B8E7E8" w14:textId="77777777" w:rsidR="005D6932" w:rsidRPr="00962297" w:rsidRDefault="005D6932" w:rsidP="009F177A">
            <w:r w:rsidRPr="00962297">
              <w:t>Interface System</w:t>
            </w:r>
          </w:p>
        </w:tc>
        <w:tc>
          <w:tcPr>
            <w:tcW w:w="1028" w:type="dxa"/>
            <w:shd w:val="clear" w:color="auto" w:fill="8DB3E2" w:themeFill="text2" w:themeFillTint="66"/>
          </w:tcPr>
          <w:p w14:paraId="7BA5672D" w14:textId="77777777" w:rsidR="005D6932" w:rsidRPr="00962297" w:rsidRDefault="005D6932" w:rsidP="009F177A">
            <w:r w:rsidRPr="00962297">
              <w:t>Message Format</w:t>
            </w:r>
          </w:p>
        </w:tc>
        <w:tc>
          <w:tcPr>
            <w:tcW w:w="1080" w:type="dxa"/>
            <w:shd w:val="clear" w:color="auto" w:fill="8DB3E2" w:themeFill="text2" w:themeFillTint="66"/>
          </w:tcPr>
          <w:p w14:paraId="13741685" w14:textId="77777777" w:rsidR="005D6932" w:rsidRPr="00962297" w:rsidRDefault="005D6932" w:rsidP="009F177A">
            <w:r w:rsidRPr="00962297">
              <w:t>Transport</w:t>
            </w:r>
          </w:p>
        </w:tc>
        <w:tc>
          <w:tcPr>
            <w:tcW w:w="1328" w:type="dxa"/>
            <w:shd w:val="clear" w:color="auto" w:fill="8DB3E2" w:themeFill="text2" w:themeFillTint="66"/>
          </w:tcPr>
          <w:p w14:paraId="6790B8D1" w14:textId="77777777" w:rsidR="005D6932" w:rsidRPr="00962297" w:rsidRDefault="005D6932" w:rsidP="009F177A">
            <w:r w:rsidRPr="00962297">
              <w:t xml:space="preserve">Intermediary </w:t>
            </w:r>
          </w:p>
        </w:tc>
        <w:tc>
          <w:tcPr>
            <w:tcW w:w="1406" w:type="dxa"/>
            <w:shd w:val="clear" w:color="auto" w:fill="8DB3E2" w:themeFill="text2" w:themeFillTint="66"/>
          </w:tcPr>
          <w:p w14:paraId="360F1539" w14:textId="77777777" w:rsidR="005D6932" w:rsidRPr="00962297" w:rsidRDefault="005D6932" w:rsidP="009F177A">
            <w:r w:rsidRPr="00962297">
              <w:t>IDT Configuration Required</w:t>
            </w:r>
          </w:p>
        </w:tc>
        <w:tc>
          <w:tcPr>
            <w:tcW w:w="1028" w:type="dxa"/>
            <w:shd w:val="clear" w:color="auto" w:fill="8DB3E2" w:themeFill="text2" w:themeFillTint="66"/>
          </w:tcPr>
          <w:p w14:paraId="7BAE09BD" w14:textId="77777777" w:rsidR="005D6932" w:rsidRPr="00962297" w:rsidRDefault="005D6932" w:rsidP="009F177A">
            <w:r w:rsidRPr="00962297">
              <w:t>HLD Required</w:t>
            </w:r>
          </w:p>
        </w:tc>
      </w:tr>
      <w:tr w:rsidR="005D6932" w14:paraId="659A3E81" w14:textId="77777777" w:rsidTr="009F177A">
        <w:tc>
          <w:tcPr>
            <w:tcW w:w="2160" w:type="dxa"/>
          </w:tcPr>
          <w:p w14:paraId="6A6A6DD2" w14:textId="77777777" w:rsidR="005D6932" w:rsidRDefault="005D6932" w:rsidP="009F177A">
            <w:r>
              <w:t>Load Quick Books with Cash Reporting Data</w:t>
            </w:r>
          </w:p>
        </w:tc>
        <w:tc>
          <w:tcPr>
            <w:tcW w:w="1080" w:type="dxa"/>
          </w:tcPr>
          <w:p w14:paraId="1004026F" w14:textId="77777777" w:rsidR="005D6932" w:rsidRDefault="005D6932" w:rsidP="009F177A">
            <w:r>
              <w:t>Quick Books</w:t>
            </w:r>
          </w:p>
        </w:tc>
        <w:tc>
          <w:tcPr>
            <w:tcW w:w="1028" w:type="dxa"/>
          </w:tcPr>
          <w:p w14:paraId="04DE1A72" w14:textId="77777777" w:rsidR="005D6932" w:rsidRDefault="005D6932" w:rsidP="009F177A">
            <w:r>
              <w:t>Intuit Proprietary</w:t>
            </w:r>
          </w:p>
        </w:tc>
        <w:tc>
          <w:tcPr>
            <w:tcW w:w="1080" w:type="dxa"/>
          </w:tcPr>
          <w:p w14:paraId="57A92AC7" w14:textId="77777777" w:rsidR="005D6932" w:rsidRDefault="005D6932" w:rsidP="009F177A">
            <w:r>
              <w:t>HTTPS</w:t>
            </w:r>
          </w:p>
        </w:tc>
        <w:tc>
          <w:tcPr>
            <w:tcW w:w="1328" w:type="dxa"/>
          </w:tcPr>
          <w:p w14:paraId="0FDB0A4F" w14:textId="77777777" w:rsidR="005D6932" w:rsidRDefault="005D6932" w:rsidP="009F177A">
            <w:r>
              <w:t>None</w:t>
            </w:r>
          </w:p>
        </w:tc>
        <w:tc>
          <w:tcPr>
            <w:tcW w:w="1406" w:type="dxa"/>
          </w:tcPr>
          <w:p w14:paraId="61272F65" w14:textId="77777777" w:rsidR="005D6932" w:rsidRDefault="005D6932" w:rsidP="009F177A">
            <w:r>
              <w:t>No</w:t>
            </w:r>
          </w:p>
        </w:tc>
        <w:tc>
          <w:tcPr>
            <w:tcW w:w="1028" w:type="dxa"/>
          </w:tcPr>
          <w:p w14:paraId="37522676" w14:textId="77777777" w:rsidR="005D6932" w:rsidRDefault="005D6932" w:rsidP="009F177A">
            <w:r>
              <w:t>No</w:t>
            </w:r>
          </w:p>
        </w:tc>
      </w:tr>
    </w:tbl>
    <w:p w14:paraId="695CB932" w14:textId="77777777" w:rsidR="005D6932" w:rsidRPr="005D6932" w:rsidRDefault="005D6932" w:rsidP="005D6932"/>
    <w:p w14:paraId="2539A74E" w14:textId="77777777" w:rsidR="00E46077" w:rsidRDefault="00E46077" w:rsidP="00E36149">
      <w:pPr>
        <w:pStyle w:val="Heading2"/>
        <w:numPr>
          <w:ilvl w:val="2"/>
          <w:numId w:val="2"/>
        </w:numPr>
        <w:rPr>
          <w:szCs w:val="20"/>
        </w:rPr>
      </w:pPr>
      <w:bookmarkStart w:id="3392" w:name="_Toc28956454"/>
      <w:r>
        <w:rPr>
          <w:szCs w:val="20"/>
        </w:rPr>
        <w:t>Quicken Export</w:t>
      </w:r>
      <w:r w:rsidR="00A27B6A">
        <w:rPr>
          <w:szCs w:val="20"/>
        </w:rPr>
        <w:t xml:space="preserve"> Web Connect</w:t>
      </w:r>
      <w:bookmarkEnd w:id="3392"/>
    </w:p>
    <w:tbl>
      <w:tblPr>
        <w:tblStyle w:val="TableGrid"/>
        <w:tblW w:w="0" w:type="auto"/>
        <w:tblInd w:w="108" w:type="dxa"/>
        <w:tblLook w:val="04A0" w:firstRow="1" w:lastRow="0" w:firstColumn="1" w:lastColumn="0" w:noHBand="0" w:noVBand="1"/>
      </w:tblPr>
      <w:tblGrid>
        <w:gridCol w:w="2160"/>
        <w:gridCol w:w="1080"/>
        <w:gridCol w:w="1195"/>
        <w:gridCol w:w="1080"/>
        <w:gridCol w:w="1328"/>
        <w:gridCol w:w="1406"/>
        <w:gridCol w:w="1028"/>
      </w:tblGrid>
      <w:tr w:rsidR="005D6932" w14:paraId="551DE81C" w14:textId="77777777" w:rsidTr="005D6932">
        <w:tc>
          <w:tcPr>
            <w:tcW w:w="2160" w:type="dxa"/>
            <w:shd w:val="clear" w:color="auto" w:fill="8DB3E2" w:themeFill="text2" w:themeFillTint="66"/>
          </w:tcPr>
          <w:p w14:paraId="2FD423A5" w14:textId="77777777" w:rsidR="005D6932" w:rsidRPr="00962297" w:rsidRDefault="005D6932" w:rsidP="009F177A">
            <w:r w:rsidRPr="00962297">
              <w:t>Business Purpose</w:t>
            </w:r>
          </w:p>
        </w:tc>
        <w:tc>
          <w:tcPr>
            <w:tcW w:w="1080" w:type="dxa"/>
            <w:shd w:val="clear" w:color="auto" w:fill="8DB3E2" w:themeFill="text2" w:themeFillTint="66"/>
          </w:tcPr>
          <w:p w14:paraId="78682F47" w14:textId="77777777" w:rsidR="005D6932" w:rsidRPr="00962297" w:rsidRDefault="005D6932" w:rsidP="009F177A">
            <w:r w:rsidRPr="00962297">
              <w:t>Interface System</w:t>
            </w:r>
          </w:p>
        </w:tc>
        <w:tc>
          <w:tcPr>
            <w:tcW w:w="1195" w:type="dxa"/>
            <w:shd w:val="clear" w:color="auto" w:fill="8DB3E2" w:themeFill="text2" w:themeFillTint="66"/>
          </w:tcPr>
          <w:p w14:paraId="4FEABBCA" w14:textId="77777777" w:rsidR="005D6932" w:rsidRPr="00962297" w:rsidRDefault="005D6932" w:rsidP="009F177A">
            <w:r w:rsidRPr="00962297">
              <w:t>Message Format</w:t>
            </w:r>
          </w:p>
        </w:tc>
        <w:tc>
          <w:tcPr>
            <w:tcW w:w="1080" w:type="dxa"/>
            <w:shd w:val="clear" w:color="auto" w:fill="8DB3E2" w:themeFill="text2" w:themeFillTint="66"/>
          </w:tcPr>
          <w:p w14:paraId="7B331E1A" w14:textId="77777777" w:rsidR="005D6932" w:rsidRPr="00962297" w:rsidRDefault="005D6932" w:rsidP="009F177A">
            <w:r w:rsidRPr="00962297">
              <w:t>Transport</w:t>
            </w:r>
          </w:p>
        </w:tc>
        <w:tc>
          <w:tcPr>
            <w:tcW w:w="1328" w:type="dxa"/>
            <w:shd w:val="clear" w:color="auto" w:fill="8DB3E2" w:themeFill="text2" w:themeFillTint="66"/>
          </w:tcPr>
          <w:p w14:paraId="7316D6F6" w14:textId="77777777" w:rsidR="005D6932" w:rsidRPr="00962297" w:rsidRDefault="005D6932" w:rsidP="009F177A">
            <w:r w:rsidRPr="00962297">
              <w:t xml:space="preserve">Intermediary </w:t>
            </w:r>
          </w:p>
        </w:tc>
        <w:tc>
          <w:tcPr>
            <w:tcW w:w="1406" w:type="dxa"/>
            <w:shd w:val="clear" w:color="auto" w:fill="8DB3E2" w:themeFill="text2" w:themeFillTint="66"/>
          </w:tcPr>
          <w:p w14:paraId="4E417D99" w14:textId="77777777" w:rsidR="005D6932" w:rsidRPr="00962297" w:rsidRDefault="005D6932" w:rsidP="009F177A">
            <w:r w:rsidRPr="00962297">
              <w:t>IDT Configuration Required</w:t>
            </w:r>
          </w:p>
        </w:tc>
        <w:tc>
          <w:tcPr>
            <w:tcW w:w="1028" w:type="dxa"/>
            <w:shd w:val="clear" w:color="auto" w:fill="8DB3E2" w:themeFill="text2" w:themeFillTint="66"/>
          </w:tcPr>
          <w:p w14:paraId="417C3584" w14:textId="77777777" w:rsidR="005D6932" w:rsidRPr="00962297" w:rsidRDefault="005D6932" w:rsidP="009F177A">
            <w:r w:rsidRPr="00962297">
              <w:t>HLD Required</w:t>
            </w:r>
          </w:p>
        </w:tc>
      </w:tr>
      <w:tr w:rsidR="005D6932" w14:paraId="6329411B" w14:textId="77777777" w:rsidTr="005D6932">
        <w:tc>
          <w:tcPr>
            <w:tcW w:w="2160" w:type="dxa"/>
          </w:tcPr>
          <w:p w14:paraId="775E6E3C" w14:textId="77777777" w:rsidR="005D6932" w:rsidRDefault="005D6932" w:rsidP="005D6932">
            <w:r>
              <w:t>Load Quicken with Cash Reporting Data</w:t>
            </w:r>
          </w:p>
        </w:tc>
        <w:tc>
          <w:tcPr>
            <w:tcW w:w="1080" w:type="dxa"/>
          </w:tcPr>
          <w:p w14:paraId="7CB7DB7F" w14:textId="77777777" w:rsidR="005D6932" w:rsidRDefault="005D6932" w:rsidP="009F177A">
            <w:r>
              <w:t>Quick Books</w:t>
            </w:r>
          </w:p>
        </w:tc>
        <w:tc>
          <w:tcPr>
            <w:tcW w:w="1195" w:type="dxa"/>
          </w:tcPr>
          <w:p w14:paraId="346C7FF6" w14:textId="77777777" w:rsidR="005D6932" w:rsidRDefault="005D6932" w:rsidP="009F177A">
            <w:r>
              <w:t>Intuit Proprietary</w:t>
            </w:r>
          </w:p>
        </w:tc>
        <w:tc>
          <w:tcPr>
            <w:tcW w:w="1080" w:type="dxa"/>
          </w:tcPr>
          <w:p w14:paraId="4175DEB4" w14:textId="77777777" w:rsidR="005D6932" w:rsidRDefault="005D6932" w:rsidP="009F177A">
            <w:r>
              <w:t>HTTPS</w:t>
            </w:r>
          </w:p>
        </w:tc>
        <w:tc>
          <w:tcPr>
            <w:tcW w:w="1328" w:type="dxa"/>
          </w:tcPr>
          <w:p w14:paraId="61ED6D2A" w14:textId="77777777" w:rsidR="005D6932" w:rsidRDefault="005D6932" w:rsidP="009F177A">
            <w:r>
              <w:t>None</w:t>
            </w:r>
          </w:p>
        </w:tc>
        <w:tc>
          <w:tcPr>
            <w:tcW w:w="1406" w:type="dxa"/>
          </w:tcPr>
          <w:p w14:paraId="6C81D2ED" w14:textId="77777777" w:rsidR="005D6932" w:rsidRDefault="005D6932" w:rsidP="009F177A">
            <w:r>
              <w:t>No</w:t>
            </w:r>
          </w:p>
        </w:tc>
        <w:tc>
          <w:tcPr>
            <w:tcW w:w="1028" w:type="dxa"/>
          </w:tcPr>
          <w:p w14:paraId="4B85B2CD" w14:textId="77777777" w:rsidR="005D6932" w:rsidRDefault="005D6932" w:rsidP="009F177A">
            <w:r>
              <w:t>No</w:t>
            </w:r>
          </w:p>
        </w:tc>
      </w:tr>
    </w:tbl>
    <w:p w14:paraId="40B39275" w14:textId="77777777" w:rsidR="00A27B6A" w:rsidRPr="005757E3" w:rsidRDefault="00A27B6A" w:rsidP="00E36149">
      <w:pPr>
        <w:pStyle w:val="Heading2"/>
        <w:numPr>
          <w:ilvl w:val="2"/>
          <w:numId w:val="2"/>
        </w:numPr>
        <w:rPr>
          <w:szCs w:val="20"/>
        </w:rPr>
      </w:pPr>
      <w:bookmarkStart w:id="3393" w:name="_Toc436918068"/>
      <w:bookmarkStart w:id="3394" w:name="_Toc28956455"/>
      <w:r w:rsidRPr="005757E3">
        <w:rPr>
          <w:szCs w:val="20"/>
        </w:rPr>
        <w:t>Quick Books Export Direct Connect</w:t>
      </w:r>
      <w:bookmarkEnd w:id="3393"/>
      <w:bookmarkEnd w:id="3394"/>
      <w:r w:rsidR="003874D3" w:rsidRPr="005757E3">
        <w:rPr>
          <w:szCs w:val="20"/>
        </w:rPr>
        <w:t xml:space="preserve"> </w:t>
      </w:r>
    </w:p>
    <w:tbl>
      <w:tblPr>
        <w:tblStyle w:val="TableGrid"/>
        <w:tblW w:w="0" w:type="auto"/>
        <w:tblInd w:w="108" w:type="dxa"/>
        <w:tblLook w:val="04A0" w:firstRow="1" w:lastRow="0" w:firstColumn="1" w:lastColumn="0" w:noHBand="0" w:noVBand="1"/>
      </w:tblPr>
      <w:tblGrid>
        <w:gridCol w:w="2160"/>
        <w:gridCol w:w="1080"/>
        <w:gridCol w:w="1195"/>
        <w:gridCol w:w="1080"/>
        <w:gridCol w:w="1328"/>
        <w:gridCol w:w="1406"/>
        <w:gridCol w:w="1028"/>
      </w:tblGrid>
      <w:tr w:rsidR="00A27B6A" w14:paraId="2F73663E" w14:textId="77777777" w:rsidTr="00A27B6A">
        <w:tc>
          <w:tcPr>
            <w:tcW w:w="2160" w:type="dxa"/>
            <w:shd w:val="clear" w:color="auto" w:fill="8DB3E2" w:themeFill="text2" w:themeFillTint="66"/>
          </w:tcPr>
          <w:p w14:paraId="440670B0" w14:textId="77777777" w:rsidR="00A27B6A" w:rsidRPr="00962297" w:rsidRDefault="00A27B6A" w:rsidP="00A27B6A">
            <w:r w:rsidRPr="00962297">
              <w:t>Business Purpose</w:t>
            </w:r>
          </w:p>
        </w:tc>
        <w:tc>
          <w:tcPr>
            <w:tcW w:w="1080" w:type="dxa"/>
            <w:shd w:val="clear" w:color="auto" w:fill="8DB3E2" w:themeFill="text2" w:themeFillTint="66"/>
          </w:tcPr>
          <w:p w14:paraId="461DF624" w14:textId="77777777" w:rsidR="00A27B6A" w:rsidRPr="00962297" w:rsidRDefault="00A27B6A" w:rsidP="00A27B6A">
            <w:r w:rsidRPr="00962297">
              <w:t>Interface System</w:t>
            </w:r>
          </w:p>
        </w:tc>
        <w:tc>
          <w:tcPr>
            <w:tcW w:w="1028" w:type="dxa"/>
            <w:shd w:val="clear" w:color="auto" w:fill="8DB3E2" w:themeFill="text2" w:themeFillTint="66"/>
          </w:tcPr>
          <w:p w14:paraId="067893A1" w14:textId="77777777" w:rsidR="00A27B6A" w:rsidRPr="00962297" w:rsidRDefault="00A27B6A" w:rsidP="00A27B6A">
            <w:r w:rsidRPr="00962297">
              <w:t>Message Format</w:t>
            </w:r>
          </w:p>
        </w:tc>
        <w:tc>
          <w:tcPr>
            <w:tcW w:w="1080" w:type="dxa"/>
            <w:shd w:val="clear" w:color="auto" w:fill="8DB3E2" w:themeFill="text2" w:themeFillTint="66"/>
          </w:tcPr>
          <w:p w14:paraId="5AC44514" w14:textId="77777777" w:rsidR="00A27B6A" w:rsidRPr="00962297" w:rsidRDefault="00A27B6A" w:rsidP="00A27B6A">
            <w:r w:rsidRPr="00962297">
              <w:t>Transport</w:t>
            </w:r>
          </w:p>
        </w:tc>
        <w:tc>
          <w:tcPr>
            <w:tcW w:w="1328" w:type="dxa"/>
            <w:shd w:val="clear" w:color="auto" w:fill="8DB3E2" w:themeFill="text2" w:themeFillTint="66"/>
          </w:tcPr>
          <w:p w14:paraId="369AF5F2" w14:textId="77777777" w:rsidR="00A27B6A" w:rsidRPr="00962297" w:rsidRDefault="00A27B6A" w:rsidP="00A27B6A">
            <w:r w:rsidRPr="00962297">
              <w:t xml:space="preserve">Intermediary </w:t>
            </w:r>
          </w:p>
        </w:tc>
        <w:tc>
          <w:tcPr>
            <w:tcW w:w="1406" w:type="dxa"/>
            <w:shd w:val="clear" w:color="auto" w:fill="8DB3E2" w:themeFill="text2" w:themeFillTint="66"/>
          </w:tcPr>
          <w:p w14:paraId="71DA0B0B" w14:textId="77777777" w:rsidR="00A27B6A" w:rsidRPr="00962297" w:rsidRDefault="00A27B6A" w:rsidP="00A27B6A">
            <w:r w:rsidRPr="00962297">
              <w:t>IDT Configuration Required</w:t>
            </w:r>
          </w:p>
        </w:tc>
        <w:tc>
          <w:tcPr>
            <w:tcW w:w="1028" w:type="dxa"/>
            <w:shd w:val="clear" w:color="auto" w:fill="8DB3E2" w:themeFill="text2" w:themeFillTint="66"/>
          </w:tcPr>
          <w:p w14:paraId="54E6A5CC" w14:textId="77777777" w:rsidR="00A27B6A" w:rsidRPr="00962297" w:rsidRDefault="00A27B6A" w:rsidP="00A27B6A">
            <w:r w:rsidRPr="00962297">
              <w:t>HLD Required</w:t>
            </w:r>
          </w:p>
        </w:tc>
      </w:tr>
      <w:tr w:rsidR="00A27B6A" w14:paraId="6EE5D315" w14:textId="77777777" w:rsidTr="00A27B6A">
        <w:tc>
          <w:tcPr>
            <w:tcW w:w="2160" w:type="dxa"/>
          </w:tcPr>
          <w:p w14:paraId="792617E9" w14:textId="77777777" w:rsidR="00A27B6A" w:rsidRDefault="00A27B6A" w:rsidP="00A27B6A">
            <w:r>
              <w:t>Load Quick Books with Cash Reporting Data</w:t>
            </w:r>
          </w:p>
        </w:tc>
        <w:tc>
          <w:tcPr>
            <w:tcW w:w="1080" w:type="dxa"/>
          </w:tcPr>
          <w:p w14:paraId="4570391C" w14:textId="77777777" w:rsidR="00A27B6A" w:rsidRDefault="00A27B6A" w:rsidP="00A27B6A">
            <w:r>
              <w:t>Quick Books</w:t>
            </w:r>
          </w:p>
        </w:tc>
        <w:tc>
          <w:tcPr>
            <w:tcW w:w="1028" w:type="dxa"/>
          </w:tcPr>
          <w:p w14:paraId="7D4BBD90" w14:textId="77777777" w:rsidR="00A27B6A" w:rsidRDefault="00A27B6A" w:rsidP="00A27B6A">
            <w:r>
              <w:t>Intuit Proprietary</w:t>
            </w:r>
          </w:p>
        </w:tc>
        <w:tc>
          <w:tcPr>
            <w:tcW w:w="1080" w:type="dxa"/>
          </w:tcPr>
          <w:p w14:paraId="5DB427B6" w14:textId="77777777" w:rsidR="00A27B6A" w:rsidRDefault="00A27B6A" w:rsidP="00A27B6A">
            <w:r>
              <w:t>HTTPS</w:t>
            </w:r>
          </w:p>
        </w:tc>
        <w:tc>
          <w:tcPr>
            <w:tcW w:w="1328" w:type="dxa"/>
          </w:tcPr>
          <w:p w14:paraId="63644842" w14:textId="77777777" w:rsidR="00A27B6A" w:rsidRDefault="00A27B6A" w:rsidP="00A27B6A">
            <w:r>
              <w:t>None</w:t>
            </w:r>
          </w:p>
        </w:tc>
        <w:tc>
          <w:tcPr>
            <w:tcW w:w="1406" w:type="dxa"/>
          </w:tcPr>
          <w:p w14:paraId="1934EF56" w14:textId="77777777" w:rsidR="00A27B6A" w:rsidRDefault="00A27B6A" w:rsidP="00A27B6A">
            <w:r>
              <w:t>No</w:t>
            </w:r>
          </w:p>
        </w:tc>
        <w:tc>
          <w:tcPr>
            <w:tcW w:w="1028" w:type="dxa"/>
          </w:tcPr>
          <w:p w14:paraId="1ECE642D" w14:textId="77777777" w:rsidR="00A27B6A" w:rsidRDefault="00A27B6A" w:rsidP="00A27B6A">
            <w:r>
              <w:t>No</w:t>
            </w:r>
          </w:p>
        </w:tc>
      </w:tr>
    </w:tbl>
    <w:p w14:paraId="01DFCA70" w14:textId="77777777" w:rsidR="00A27B6A" w:rsidRPr="005D6932" w:rsidRDefault="00A27B6A" w:rsidP="00A27B6A"/>
    <w:p w14:paraId="0165DD45" w14:textId="77777777" w:rsidR="00A27B6A" w:rsidRPr="005757E3" w:rsidRDefault="00A27B6A" w:rsidP="00E36149">
      <w:pPr>
        <w:pStyle w:val="Heading2"/>
        <w:numPr>
          <w:ilvl w:val="2"/>
          <w:numId w:val="2"/>
        </w:numPr>
        <w:rPr>
          <w:szCs w:val="20"/>
        </w:rPr>
      </w:pPr>
      <w:bookmarkStart w:id="3395" w:name="_Toc436918069"/>
      <w:bookmarkStart w:id="3396" w:name="_Toc28956456"/>
      <w:r w:rsidRPr="005757E3">
        <w:rPr>
          <w:szCs w:val="20"/>
        </w:rPr>
        <w:t>Quicken Export Direct Connect</w:t>
      </w:r>
      <w:bookmarkEnd w:id="3395"/>
      <w:bookmarkEnd w:id="3396"/>
    </w:p>
    <w:tbl>
      <w:tblPr>
        <w:tblStyle w:val="TableGrid"/>
        <w:tblW w:w="0" w:type="auto"/>
        <w:tblInd w:w="108" w:type="dxa"/>
        <w:tblLook w:val="04A0" w:firstRow="1" w:lastRow="0" w:firstColumn="1" w:lastColumn="0" w:noHBand="0" w:noVBand="1"/>
      </w:tblPr>
      <w:tblGrid>
        <w:gridCol w:w="2160"/>
        <w:gridCol w:w="1080"/>
        <w:gridCol w:w="1195"/>
        <w:gridCol w:w="1080"/>
        <w:gridCol w:w="1328"/>
        <w:gridCol w:w="1406"/>
        <w:gridCol w:w="1028"/>
      </w:tblGrid>
      <w:tr w:rsidR="00A27B6A" w14:paraId="7CDAF538" w14:textId="77777777" w:rsidTr="00A27B6A">
        <w:tc>
          <w:tcPr>
            <w:tcW w:w="2160" w:type="dxa"/>
            <w:shd w:val="clear" w:color="auto" w:fill="8DB3E2" w:themeFill="text2" w:themeFillTint="66"/>
          </w:tcPr>
          <w:p w14:paraId="3BE6447C" w14:textId="77777777" w:rsidR="00A27B6A" w:rsidRPr="00962297" w:rsidRDefault="00A27B6A" w:rsidP="00A27B6A">
            <w:r w:rsidRPr="00962297">
              <w:t>Business Purpose</w:t>
            </w:r>
          </w:p>
        </w:tc>
        <w:tc>
          <w:tcPr>
            <w:tcW w:w="1080" w:type="dxa"/>
            <w:shd w:val="clear" w:color="auto" w:fill="8DB3E2" w:themeFill="text2" w:themeFillTint="66"/>
          </w:tcPr>
          <w:p w14:paraId="0BDE1E2A" w14:textId="77777777" w:rsidR="00A27B6A" w:rsidRPr="00962297" w:rsidRDefault="00A27B6A" w:rsidP="00A27B6A">
            <w:r w:rsidRPr="00962297">
              <w:t>Interface System</w:t>
            </w:r>
          </w:p>
        </w:tc>
        <w:tc>
          <w:tcPr>
            <w:tcW w:w="1195" w:type="dxa"/>
            <w:shd w:val="clear" w:color="auto" w:fill="8DB3E2" w:themeFill="text2" w:themeFillTint="66"/>
          </w:tcPr>
          <w:p w14:paraId="6337DED0" w14:textId="77777777" w:rsidR="00A27B6A" w:rsidRPr="00962297" w:rsidRDefault="00A27B6A" w:rsidP="00A27B6A">
            <w:r w:rsidRPr="00962297">
              <w:t>Message Format</w:t>
            </w:r>
          </w:p>
        </w:tc>
        <w:tc>
          <w:tcPr>
            <w:tcW w:w="1080" w:type="dxa"/>
            <w:shd w:val="clear" w:color="auto" w:fill="8DB3E2" w:themeFill="text2" w:themeFillTint="66"/>
          </w:tcPr>
          <w:p w14:paraId="716BBC2F" w14:textId="77777777" w:rsidR="00A27B6A" w:rsidRPr="00962297" w:rsidRDefault="00A27B6A" w:rsidP="00A27B6A">
            <w:r w:rsidRPr="00962297">
              <w:t>Transport</w:t>
            </w:r>
          </w:p>
        </w:tc>
        <w:tc>
          <w:tcPr>
            <w:tcW w:w="1328" w:type="dxa"/>
            <w:shd w:val="clear" w:color="auto" w:fill="8DB3E2" w:themeFill="text2" w:themeFillTint="66"/>
          </w:tcPr>
          <w:p w14:paraId="4D1F431F" w14:textId="77777777" w:rsidR="00A27B6A" w:rsidRPr="00962297" w:rsidRDefault="00A27B6A" w:rsidP="00A27B6A">
            <w:r w:rsidRPr="00962297">
              <w:t xml:space="preserve">Intermediary </w:t>
            </w:r>
          </w:p>
        </w:tc>
        <w:tc>
          <w:tcPr>
            <w:tcW w:w="1406" w:type="dxa"/>
            <w:shd w:val="clear" w:color="auto" w:fill="8DB3E2" w:themeFill="text2" w:themeFillTint="66"/>
          </w:tcPr>
          <w:p w14:paraId="435ED367" w14:textId="77777777" w:rsidR="00A27B6A" w:rsidRPr="00962297" w:rsidRDefault="00A27B6A" w:rsidP="00A27B6A">
            <w:r w:rsidRPr="00962297">
              <w:t>IDT Configuration Required</w:t>
            </w:r>
          </w:p>
        </w:tc>
        <w:tc>
          <w:tcPr>
            <w:tcW w:w="1028" w:type="dxa"/>
            <w:shd w:val="clear" w:color="auto" w:fill="8DB3E2" w:themeFill="text2" w:themeFillTint="66"/>
          </w:tcPr>
          <w:p w14:paraId="27E0F9C6" w14:textId="77777777" w:rsidR="00A27B6A" w:rsidRPr="00962297" w:rsidRDefault="00A27B6A" w:rsidP="00A27B6A">
            <w:r w:rsidRPr="00962297">
              <w:t>HLD Required</w:t>
            </w:r>
          </w:p>
        </w:tc>
      </w:tr>
      <w:tr w:rsidR="00A27B6A" w14:paraId="6CA7F213" w14:textId="77777777" w:rsidTr="00A27B6A">
        <w:tc>
          <w:tcPr>
            <w:tcW w:w="2160" w:type="dxa"/>
          </w:tcPr>
          <w:p w14:paraId="76FE72CE" w14:textId="77777777" w:rsidR="00A27B6A" w:rsidRDefault="00A27B6A" w:rsidP="00A27B6A">
            <w:r>
              <w:t>Load Quicken with Cash Reporting Data</w:t>
            </w:r>
          </w:p>
        </w:tc>
        <w:tc>
          <w:tcPr>
            <w:tcW w:w="1080" w:type="dxa"/>
          </w:tcPr>
          <w:p w14:paraId="1A8746A5" w14:textId="77777777" w:rsidR="00A27B6A" w:rsidRDefault="00A27B6A" w:rsidP="00A27B6A">
            <w:r>
              <w:t>Quicken</w:t>
            </w:r>
          </w:p>
        </w:tc>
        <w:tc>
          <w:tcPr>
            <w:tcW w:w="1195" w:type="dxa"/>
          </w:tcPr>
          <w:p w14:paraId="52ADDA84" w14:textId="77777777" w:rsidR="00A27B6A" w:rsidRDefault="00A27B6A" w:rsidP="00A27B6A">
            <w:r>
              <w:t>Intuit Proprietary</w:t>
            </w:r>
          </w:p>
        </w:tc>
        <w:tc>
          <w:tcPr>
            <w:tcW w:w="1080" w:type="dxa"/>
          </w:tcPr>
          <w:p w14:paraId="72A4EB18" w14:textId="77777777" w:rsidR="00A27B6A" w:rsidRDefault="00A27B6A" w:rsidP="00A27B6A">
            <w:r>
              <w:t>HTTPS</w:t>
            </w:r>
          </w:p>
        </w:tc>
        <w:tc>
          <w:tcPr>
            <w:tcW w:w="1328" w:type="dxa"/>
          </w:tcPr>
          <w:p w14:paraId="3BDBDC33" w14:textId="77777777" w:rsidR="00A27B6A" w:rsidRDefault="00A27B6A" w:rsidP="00A27B6A">
            <w:r>
              <w:t>None</w:t>
            </w:r>
          </w:p>
        </w:tc>
        <w:tc>
          <w:tcPr>
            <w:tcW w:w="1406" w:type="dxa"/>
          </w:tcPr>
          <w:p w14:paraId="7C9B5A54" w14:textId="77777777" w:rsidR="00A27B6A" w:rsidRDefault="00A27B6A" w:rsidP="00A27B6A">
            <w:r>
              <w:t>No</w:t>
            </w:r>
          </w:p>
        </w:tc>
        <w:tc>
          <w:tcPr>
            <w:tcW w:w="1028" w:type="dxa"/>
          </w:tcPr>
          <w:p w14:paraId="6EE5457E" w14:textId="77777777" w:rsidR="00A27B6A" w:rsidRDefault="00A27B6A" w:rsidP="00A27B6A">
            <w:r>
              <w:t>No</w:t>
            </w:r>
          </w:p>
        </w:tc>
      </w:tr>
    </w:tbl>
    <w:p w14:paraId="01FEB420" w14:textId="77777777" w:rsidR="005D6932" w:rsidRPr="005D6932" w:rsidRDefault="005D6932" w:rsidP="005D6932"/>
    <w:p w14:paraId="2350CE6C" w14:textId="77777777" w:rsidR="00E46077" w:rsidRDefault="00E46077" w:rsidP="00E36149">
      <w:pPr>
        <w:pStyle w:val="Heading2"/>
        <w:numPr>
          <w:ilvl w:val="2"/>
          <w:numId w:val="2"/>
        </w:numPr>
        <w:rPr>
          <w:szCs w:val="20"/>
        </w:rPr>
      </w:pPr>
      <w:bookmarkStart w:id="3397" w:name="_Toc28956457"/>
      <w:r>
        <w:rPr>
          <w:szCs w:val="20"/>
        </w:rPr>
        <w:t>BAI Export</w:t>
      </w:r>
      <w:bookmarkEnd w:id="3397"/>
    </w:p>
    <w:tbl>
      <w:tblPr>
        <w:tblStyle w:val="TableGrid"/>
        <w:tblW w:w="0" w:type="auto"/>
        <w:tblInd w:w="108" w:type="dxa"/>
        <w:tblLook w:val="04A0" w:firstRow="1" w:lastRow="0" w:firstColumn="1" w:lastColumn="0" w:noHBand="0" w:noVBand="1"/>
      </w:tblPr>
      <w:tblGrid>
        <w:gridCol w:w="2160"/>
        <w:gridCol w:w="1080"/>
        <w:gridCol w:w="1028"/>
        <w:gridCol w:w="1080"/>
        <w:gridCol w:w="1328"/>
        <w:gridCol w:w="1406"/>
        <w:gridCol w:w="1028"/>
      </w:tblGrid>
      <w:tr w:rsidR="005D6932" w14:paraId="4192A0E2" w14:textId="77777777" w:rsidTr="009F177A">
        <w:tc>
          <w:tcPr>
            <w:tcW w:w="2160" w:type="dxa"/>
            <w:shd w:val="clear" w:color="auto" w:fill="8DB3E2" w:themeFill="text2" w:themeFillTint="66"/>
          </w:tcPr>
          <w:p w14:paraId="6E0BD1D0" w14:textId="77777777" w:rsidR="005D6932" w:rsidRPr="00962297" w:rsidRDefault="005D6932" w:rsidP="009F177A">
            <w:r w:rsidRPr="00962297">
              <w:t>Business Purpose</w:t>
            </w:r>
          </w:p>
        </w:tc>
        <w:tc>
          <w:tcPr>
            <w:tcW w:w="1080" w:type="dxa"/>
            <w:shd w:val="clear" w:color="auto" w:fill="8DB3E2" w:themeFill="text2" w:themeFillTint="66"/>
          </w:tcPr>
          <w:p w14:paraId="567CFB78" w14:textId="77777777" w:rsidR="005D6932" w:rsidRPr="00962297" w:rsidRDefault="005D6932" w:rsidP="009F177A">
            <w:r w:rsidRPr="00962297">
              <w:t>Interface System</w:t>
            </w:r>
          </w:p>
        </w:tc>
        <w:tc>
          <w:tcPr>
            <w:tcW w:w="1028" w:type="dxa"/>
            <w:shd w:val="clear" w:color="auto" w:fill="8DB3E2" w:themeFill="text2" w:themeFillTint="66"/>
          </w:tcPr>
          <w:p w14:paraId="13C7FB72" w14:textId="77777777" w:rsidR="005D6932" w:rsidRPr="00962297" w:rsidRDefault="005D6932" w:rsidP="009F177A">
            <w:r w:rsidRPr="00962297">
              <w:t>Message Format</w:t>
            </w:r>
          </w:p>
        </w:tc>
        <w:tc>
          <w:tcPr>
            <w:tcW w:w="1080" w:type="dxa"/>
            <w:shd w:val="clear" w:color="auto" w:fill="8DB3E2" w:themeFill="text2" w:themeFillTint="66"/>
          </w:tcPr>
          <w:p w14:paraId="7A05F783" w14:textId="77777777" w:rsidR="005D6932" w:rsidRPr="00962297" w:rsidRDefault="005D6932" w:rsidP="009F177A">
            <w:r w:rsidRPr="00962297">
              <w:t>Transport</w:t>
            </w:r>
          </w:p>
        </w:tc>
        <w:tc>
          <w:tcPr>
            <w:tcW w:w="1328" w:type="dxa"/>
            <w:shd w:val="clear" w:color="auto" w:fill="8DB3E2" w:themeFill="text2" w:themeFillTint="66"/>
          </w:tcPr>
          <w:p w14:paraId="51F55825" w14:textId="77777777" w:rsidR="005D6932" w:rsidRPr="00962297" w:rsidRDefault="005D6932" w:rsidP="009F177A">
            <w:r w:rsidRPr="00962297">
              <w:t xml:space="preserve">Intermediary </w:t>
            </w:r>
          </w:p>
        </w:tc>
        <w:tc>
          <w:tcPr>
            <w:tcW w:w="1406" w:type="dxa"/>
            <w:shd w:val="clear" w:color="auto" w:fill="8DB3E2" w:themeFill="text2" w:themeFillTint="66"/>
          </w:tcPr>
          <w:p w14:paraId="4C437183" w14:textId="77777777" w:rsidR="005D6932" w:rsidRPr="00962297" w:rsidRDefault="005D6932" w:rsidP="009F177A">
            <w:r w:rsidRPr="00962297">
              <w:t>IDT Configuration Required</w:t>
            </w:r>
          </w:p>
        </w:tc>
        <w:tc>
          <w:tcPr>
            <w:tcW w:w="1028" w:type="dxa"/>
            <w:shd w:val="clear" w:color="auto" w:fill="8DB3E2" w:themeFill="text2" w:themeFillTint="66"/>
          </w:tcPr>
          <w:p w14:paraId="526681E9" w14:textId="77777777" w:rsidR="005D6932" w:rsidRPr="00962297" w:rsidRDefault="005D6932" w:rsidP="009F177A">
            <w:r w:rsidRPr="00962297">
              <w:t>HLD Required</w:t>
            </w:r>
          </w:p>
        </w:tc>
      </w:tr>
      <w:tr w:rsidR="005D6932" w14:paraId="4DBBE171" w14:textId="77777777" w:rsidTr="009F177A">
        <w:tc>
          <w:tcPr>
            <w:tcW w:w="2160" w:type="dxa"/>
          </w:tcPr>
          <w:p w14:paraId="3132E4C1" w14:textId="77777777" w:rsidR="005D6932" w:rsidRDefault="005D6932" w:rsidP="009F177A">
            <w:r>
              <w:t>Provide BAI file of Cash Reporting Data to Customer</w:t>
            </w:r>
          </w:p>
        </w:tc>
        <w:tc>
          <w:tcPr>
            <w:tcW w:w="1080" w:type="dxa"/>
          </w:tcPr>
          <w:p w14:paraId="087E941D" w14:textId="77777777" w:rsidR="005D6932" w:rsidRDefault="005D6932" w:rsidP="009F177A">
            <w:r>
              <w:t>Browser</w:t>
            </w:r>
          </w:p>
        </w:tc>
        <w:tc>
          <w:tcPr>
            <w:tcW w:w="1028" w:type="dxa"/>
          </w:tcPr>
          <w:p w14:paraId="7B04C166" w14:textId="77777777" w:rsidR="005D6932" w:rsidRDefault="005D6932" w:rsidP="009F177A">
            <w:r>
              <w:t>BAI2</w:t>
            </w:r>
          </w:p>
        </w:tc>
        <w:tc>
          <w:tcPr>
            <w:tcW w:w="1080" w:type="dxa"/>
          </w:tcPr>
          <w:p w14:paraId="007C4DFC" w14:textId="77777777" w:rsidR="005D6932" w:rsidRDefault="005D6932" w:rsidP="009F177A">
            <w:r>
              <w:t>HTTPS</w:t>
            </w:r>
          </w:p>
        </w:tc>
        <w:tc>
          <w:tcPr>
            <w:tcW w:w="1328" w:type="dxa"/>
          </w:tcPr>
          <w:p w14:paraId="3BC86DA0" w14:textId="77777777" w:rsidR="005D6932" w:rsidRDefault="005D6932" w:rsidP="009F177A">
            <w:r>
              <w:t>None</w:t>
            </w:r>
          </w:p>
        </w:tc>
        <w:tc>
          <w:tcPr>
            <w:tcW w:w="1406" w:type="dxa"/>
          </w:tcPr>
          <w:p w14:paraId="13226BFF" w14:textId="77777777" w:rsidR="005D6932" w:rsidRDefault="005D6932" w:rsidP="009F177A">
            <w:r>
              <w:t>No</w:t>
            </w:r>
          </w:p>
        </w:tc>
        <w:tc>
          <w:tcPr>
            <w:tcW w:w="1028" w:type="dxa"/>
          </w:tcPr>
          <w:p w14:paraId="2A95BE8D" w14:textId="77777777" w:rsidR="005D6932" w:rsidRDefault="005D6932" w:rsidP="009F177A">
            <w:r>
              <w:t>No</w:t>
            </w:r>
          </w:p>
        </w:tc>
      </w:tr>
    </w:tbl>
    <w:p w14:paraId="3BC48B0F" w14:textId="77777777" w:rsidR="005D6932" w:rsidRPr="005D6932" w:rsidRDefault="005D6932" w:rsidP="005D6932"/>
    <w:p w14:paraId="7E17A493" w14:textId="77777777" w:rsidR="00E46077" w:rsidRDefault="00E46077" w:rsidP="00E36149">
      <w:pPr>
        <w:pStyle w:val="Heading2"/>
        <w:numPr>
          <w:ilvl w:val="2"/>
          <w:numId w:val="2"/>
        </w:numPr>
        <w:rPr>
          <w:szCs w:val="20"/>
        </w:rPr>
      </w:pPr>
      <w:bookmarkStart w:id="3398" w:name="_Toc28956458"/>
      <w:r>
        <w:rPr>
          <w:szCs w:val="20"/>
        </w:rPr>
        <w:lastRenderedPageBreak/>
        <w:t>CSV Export</w:t>
      </w:r>
      <w:bookmarkEnd w:id="3398"/>
    </w:p>
    <w:tbl>
      <w:tblPr>
        <w:tblStyle w:val="TableGrid"/>
        <w:tblW w:w="0" w:type="auto"/>
        <w:tblInd w:w="108" w:type="dxa"/>
        <w:tblLook w:val="04A0" w:firstRow="1" w:lastRow="0" w:firstColumn="1" w:lastColumn="0" w:noHBand="0" w:noVBand="1"/>
      </w:tblPr>
      <w:tblGrid>
        <w:gridCol w:w="2160"/>
        <w:gridCol w:w="1080"/>
        <w:gridCol w:w="1195"/>
        <w:gridCol w:w="1080"/>
        <w:gridCol w:w="1328"/>
        <w:gridCol w:w="1406"/>
        <w:gridCol w:w="1028"/>
      </w:tblGrid>
      <w:tr w:rsidR="005D6932" w14:paraId="6BCDCC64" w14:textId="77777777" w:rsidTr="005D6932">
        <w:tc>
          <w:tcPr>
            <w:tcW w:w="2160" w:type="dxa"/>
            <w:shd w:val="clear" w:color="auto" w:fill="8DB3E2" w:themeFill="text2" w:themeFillTint="66"/>
          </w:tcPr>
          <w:p w14:paraId="6C118B58" w14:textId="77777777" w:rsidR="005D6932" w:rsidRPr="00962297" w:rsidRDefault="005D6932" w:rsidP="009F177A">
            <w:r w:rsidRPr="00962297">
              <w:t>Business Purpose</w:t>
            </w:r>
          </w:p>
        </w:tc>
        <w:tc>
          <w:tcPr>
            <w:tcW w:w="1080" w:type="dxa"/>
            <w:shd w:val="clear" w:color="auto" w:fill="8DB3E2" w:themeFill="text2" w:themeFillTint="66"/>
          </w:tcPr>
          <w:p w14:paraId="781B9731" w14:textId="77777777" w:rsidR="005D6932" w:rsidRPr="00962297" w:rsidRDefault="005D6932" w:rsidP="009F177A">
            <w:r w:rsidRPr="00962297">
              <w:t>Interface System</w:t>
            </w:r>
          </w:p>
        </w:tc>
        <w:tc>
          <w:tcPr>
            <w:tcW w:w="1195" w:type="dxa"/>
            <w:shd w:val="clear" w:color="auto" w:fill="8DB3E2" w:themeFill="text2" w:themeFillTint="66"/>
          </w:tcPr>
          <w:p w14:paraId="5584261D" w14:textId="77777777" w:rsidR="005D6932" w:rsidRPr="00962297" w:rsidRDefault="005D6932" w:rsidP="009F177A">
            <w:r w:rsidRPr="00962297">
              <w:t>Message Format</w:t>
            </w:r>
          </w:p>
        </w:tc>
        <w:tc>
          <w:tcPr>
            <w:tcW w:w="1080" w:type="dxa"/>
            <w:shd w:val="clear" w:color="auto" w:fill="8DB3E2" w:themeFill="text2" w:themeFillTint="66"/>
          </w:tcPr>
          <w:p w14:paraId="49B7155B" w14:textId="77777777" w:rsidR="005D6932" w:rsidRPr="00962297" w:rsidRDefault="005D6932" w:rsidP="009F177A">
            <w:r w:rsidRPr="00962297">
              <w:t>Transport</w:t>
            </w:r>
          </w:p>
        </w:tc>
        <w:tc>
          <w:tcPr>
            <w:tcW w:w="1328" w:type="dxa"/>
            <w:shd w:val="clear" w:color="auto" w:fill="8DB3E2" w:themeFill="text2" w:themeFillTint="66"/>
          </w:tcPr>
          <w:p w14:paraId="0FBB1057" w14:textId="77777777" w:rsidR="005D6932" w:rsidRPr="00962297" w:rsidRDefault="005D6932" w:rsidP="009F177A">
            <w:r w:rsidRPr="00962297">
              <w:t xml:space="preserve">Intermediary </w:t>
            </w:r>
          </w:p>
        </w:tc>
        <w:tc>
          <w:tcPr>
            <w:tcW w:w="1406" w:type="dxa"/>
            <w:shd w:val="clear" w:color="auto" w:fill="8DB3E2" w:themeFill="text2" w:themeFillTint="66"/>
          </w:tcPr>
          <w:p w14:paraId="166E89A3" w14:textId="77777777" w:rsidR="005D6932" w:rsidRPr="00962297" w:rsidRDefault="005D6932" w:rsidP="009F177A">
            <w:r w:rsidRPr="00962297">
              <w:t>IDT Configuration Required</w:t>
            </w:r>
          </w:p>
        </w:tc>
        <w:tc>
          <w:tcPr>
            <w:tcW w:w="1028" w:type="dxa"/>
            <w:shd w:val="clear" w:color="auto" w:fill="8DB3E2" w:themeFill="text2" w:themeFillTint="66"/>
          </w:tcPr>
          <w:p w14:paraId="29A2F640" w14:textId="77777777" w:rsidR="005D6932" w:rsidRPr="00962297" w:rsidRDefault="005D6932" w:rsidP="009F177A">
            <w:r w:rsidRPr="00962297">
              <w:t>HLD Required</w:t>
            </w:r>
          </w:p>
        </w:tc>
      </w:tr>
      <w:tr w:rsidR="005D6932" w14:paraId="324D997A" w14:textId="77777777" w:rsidTr="005D6932">
        <w:tc>
          <w:tcPr>
            <w:tcW w:w="2160" w:type="dxa"/>
          </w:tcPr>
          <w:p w14:paraId="5126FBAF" w14:textId="77777777" w:rsidR="005D6932" w:rsidRDefault="005D6932" w:rsidP="009F177A">
            <w:r>
              <w:t>Provide CSV Cash Reporting Data to Customer</w:t>
            </w:r>
          </w:p>
        </w:tc>
        <w:tc>
          <w:tcPr>
            <w:tcW w:w="1080" w:type="dxa"/>
          </w:tcPr>
          <w:p w14:paraId="5F923D04" w14:textId="77777777" w:rsidR="005D6932" w:rsidRDefault="005D6932" w:rsidP="009F177A">
            <w:r>
              <w:t>Browser</w:t>
            </w:r>
          </w:p>
        </w:tc>
        <w:tc>
          <w:tcPr>
            <w:tcW w:w="1195" w:type="dxa"/>
          </w:tcPr>
          <w:p w14:paraId="083BB77F" w14:textId="77777777" w:rsidR="005D6932" w:rsidRDefault="005D6932" w:rsidP="009F177A">
            <w:r>
              <w:t>Proprietary CSV</w:t>
            </w:r>
          </w:p>
        </w:tc>
        <w:tc>
          <w:tcPr>
            <w:tcW w:w="1080" w:type="dxa"/>
          </w:tcPr>
          <w:p w14:paraId="75FB2BF8" w14:textId="77777777" w:rsidR="005D6932" w:rsidRDefault="005D6932" w:rsidP="009F177A">
            <w:r>
              <w:t>HTTPS</w:t>
            </w:r>
          </w:p>
        </w:tc>
        <w:tc>
          <w:tcPr>
            <w:tcW w:w="1328" w:type="dxa"/>
          </w:tcPr>
          <w:p w14:paraId="3FD2C912" w14:textId="77777777" w:rsidR="005D6932" w:rsidRDefault="005D6932" w:rsidP="009F177A">
            <w:r>
              <w:t>None</w:t>
            </w:r>
          </w:p>
        </w:tc>
        <w:tc>
          <w:tcPr>
            <w:tcW w:w="1406" w:type="dxa"/>
          </w:tcPr>
          <w:p w14:paraId="14789AAC" w14:textId="77777777" w:rsidR="005D6932" w:rsidRDefault="005D6932" w:rsidP="009F177A">
            <w:r>
              <w:t>No</w:t>
            </w:r>
          </w:p>
        </w:tc>
        <w:tc>
          <w:tcPr>
            <w:tcW w:w="1028" w:type="dxa"/>
          </w:tcPr>
          <w:p w14:paraId="71D277DF" w14:textId="77777777" w:rsidR="005D6932" w:rsidRDefault="005D6932" w:rsidP="009F177A">
            <w:r>
              <w:t>No</w:t>
            </w:r>
          </w:p>
        </w:tc>
      </w:tr>
    </w:tbl>
    <w:p w14:paraId="6605B3B6" w14:textId="77777777" w:rsidR="005D6932" w:rsidRPr="005D6932" w:rsidRDefault="005D6932" w:rsidP="005D6932"/>
    <w:p w14:paraId="03CC3785" w14:textId="77777777" w:rsidR="00E46077" w:rsidRPr="005757E3" w:rsidRDefault="00E46077" w:rsidP="00E36149">
      <w:pPr>
        <w:pStyle w:val="Heading2"/>
        <w:numPr>
          <w:ilvl w:val="2"/>
          <w:numId w:val="2"/>
        </w:numPr>
        <w:rPr>
          <w:szCs w:val="20"/>
        </w:rPr>
      </w:pPr>
      <w:bookmarkStart w:id="3399" w:name="_Toc28956459"/>
      <w:r w:rsidRPr="005757E3">
        <w:rPr>
          <w:szCs w:val="20"/>
        </w:rPr>
        <w:t>SWIFT MT94xx Export</w:t>
      </w:r>
      <w:bookmarkEnd w:id="3399"/>
      <w:r w:rsidR="00395C8A" w:rsidRPr="005757E3">
        <w:rPr>
          <w:szCs w:val="20"/>
        </w:rPr>
        <w:t xml:space="preserve"> </w:t>
      </w:r>
    </w:p>
    <w:tbl>
      <w:tblPr>
        <w:tblStyle w:val="TableGrid"/>
        <w:tblW w:w="0" w:type="auto"/>
        <w:tblInd w:w="108" w:type="dxa"/>
        <w:tblLook w:val="04A0" w:firstRow="1" w:lastRow="0" w:firstColumn="1" w:lastColumn="0" w:noHBand="0" w:noVBand="1"/>
      </w:tblPr>
      <w:tblGrid>
        <w:gridCol w:w="2160"/>
        <w:gridCol w:w="1080"/>
        <w:gridCol w:w="1195"/>
        <w:gridCol w:w="1080"/>
        <w:gridCol w:w="1328"/>
        <w:gridCol w:w="1406"/>
        <w:gridCol w:w="1028"/>
      </w:tblGrid>
      <w:tr w:rsidR="005D6932" w14:paraId="50B31D91" w14:textId="77777777" w:rsidTr="005D6932">
        <w:tc>
          <w:tcPr>
            <w:tcW w:w="2160" w:type="dxa"/>
            <w:shd w:val="clear" w:color="auto" w:fill="8DB3E2" w:themeFill="text2" w:themeFillTint="66"/>
          </w:tcPr>
          <w:p w14:paraId="4C7A9A18" w14:textId="77777777" w:rsidR="005D6932" w:rsidRPr="00962297" w:rsidRDefault="005D6932" w:rsidP="009F177A">
            <w:r w:rsidRPr="00962297">
              <w:t>Business Purpose</w:t>
            </w:r>
          </w:p>
        </w:tc>
        <w:tc>
          <w:tcPr>
            <w:tcW w:w="1080" w:type="dxa"/>
            <w:shd w:val="clear" w:color="auto" w:fill="8DB3E2" w:themeFill="text2" w:themeFillTint="66"/>
          </w:tcPr>
          <w:p w14:paraId="16766E14" w14:textId="77777777" w:rsidR="005D6932" w:rsidRPr="00962297" w:rsidRDefault="005D6932" w:rsidP="009F177A">
            <w:r w:rsidRPr="00962297">
              <w:t>Interface System</w:t>
            </w:r>
          </w:p>
        </w:tc>
        <w:tc>
          <w:tcPr>
            <w:tcW w:w="1195" w:type="dxa"/>
            <w:shd w:val="clear" w:color="auto" w:fill="8DB3E2" w:themeFill="text2" w:themeFillTint="66"/>
          </w:tcPr>
          <w:p w14:paraId="5869A332" w14:textId="77777777" w:rsidR="005D6932" w:rsidRPr="00962297" w:rsidRDefault="005D6932" w:rsidP="009F177A">
            <w:r w:rsidRPr="00962297">
              <w:t>Message Format</w:t>
            </w:r>
          </w:p>
        </w:tc>
        <w:tc>
          <w:tcPr>
            <w:tcW w:w="1080" w:type="dxa"/>
            <w:shd w:val="clear" w:color="auto" w:fill="8DB3E2" w:themeFill="text2" w:themeFillTint="66"/>
          </w:tcPr>
          <w:p w14:paraId="67A69C43" w14:textId="77777777" w:rsidR="005D6932" w:rsidRPr="00962297" w:rsidRDefault="005D6932" w:rsidP="009F177A">
            <w:r w:rsidRPr="00962297">
              <w:t>Transport</w:t>
            </w:r>
          </w:p>
        </w:tc>
        <w:tc>
          <w:tcPr>
            <w:tcW w:w="1328" w:type="dxa"/>
            <w:shd w:val="clear" w:color="auto" w:fill="8DB3E2" w:themeFill="text2" w:themeFillTint="66"/>
          </w:tcPr>
          <w:p w14:paraId="7DC5B424" w14:textId="77777777" w:rsidR="005D6932" w:rsidRPr="00962297" w:rsidRDefault="005D6932" w:rsidP="009F177A">
            <w:r w:rsidRPr="00962297">
              <w:t xml:space="preserve">Intermediary </w:t>
            </w:r>
          </w:p>
        </w:tc>
        <w:tc>
          <w:tcPr>
            <w:tcW w:w="1406" w:type="dxa"/>
            <w:shd w:val="clear" w:color="auto" w:fill="8DB3E2" w:themeFill="text2" w:themeFillTint="66"/>
          </w:tcPr>
          <w:p w14:paraId="249CC84F" w14:textId="77777777" w:rsidR="005D6932" w:rsidRPr="00962297" w:rsidRDefault="005D6932" w:rsidP="009F177A">
            <w:r w:rsidRPr="00962297">
              <w:t>IDT Configuration Required</w:t>
            </w:r>
          </w:p>
        </w:tc>
        <w:tc>
          <w:tcPr>
            <w:tcW w:w="1028" w:type="dxa"/>
            <w:shd w:val="clear" w:color="auto" w:fill="8DB3E2" w:themeFill="text2" w:themeFillTint="66"/>
          </w:tcPr>
          <w:p w14:paraId="2DBD42A9" w14:textId="77777777" w:rsidR="005D6932" w:rsidRPr="00962297" w:rsidRDefault="005D6932" w:rsidP="009F177A">
            <w:r w:rsidRPr="00962297">
              <w:t>HLD Required</w:t>
            </w:r>
          </w:p>
        </w:tc>
      </w:tr>
      <w:tr w:rsidR="005D6932" w14:paraId="6BBF8B85" w14:textId="77777777" w:rsidTr="005D6932">
        <w:tc>
          <w:tcPr>
            <w:tcW w:w="2160" w:type="dxa"/>
          </w:tcPr>
          <w:p w14:paraId="02822B28" w14:textId="77777777" w:rsidR="005D6932" w:rsidRDefault="005D6932" w:rsidP="009F177A">
            <w:r>
              <w:t>Provide MT9xx Cash Reporting Data to Customer</w:t>
            </w:r>
          </w:p>
        </w:tc>
        <w:tc>
          <w:tcPr>
            <w:tcW w:w="1080" w:type="dxa"/>
          </w:tcPr>
          <w:p w14:paraId="56BE4B16" w14:textId="77777777" w:rsidR="005D6932" w:rsidRDefault="005D6932" w:rsidP="009F177A">
            <w:r>
              <w:t>Browser</w:t>
            </w:r>
          </w:p>
        </w:tc>
        <w:tc>
          <w:tcPr>
            <w:tcW w:w="1195" w:type="dxa"/>
          </w:tcPr>
          <w:p w14:paraId="5D53759E" w14:textId="77777777" w:rsidR="005D6932" w:rsidRDefault="005D6932" w:rsidP="009F177A">
            <w:r>
              <w:t>SWIFT MT9xx</w:t>
            </w:r>
          </w:p>
        </w:tc>
        <w:tc>
          <w:tcPr>
            <w:tcW w:w="1080" w:type="dxa"/>
          </w:tcPr>
          <w:p w14:paraId="65D40B15" w14:textId="77777777" w:rsidR="005D6932" w:rsidRDefault="005D6932" w:rsidP="009F177A">
            <w:r>
              <w:t>HTTPS</w:t>
            </w:r>
          </w:p>
        </w:tc>
        <w:tc>
          <w:tcPr>
            <w:tcW w:w="1328" w:type="dxa"/>
          </w:tcPr>
          <w:p w14:paraId="12BA18EC" w14:textId="77777777" w:rsidR="005D6932" w:rsidRDefault="005D6932" w:rsidP="009F177A">
            <w:r>
              <w:t>None</w:t>
            </w:r>
          </w:p>
        </w:tc>
        <w:tc>
          <w:tcPr>
            <w:tcW w:w="1406" w:type="dxa"/>
          </w:tcPr>
          <w:p w14:paraId="085AC59E" w14:textId="77777777" w:rsidR="005D6932" w:rsidRDefault="005D6932" w:rsidP="009F177A">
            <w:r>
              <w:t>No</w:t>
            </w:r>
          </w:p>
        </w:tc>
        <w:tc>
          <w:tcPr>
            <w:tcW w:w="1028" w:type="dxa"/>
          </w:tcPr>
          <w:p w14:paraId="1D5BF480" w14:textId="77777777" w:rsidR="005D6932" w:rsidRDefault="005D6932" w:rsidP="009F177A">
            <w:r>
              <w:t>No</w:t>
            </w:r>
          </w:p>
        </w:tc>
      </w:tr>
    </w:tbl>
    <w:p w14:paraId="2E584FEC" w14:textId="77777777" w:rsidR="005D6932" w:rsidRPr="005D6932" w:rsidRDefault="005D6932" w:rsidP="005D6932"/>
    <w:p w14:paraId="0CFEEC13" w14:textId="77777777" w:rsidR="00E46077" w:rsidRDefault="00E46077" w:rsidP="00E36149">
      <w:pPr>
        <w:pStyle w:val="Heading2"/>
        <w:numPr>
          <w:ilvl w:val="2"/>
          <w:numId w:val="2"/>
        </w:numPr>
        <w:rPr>
          <w:szCs w:val="20"/>
        </w:rPr>
      </w:pPr>
      <w:bookmarkStart w:id="3400" w:name="_Toc28956460"/>
      <w:r>
        <w:rPr>
          <w:szCs w:val="20"/>
        </w:rPr>
        <w:t>NACHA Import</w:t>
      </w:r>
      <w:bookmarkEnd w:id="3400"/>
    </w:p>
    <w:tbl>
      <w:tblPr>
        <w:tblStyle w:val="TableGrid"/>
        <w:tblW w:w="0" w:type="auto"/>
        <w:tblInd w:w="108" w:type="dxa"/>
        <w:tblLook w:val="04A0" w:firstRow="1" w:lastRow="0" w:firstColumn="1" w:lastColumn="0" w:noHBand="0" w:noVBand="1"/>
      </w:tblPr>
      <w:tblGrid>
        <w:gridCol w:w="2160"/>
        <w:gridCol w:w="1080"/>
        <w:gridCol w:w="1195"/>
        <w:gridCol w:w="1080"/>
        <w:gridCol w:w="1328"/>
        <w:gridCol w:w="1406"/>
        <w:gridCol w:w="1028"/>
      </w:tblGrid>
      <w:tr w:rsidR="005D6932" w14:paraId="71A546D4" w14:textId="77777777" w:rsidTr="005D6932">
        <w:tc>
          <w:tcPr>
            <w:tcW w:w="2160" w:type="dxa"/>
            <w:shd w:val="clear" w:color="auto" w:fill="8DB3E2" w:themeFill="text2" w:themeFillTint="66"/>
          </w:tcPr>
          <w:p w14:paraId="2AB3587D" w14:textId="77777777" w:rsidR="005D6932" w:rsidRPr="00962297" w:rsidRDefault="005D6932" w:rsidP="009F177A">
            <w:r w:rsidRPr="00962297">
              <w:t>Business Purpose</w:t>
            </w:r>
          </w:p>
        </w:tc>
        <w:tc>
          <w:tcPr>
            <w:tcW w:w="1080" w:type="dxa"/>
            <w:shd w:val="clear" w:color="auto" w:fill="8DB3E2" w:themeFill="text2" w:themeFillTint="66"/>
          </w:tcPr>
          <w:p w14:paraId="3D56871B" w14:textId="77777777" w:rsidR="005D6932" w:rsidRPr="00962297" w:rsidRDefault="005D6932" w:rsidP="009F177A">
            <w:r w:rsidRPr="00962297">
              <w:t>Interface System</w:t>
            </w:r>
          </w:p>
        </w:tc>
        <w:tc>
          <w:tcPr>
            <w:tcW w:w="1195" w:type="dxa"/>
            <w:shd w:val="clear" w:color="auto" w:fill="8DB3E2" w:themeFill="text2" w:themeFillTint="66"/>
          </w:tcPr>
          <w:p w14:paraId="3B89EC87" w14:textId="77777777" w:rsidR="005D6932" w:rsidRPr="00962297" w:rsidRDefault="005D6932" w:rsidP="009F177A">
            <w:r w:rsidRPr="00962297">
              <w:t>Message Format</w:t>
            </w:r>
          </w:p>
        </w:tc>
        <w:tc>
          <w:tcPr>
            <w:tcW w:w="1080" w:type="dxa"/>
            <w:shd w:val="clear" w:color="auto" w:fill="8DB3E2" w:themeFill="text2" w:themeFillTint="66"/>
          </w:tcPr>
          <w:p w14:paraId="3543C917" w14:textId="77777777" w:rsidR="005D6932" w:rsidRPr="00962297" w:rsidRDefault="005D6932" w:rsidP="009F177A">
            <w:r w:rsidRPr="00962297">
              <w:t>Transport</w:t>
            </w:r>
          </w:p>
        </w:tc>
        <w:tc>
          <w:tcPr>
            <w:tcW w:w="1328" w:type="dxa"/>
            <w:shd w:val="clear" w:color="auto" w:fill="8DB3E2" w:themeFill="text2" w:themeFillTint="66"/>
          </w:tcPr>
          <w:p w14:paraId="04864D3A" w14:textId="77777777" w:rsidR="005D6932" w:rsidRPr="00962297" w:rsidRDefault="005D6932" w:rsidP="009F177A">
            <w:r w:rsidRPr="00962297">
              <w:t xml:space="preserve">Intermediary </w:t>
            </w:r>
          </w:p>
        </w:tc>
        <w:tc>
          <w:tcPr>
            <w:tcW w:w="1406" w:type="dxa"/>
            <w:shd w:val="clear" w:color="auto" w:fill="8DB3E2" w:themeFill="text2" w:themeFillTint="66"/>
          </w:tcPr>
          <w:p w14:paraId="2F4D63B1" w14:textId="77777777" w:rsidR="005D6932" w:rsidRPr="00962297" w:rsidRDefault="005D6932" w:rsidP="009F177A">
            <w:r w:rsidRPr="00962297">
              <w:t>IDT Configuration Required</w:t>
            </w:r>
          </w:p>
        </w:tc>
        <w:tc>
          <w:tcPr>
            <w:tcW w:w="1028" w:type="dxa"/>
            <w:shd w:val="clear" w:color="auto" w:fill="8DB3E2" w:themeFill="text2" w:themeFillTint="66"/>
          </w:tcPr>
          <w:p w14:paraId="46F64AED" w14:textId="77777777" w:rsidR="005D6932" w:rsidRPr="00962297" w:rsidRDefault="005D6932" w:rsidP="009F177A">
            <w:r w:rsidRPr="00962297">
              <w:t>HLD Required</w:t>
            </w:r>
          </w:p>
        </w:tc>
      </w:tr>
      <w:tr w:rsidR="005D6932" w14:paraId="1F4CD2FB" w14:textId="77777777" w:rsidTr="005D6932">
        <w:trPr>
          <w:trHeight w:val="325"/>
        </w:trPr>
        <w:tc>
          <w:tcPr>
            <w:tcW w:w="2160" w:type="dxa"/>
          </w:tcPr>
          <w:p w14:paraId="6C9B1FF5" w14:textId="77777777" w:rsidR="005D6932" w:rsidRDefault="005D6932" w:rsidP="009F177A">
            <w:r>
              <w:t>Import ACH Payments in NACHA format</w:t>
            </w:r>
          </w:p>
        </w:tc>
        <w:tc>
          <w:tcPr>
            <w:tcW w:w="1080" w:type="dxa"/>
          </w:tcPr>
          <w:p w14:paraId="1625FE68" w14:textId="77777777" w:rsidR="005D6932" w:rsidRDefault="005D6932" w:rsidP="009F177A">
            <w:r>
              <w:t>Browser</w:t>
            </w:r>
          </w:p>
        </w:tc>
        <w:tc>
          <w:tcPr>
            <w:tcW w:w="1195" w:type="dxa"/>
          </w:tcPr>
          <w:p w14:paraId="4A9D8DC2" w14:textId="77777777" w:rsidR="005D6932" w:rsidRDefault="005D6932" w:rsidP="009F177A">
            <w:r>
              <w:t>NACHA</w:t>
            </w:r>
          </w:p>
        </w:tc>
        <w:tc>
          <w:tcPr>
            <w:tcW w:w="1080" w:type="dxa"/>
          </w:tcPr>
          <w:p w14:paraId="19542B3D" w14:textId="77777777" w:rsidR="005D6932" w:rsidRDefault="005D6932" w:rsidP="009F177A">
            <w:r>
              <w:t>HTTPS</w:t>
            </w:r>
          </w:p>
        </w:tc>
        <w:tc>
          <w:tcPr>
            <w:tcW w:w="1328" w:type="dxa"/>
          </w:tcPr>
          <w:p w14:paraId="4D0B7BE1" w14:textId="77777777" w:rsidR="005D6932" w:rsidRDefault="005D6932" w:rsidP="009F177A">
            <w:r>
              <w:t>None</w:t>
            </w:r>
          </w:p>
        </w:tc>
        <w:tc>
          <w:tcPr>
            <w:tcW w:w="1406" w:type="dxa"/>
          </w:tcPr>
          <w:p w14:paraId="4C9C53D5" w14:textId="77777777" w:rsidR="005D6932" w:rsidRDefault="005D6932" w:rsidP="009F177A">
            <w:r>
              <w:t>No</w:t>
            </w:r>
          </w:p>
        </w:tc>
        <w:tc>
          <w:tcPr>
            <w:tcW w:w="1028" w:type="dxa"/>
          </w:tcPr>
          <w:p w14:paraId="2448FE34" w14:textId="77777777" w:rsidR="005D6932" w:rsidRDefault="005D6932" w:rsidP="009F177A">
            <w:r>
              <w:t>No</w:t>
            </w:r>
          </w:p>
        </w:tc>
      </w:tr>
    </w:tbl>
    <w:p w14:paraId="6146A29A" w14:textId="77777777" w:rsidR="005D6932" w:rsidRPr="005D6932" w:rsidRDefault="005D6932" w:rsidP="005D6932"/>
    <w:p w14:paraId="6DD8C95B" w14:textId="77777777" w:rsidR="005D6932" w:rsidRDefault="005D6932">
      <w:pPr>
        <w:rPr>
          <w:rFonts w:ascii="Arial Narrow" w:hAnsi="Arial Narrow" w:cs="Arial"/>
          <w:b/>
          <w:bCs/>
          <w:color w:val="336999"/>
          <w:sz w:val="28"/>
          <w:szCs w:val="20"/>
        </w:rPr>
      </w:pPr>
    </w:p>
    <w:p w14:paraId="30B198FA" w14:textId="77777777" w:rsidR="00E46077" w:rsidRDefault="00E46077" w:rsidP="00E36149">
      <w:pPr>
        <w:pStyle w:val="Heading2"/>
        <w:numPr>
          <w:ilvl w:val="2"/>
          <w:numId w:val="2"/>
        </w:numPr>
        <w:rPr>
          <w:szCs w:val="20"/>
        </w:rPr>
      </w:pPr>
      <w:bookmarkStart w:id="3401" w:name="_Toc28956461"/>
      <w:r>
        <w:rPr>
          <w:szCs w:val="20"/>
        </w:rPr>
        <w:t>NACHA Pass-through</w:t>
      </w:r>
      <w:bookmarkEnd w:id="3401"/>
    </w:p>
    <w:tbl>
      <w:tblPr>
        <w:tblStyle w:val="TableGrid"/>
        <w:tblW w:w="0" w:type="auto"/>
        <w:tblInd w:w="108" w:type="dxa"/>
        <w:tblLook w:val="04A0" w:firstRow="1" w:lastRow="0" w:firstColumn="1" w:lastColumn="0" w:noHBand="0" w:noVBand="1"/>
      </w:tblPr>
      <w:tblGrid>
        <w:gridCol w:w="2160"/>
        <w:gridCol w:w="1080"/>
        <w:gridCol w:w="1195"/>
        <w:gridCol w:w="1080"/>
        <w:gridCol w:w="1328"/>
        <w:gridCol w:w="1406"/>
        <w:gridCol w:w="1028"/>
      </w:tblGrid>
      <w:tr w:rsidR="005D6932" w14:paraId="7111ACB9" w14:textId="77777777" w:rsidTr="005D6932">
        <w:tc>
          <w:tcPr>
            <w:tcW w:w="2160" w:type="dxa"/>
            <w:shd w:val="clear" w:color="auto" w:fill="8DB3E2" w:themeFill="text2" w:themeFillTint="66"/>
          </w:tcPr>
          <w:p w14:paraId="28467E79" w14:textId="77777777" w:rsidR="005D6932" w:rsidRPr="00962297" w:rsidRDefault="005D6932" w:rsidP="009F177A">
            <w:r w:rsidRPr="00962297">
              <w:t>Business Purpose</w:t>
            </w:r>
          </w:p>
        </w:tc>
        <w:tc>
          <w:tcPr>
            <w:tcW w:w="1080" w:type="dxa"/>
            <w:shd w:val="clear" w:color="auto" w:fill="8DB3E2" w:themeFill="text2" w:themeFillTint="66"/>
          </w:tcPr>
          <w:p w14:paraId="336E9EA8" w14:textId="77777777" w:rsidR="005D6932" w:rsidRPr="00962297" w:rsidRDefault="005D6932" w:rsidP="009F177A">
            <w:r w:rsidRPr="00962297">
              <w:t>Interface System</w:t>
            </w:r>
          </w:p>
        </w:tc>
        <w:tc>
          <w:tcPr>
            <w:tcW w:w="1195" w:type="dxa"/>
            <w:shd w:val="clear" w:color="auto" w:fill="8DB3E2" w:themeFill="text2" w:themeFillTint="66"/>
          </w:tcPr>
          <w:p w14:paraId="35C95D70" w14:textId="77777777" w:rsidR="005D6932" w:rsidRPr="00962297" w:rsidRDefault="005D6932" w:rsidP="009F177A">
            <w:r w:rsidRPr="00962297">
              <w:t>Message Format</w:t>
            </w:r>
          </w:p>
        </w:tc>
        <w:tc>
          <w:tcPr>
            <w:tcW w:w="1080" w:type="dxa"/>
            <w:shd w:val="clear" w:color="auto" w:fill="8DB3E2" w:themeFill="text2" w:themeFillTint="66"/>
          </w:tcPr>
          <w:p w14:paraId="09125354" w14:textId="77777777" w:rsidR="005D6932" w:rsidRPr="00962297" w:rsidRDefault="005D6932" w:rsidP="009F177A">
            <w:r w:rsidRPr="00962297">
              <w:t>Transport</w:t>
            </w:r>
          </w:p>
        </w:tc>
        <w:tc>
          <w:tcPr>
            <w:tcW w:w="1328" w:type="dxa"/>
            <w:shd w:val="clear" w:color="auto" w:fill="8DB3E2" w:themeFill="text2" w:themeFillTint="66"/>
          </w:tcPr>
          <w:p w14:paraId="1F13757D" w14:textId="77777777" w:rsidR="005D6932" w:rsidRPr="00962297" w:rsidRDefault="005D6932" w:rsidP="009F177A">
            <w:r w:rsidRPr="00962297">
              <w:t xml:space="preserve">Intermediary </w:t>
            </w:r>
          </w:p>
        </w:tc>
        <w:tc>
          <w:tcPr>
            <w:tcW w:w="1406" w:type="dxa"/>
            <w:shd w:val="clear" w:color="auto" w:fill="8DB3E2" w:themeFill="text2" w:themeFillTint="66"/>
          </w:tcPr>
          <w:p w14:paraId="488F0A2F" w14:textId="77777777" w:rsidR="005D6932" w:rsidRPr="00962297" w:rsidRDefault="005D6932" w:rsidP="009F177A">
            <w:r w:rsidRPr="00962297">
              <w:t>IDT Configuration Required</w:t>
            </w:r>
          </w:p>
        </w:tc>
        <w:tc>
          <w:tcPr>
            <w:tcW w:w="1028" w:type="dxa"/>
            <w:shd w:val="clear" w:color="auto" w:fill="8DB3E2" w:themeFill="text2" w:themeFillTint="66"/>
          </w:tcPr>
          <w:p w14:paraId="32869BBF" w14:textId="77777777" w:rsidR="005D6932" w:rsidRPr="00962297" w:rsidRDefault="005D6932" w:rsidP="009F177A">
            <w:r w:rsidRPr="00962297">
              <w:t>HLD Required</w:t>
            </w:r>
          </w:p>
        </w:tc>
      </w:tr>
      <w:tr w:rsidR="005D6932" w14:paraId="3E884188" w14:textId="77777777" w:rsidTr="005D6932">
        <w:tc>
          <w:tcPr>
            <w:tcW w:w="2160" w:type="dxa"/>
          </w:tcPr>
          <w:p w14:paraId="4E1C3A34" w14:textId="77777777" w:rsidR="005D6932" w:rsidRDefault="005D6932" w:rsidP="009F177A">
            <w:r>
              <w:t>Import NACHA File to be passed in-tact to Back Office</w:t>
            </w:r>
          </w:p>
        </w:tc>
        <w:tc>
          <w:tcPr>
            <w:tcW w:w="1080" w:type="dxa"/>
          </w:tcPr>
          <w:p w14:paraId="2BF1C69E" w14:textId="77777777" w:rsidR="005D6932" w:rsidRDefault="005D6932" w:rsidP="009F177A">
            <w:r>
              <w:t>Browser</w:t>
            </w:r>
          </w:p>
        </w:tc>
        <w:tc>
          <w:tcPr>
            <w:tcW w:w="1195" w:type="dxa"/>
          </w:tcPr>
          <w:p w14:paraId="755D5A2F" w14:textId="77777777" w:rsidR="005D6932" w:rsidRDefault="005D6932" w:rsidP="009F177A">
            <w:r>
              <w:t>NACHA</w:t>
            </w:r>
          </w:p>
        </w:tc>
        <w:tc>
          <w:tcPr>
            <w:tcW w:w="1080" w:type="dxa"/>
          </w:tcPr>
          <w:p w14:paraId="1959C585" w14:textId="77777777" w:rsidR="005D6932" w:rsidRDefault="005D6932" w:rsidP="009F177A">
            <w:r>
              <w:t>HTTPS</w:t>
            </w:r>
          </w:p>
        </w:tc>
        <w:tc>
          <w:tcPr>
            <w:tcW w:w="1328" w:type="dxa"/>
          </w:tcPr>
          <w:p w14:paraId="23FB5051" w14:textId="77777777" w:rsidR="005D6932" w:rsidRDefault="005D6932" w:rsidP="009F177A">
            <w:r>
              <w:t>None</w:t>
            </w:r>
          </w:p>
        </w:tc>
        <w:tc>
          <w:tcPr>
            <w:tcW w:w="1406" w:type="dxa"/>
          </w:tcPr>
          <w:p w14:paraId="7B44F476" w14:textId="77777777" w:rsidR="005D6932" w:rsidRDefault="005D6932" w:rsidP="009F177A">
            <w:r>
              <w:t>No</w:t>
            </w:r>
          </w:p>
        </w:tc>
        <w:tc>
          <w:tcPr>
            <w:tcW w:w="1028" w:type="dxa"/>
          </w:tcPr>
          <w:p w14:paraId="1F63462F" w14:textId="77777777" w:rsidR="005D6932" w:rsidRDefault="005D6932" w:rsidP="009F177A">
            <w:r>
              <w:t>No</w:t>
            </w:r>
          </w:p>
        </w:tc>
      </w:tr>
    </w:tbl>
    <w:p w14:paraId="0C46CAB0" w14:textId="77777777" w:rsidR="005D6932" w:rsidRPr="005D6932" w:rsidRDefault="005D6932" w:rsidP="005D6932"/>
    <w:p w14:paraId="12DA71F8" w14:textId="77777777" w:rsidR="00172A51" w:rsidRDefault="00172A51" w:rsidP="00E36149">
      <w:pPr>
        <w:pStyle w:val="Heading2"/>
        <w:numPr>
          <w:ilvl w:val="2"/>
          <w:numId w:val="2"/>
        </w:numPr>
        <w:rPr>
          <w:szCs w:val="20"/>
        </w:rPr>
      </w:pPr>
      <w:bookmarkStart w:id="3402" w:name="_Toc28956462"/>
      <w:r>
        <w:rPr>
          <w:szCs w:val="20"/>
        </w:rPr>
        <w:t>Wire Import</w:t>
      </w:r>
      <w:bookmarkEnd w:id="3402"/>
    </w:p>
    <w:tbl>
      <w:tblPr>
        <w:tblStyle w:val="TableGrid"/>
        <w:tblW w:w="0" w:type="auto"/>
        <w:tblInd w:w="108" w:type="dxa"/>
        <w:tblLook w:val="04A0" w:firstRow="1" w:lastRow="0" w:firstColumn="1" w:lastColumn="0" w:noHBand="0" w:noVBand="1"/>
      </w:tblPr>
      <w:tblGrid>
        <w:gridCol w:w="2160"/>
        <w:gridCol w:w="1080"/>
        <w:gridCol w:w="1195"/>
        <w:gridCol w:w="1080"/>
        <w:gridCol w:w="1328"/>
        <w:gridCol w:w="1406"/>
        <w:gridCol w:w="1028"/>
      </w:tblGrid>
      <w:tr w:rsidR="005D6932" w14:paraId="63ABA142" w14:textId="77777777" w:rsidTr="005D6932">
        <w:tc>
          <w:tcPr>
            <w:tcW w:w="2160" w:type="dxa"/>
            <w:shd w:val="clear" w:color="auto" w:fill="8DB3E2" w:themeFill="text2" w:themeFillTint="66"/>
          </w:tcPr>
          <w:p w14:paraId="6152FB20" w14:textId="77777777" w:rsidR="005D6932" w:rsidRPr="00962297" w:rsidRDefault="005D6932" w:rsidP="009F177A">
            <w:r w:rsidRPr="00962297">
              <w:t>Business Purpose</w:t>
            </w:r>
          </w:p>
        </w:tc>
        <w:tc>
          <w:tcPr>
            <w:tcW w:w="1080" w:type="dxa"/>
            <w:shd w:val="clear" w:color="auto" w:fill="8DB3E2" w:themeFill="text2" w:themeFillTint="66"/>
          </w:tcPr>
          <w:p w14:paraId="4778F821" w14:textId="77777777" w:rsidR="005D6932" w:rsidRPr="00962297" w:rsidRDefault="005D6932" w:rsidP="009F177A">
            <w:r w:rsidRPr="00962297">
              <w:t>Interface System</w:t>
            </w:r>
          </w:p>
        </w:tc>
        <w:tc>
          <w:tcPr>
            <w:tcW w:w="1195" w:type="dxa"/>
            <w:shd w:val="clear" w:color="auto" w:fill="8DB3E2" w:themeFill="text2" w:themeFillTint="66"/>
          </w:tcPr>
          <w:p w14:paraId="06D3ED59" w14:textId="77777777" w:rsidR="005D6932" w:rsidRPr="00962297" w:rsidRDefault="005D6932" w:rsidP="009F177A">
            <w:r w:rsidRPr="00962297">
              <w:t>Message Format</w:t>
            </w:r>
          </w:p>
        </w:tc>
        <w:tc>
          <w:tcPr>
            <w:tcW w:w="1080" w:type="dxa"/>
            <w:shd w:val="clear" w:color="auto" w:fill="8DB3E2" w:themeFill="text2" w:themeFillTint="66"/>
          </w:tcPr>
          <w:p w14:paraId="0B451D44" w14:textId="77777777" w:rsidR="005D6932" w:rsidRPr="00962297" w:rsidRDefault="005D6932" w:rsidP="009F177A">
            <w:r w:rsidRPr="00962297">
              <w:t>Transport</w:t>
            </w:r>
          </w:p>
        </w:tc>
        <w:tc>
          <w:tcPr>
            <w:tcW w:w="1328" w:type="dxa"/>
            <w:shd w:val="clear" w:color="auto" w:fill="8DB3E2" w:themeFill="text2" w:themeFillTint="66"/>
          </w:tcPr>
          <w:p w14:paraId="75807A70" w14:textId="77777777" w:rsidR="005D6932" w:rsidRPr="00962297" w:rsidRDefault="005D6932" w:rsidP="009F177A">
            <w:r w:rsidRPr="00962297">
              <w:t xml:space="preserve">Intermediary </w:t>
            </w:r>
          </w:p>
        </w:tc>
        <w:tc>
          <w:tcPr>
            <w:tcW w:w="1406" w:type="dxa"/>
            <w:shd w:val="clear" w:color="auto" w:fill="8DB3E2" w:themeFill="text2" w:themeFillTint="66"/>
          </w:tcPr>
          <w:p w14:paraId="5CE6187E" w14:textId="77777777" w:rsidR="005D6932" w:rsidRPr="00962297" w:rsidRDefault="005D6932" w:rsidP="009F177A">
            <w:r w:rsidRPr="00962297">
              <w:t>IDT Configuration Required</w:t>
            </w:r>
          </w:p>
        </w:tc>
        <w:tc>
          <w:tcPr>
            <w:tcW w:w="1028" w:type="dxa"/>
            <w:shd w:val="clear" w:color="auto" w:fill="8DB3E2" w:themeFill="text2" w:themeFillTint="66"/>
          </w:tcPr>
          <w:p w14:paraId="024672B8" w14:textId="77777777" w:rsidR="005D6932" w:rsidRPr="00962297" w:rsidRDefault="005D6932" w:rsidP="009F177A">
            <w:r w:rsidRPr="00962297">
              <w:t>HLD Required</w:t>
            </w:r>
          </w:p>
        </w:tc>
      </w:tr>
      <w:tr w:rsidR="005D6932" w14:paraId="6314F98B" w14:textId="77777777" w:rsidTr="005D6932">
        <w:tc>
          <w:tcPr>
            <w:tcW w:w="2160" w:type="dxa"/>
          </w:tcPr>
          <w:p w14:paraId="4A564575" w14:textId="77777777" w:rsidR="005D6932" w:rsidRDefault="005D6932" w:rsidP="009F177A">
            <w:r>
              <w:t>Import Wire Payment Instructions</w:t>
            </w:r>
          </w:p>
        </w:tc>
        <w:tc>
          <w:tcPr>
            <w:tcW w:w="1080" w:type="dxa"/>
          </w:tcPr>
          <w:p w14:paraId="6AB37A3C" w14:textId="77777777" w:rsidR="005D6932" w:rsidRDefault="005D6932" w:rsidP="009F177A">
            <w:r>
              <w:t>Browser</w:t>
            </w:r>
          </w:p>
        </w:tc>
        <w:tc>
          <w:tcPr>
            <w:tcW w:w="1195" w:type="dxa"/>
          </w:tcPr>
          <w:p w14:paraId="02653CBF" w14:textId="77777777" w:rsidR="005D6932" w:rsidRDefault="005D6932" w:rsidP="009F177A">
            <w:r>
              <w:t>Proprietary CSV</w:t>
            </w:r>
          </w:p>
        </w:tc>
        <w:tc>
          <w:tcPr>
            <w:tcW w:w="1080" w:type="dxa"/>
          </w:tcPr>
          <w:p w14:paraId="00D822EA" w14:textId="77777777" w:rsidR="005D6932" w:rsidRDefault="005D6932" w:rsidP="009F177A">
            <w:r>
              <w:t>HTTPS</w:t>
            </w:r>
          </w:p>
        </w:tc>
        <w:tc>
          <w:tcPr>
            <w:tcW w:w="1328" w:type="dxa"/>
          </w:tcPr>
          <w:p w14:paraId="7EC00EF9" w14:textId="77777777" w:rsidR="005D6932" w:rsidRDefault="005D6932" w:rsidP="009F177A">
            <w:r>
              <w:t>None</w:t>
            </w:r>
          </w:p>
        </w:tc>
        <w:tc>
          <w:tcPr>
            <w:tcW w:w="1406" w:type="dxa"/>
          </w:tcPr>
          <w:p w14:paraId="290B5E7D" w14:textId="77777777" w:rsidR="005D6932" w:rsidRDefault="005D6932" w:rsidP="009F177A">
            <w:r>
              <w:t>No</w:t>
            </w:r>
          </w:p>
        </w:tc>
        <w:tc>
          <w:tcPr>
            <w:tcW w:w="1028" w:type="dxa"/>
          </w:tcPr>
          <w:p w14:paraId="3434A7C5" w14:textId="77777777" w:rsidR="005D6932" w:rsidRDefault="005D6932" w:rsidP="009F177A">
            <w:r>
              <w:t>No</w:t>
            </w:r>
          </w:p>
        </w:tc>
      </w:tr>
    </w:tbl>
    <w:p w14:paraId="36B6468D" w14:textId="77777777" w:rsidR="005D6932" w:rsidRPr="005D6932" w:rsidRDefault="005D6932" w:rsidP="005D6932"/>
    <w:p w14:paraId="09BD6F22" w14:textId="77777777" w:rsidR="00C217BF" w:rsidRDefault="00C217BF" w:rsidP="00E36149">
      <w:pPr>
        <w:pStyle w:val="Heading2"/>
        <w:numPr>
          <w:ilvl w:val="2"/>
          <w:numId w:val="2"/>
        </w:numPr>
        <w:rPr>
          <w:szCs w:val="20"/>
        </w:rPr>
      </w:pPr>
      <w:bookmarkStart w:id="3403" w:name="_Toc28956463"/>
      <w:r>
        <w:rPr>
          <w:szCs w:val="20"/>
        </w:rPr>
        <w:t>Detail Import</w:t>
      </w:r>
      <w:bookmarkEnd w:id="3403"/>
    </w:p>
    <w:tbl>
      <w:tblPr>
        <w:tblStyle w:val="TableGrid"/>
        <w:tblW w:w="0" w:type="auto"/>
        <w:tblInd w:w="108" w:type="dxa"/>
        <w:tblLook w:val="04A0" w:firstRow="1" w:lastRow="0" w:firstColumn="1" w:lastColumn="0" w:noHBand="0" w:noVBand="1"/>
      </w:tblPr>
      <w:tblGrid>
        <w:gridCol w:w="2160"/>
        <w:gridCol w:w="1080"/>
        <w:gridCol w:w="1195"/>
        <w:gridCol w:w="1080"/>
        <w:gridCol w:w="1328"/>
        <w:gridCol w:w="1406"/>
        <w:gridCol w:w="1028"/>
      </w:tblGrid>
      <w:tr w:rsidR="005D6932" w14:paraId="0AC40D1D" w14:textId="77777777" w:rsidTr="005D6932">
        <w:tc>
          <w:tcPr>
            <w:tcW w:w="2160" w:type="dxa"/>
            <w:shd w:val="clear" w:color="auto" w:fill="8DB3E2" w:themeFill="text2" w:themeFillTint="66"/>
          </w:tcPr>
          <w:p w14:paraId="435D3202" w14:textId="77777777" w:rsidR="005D6932" w:rsidRPr="00962297" w:rsidRDefault="005D6932" w:rsidP="009F177A">
            <w:r w:rsidRPr="00962297">
              <w:t>Business Purpose</w:t>
            </w:r>
          </w:p>
        </w:tc>
        <w:tc>
          <w:tcPr>
            <w:tcW w:w="1080" w:type="dxa"/>
            <w:shd w:val="clear" w:color="auto" w:fill="8DB3E2" w:themeFill="text2" w:themeFillTint="66"/>
          </w:tcPr>
          <w:p w14:paraId="69545B94" w14:textId="77777777" w:rsidR="005D6932" w:rsidRPr="00962297" w:rsidRDefault="005D6932" w:rsidP="009F177A">
            <w:r w:rsidRPr="00962297">
              <w:t>Interface System</w:t>
            </w:r>
          </w:p>
        </w:tc>
        <w:tc>
          <w:tcPr>
            <w:tcW w:w="1195" w:type="dxa"/>
            <w:shd w:val="clear" w:color="auto" w:fill="8DB3E2" w:themeFill="text2" w:themeFillTint="66"/>
          </w:tcPr>
          <w:p w14:paraId="644A2956" w14:textId="77777777" w:rsidR="005D6932" w:rsidRPr="00962297" w:rsidRDefault="005D6932" w:rsidP="009F177A">
            <w:r w:rsidRPr="00962297">
              <w:t>Message Format</w:t>
            </w:r>
          </w:p>
        </w:tc>
        <w:tc>
          <w:tcPr>
            <w:tcW w:w="1080" w:type="dxa"/>
            <w:shd w:val="clear" w:color="auto" w:fill="8DB3E2" w:themeFill="text2" w:themeFillTint="66"/>
          </w:tcPr>
          <w:p w14:paraId="0C20A9A7" w14:textId="77777777" w:rsidR="005D6932" w:rsidRPr="00962297" w:rsidRDefault="005D6932" w:rsidP="009F177A">
            <w:r w:rsidRPr="00962297">
              <w:t>Transport</w:t>
            </w:r>
          </w:p>
        </w:tc>
        <w:tc>
          <w:tcPr>
            <w:tcW w:w="1328" w:type="dxa"/>
            <w:shd w:val="clear" w:color="auto" w:fill="8DB3E2" w:themeFill="text2" w:themeFillTint="66"/>
          </w:tcPr>
          <w:p w14:paraId="5C19243D" w14:textId="77777777" w:rsidR="005D6932" w:rsidRPr="00962297" w:rsidRDefault="005D6932" w:rsidP="009F177A">
            <w:r w:rsidRPr="00962297">
              <w:t xml:space="preserve">Intermediary </w:t>
            </w:r>
          </w:p>
        </w:tc>
        <w:tc>
          <w:tcPr>
            <w:tcW w:w="1406" w:type="dxa"/>
            <w:shd w:val="clear" w:color="auto" w:fill="8DB3E2" w:themeFill="text2" w:themeFillTint="66"/>
          </w:tcPr>
          <w:p w14:paraId="4B901752" w14:textId="77777777" w:rsidR="005D6932" w:rsidRPr="00962297" w:rsidRDefault="005D6932" w:rsidP="009F177A">
            <w:r w:rsidRPr="00962297">
              <w:t>IDT Configuration Required</w:t>
            </w:r>
          </w:p>
        </w:tc>
        <w:tc>
          <w:tcPr>
            <w:tcW w:w="1028" w:type="dxa"/>
            <w:shd w:val="clear" w:color="auto" w:fill="8DB3E2" w:themeFill="text2" w:themeFillTint="66"/>
          </w:tcPr>
          <w:p w14:paraId="71DB727D" w14:textId="77777777" w:rsidR="005D6932" w:rsidRPr="00962297" w:rsidRDefault="005D6932" w:rsidP="009F177A">
            <w:r w:rsidRPr="00962297">
              <w:t>HLD Required</w:t>
            </w:r>
          </w:p>
        </w:tc>
      </w:tr>
      <w:tr w:rsidR="005D6932" w14:paraId="2B0E5C46" w14:textId="77777777" w:rsidTr="005D6932">
        <w:tc>
          <w:tcPr>
            <w:tcW w:w="2160" w:type="dxa"/>
          </w:tcPr>
          <w:p w14:paraId="1E37D400" w14:textId="77777777" w:rsidR="005D6932" w:rsidRDefault="005D6932" w:rsidP="009F177A">
            <w:r>
              <w:t>Import Payments in Client-defined format</w:t>
            </w:r>
          </w:p>
        </w:tc>
        <w:tc>
          <w:tcPr>
            <w:tcW w:w="1080" w:type="dxa"/>
          </w:tcPr>
          <w:p w14:paraId="5ECCBBE5" w14:textId="77777777" w:rsidR="005D6932" w:rsidRDefault="005D6932" w:rsidP="009F177A">
            <w:r>
              <w:t>Browser</w:t>
            </w:r>
          </w:p>
        </w:tc>
        <w:tc>
          <w:tcPr>
            <w:tcW w:w="1195" w:type="dxa"/>
          </w:tcPr>
          <w:p w14:paraId="6F512D5C" w14:textId="77777777" w:rsidR="005D6932" w:rsidRDefault="005D6932" w:rsidP="005D6932">
            <w:r>
              <w:t>Client Defined</w:t>
            </w:r>
          </w:p>
        </w:tc>
        <w:tc>
          <w:tcPr>
            <w:tcW w:w="1080" w:type="dxa"/>
          </w:tcPr>
          <w:p w14:paraId="18461537" w14:textId="77777777" w:rsidR="005D6932" w:rsidRDefault="005D6932" w:rsidP="009F177A">
            <w:r>
              <w:t>HTTPS</w:t>
            </w:r>
          </w:p>
        </w:tc>
        <w:tc>
          <w:tcPr>
            <w:tcW w:w="1328" w:type="dxa"/>
          </w:tcPr>
          <w:p w14:paraId="53A89CF2" w14:textId="77777777" w:rsidR="005D6932" w:rsidRDefault="005D6932" w:rsidP="009F177A">
            <w:r>
              <w:t>None</w:t>
            </w:r>
          </w:p>
        </w:tc>
        <w:tc>
          <w:tcPr>
            <w:tcW w:w="1406" w:type="dxa"/>
          </w:tcPr>
          <w:p w14:paraId="0699D213" w14:textId="77777777" w:rsidR="005D6932" w:rsidRDefault="005D6932" w:rsidP="009F177A">
            <w:r>
              <w:t>No</w:t>
            </w:r>
          </w:p>
        </w:tc>
        <w:tc>
          <w:tcPr>
            <w:tcW w:w="1028" w:type="dxa"/>
          </w:tcPr>
          <w:p w14:paraId="561CD46E" w14:textId="77777777" w:rsidR="005D6932" w:rsidRDefault="005D6932" w:rsidP="009F177A">
            <w:r>
              <w:t>No</w:t>
            </w:r>
          </w:p>
        </w:tc>
      </w:tr>
    </w:tbl>
    <w:p w14:paraId="60F6BAE0" w14:textId="77777777" w:rsidR="005D6932" w:rsidRDefault="005D6932" w:rsidP="005D6932"/>
    <w:p w14:paraId="746C0E38" w14:textId="77777777" w:rsidR="003874D3" w:rsidRDefault="003874D3" w:rsidP="005D6932"/>
    <w:p w14:paraId="706A7B4B" w14:textId="77777777" w:rsidR="003874D3" w:rsidRPr="005D6932" w:rsidRDefault="003874D3" w:rsidP="005D6932"/>
    <w:p w14:paraId="4008DD50" w14:textId="77777777" w:rsidR="00C217BF" w:rsidRPr="005757E3" w:rsidRDefault="00C217BF" w:rsidP="00E36149">
      <w:pPr>
        <w:pStyle w:val="Heading2"/>
        <w:numPr>
          <w:ilvl w:val="2"/>
          <w:numId w:val="2"/>
        </w:numPr>
        <w:rPr>
          <w:szCs w:val="20"/>
        </w:rPr>
      </w:pPr>
      <w:r w:rsidRPr="005757E3">
        <w:rPr>
          <w:szCs w:val="20"/>
        </w:rPr>
        <w:t xml:space="preserve"> </w:t>
      </w:r>
      <w:bookmarkStart w:id="3404" w:name="_Toc28956464"/>
      <w:r w:rsidRPr="005757E3">
        <w:rPr>
          <w:szCs w:val="20"/>
        </w:rPr>
        <w:t>MT101 Formatted Payment Import</w:t>
      </w:r>
      <w:bookmarkEnd w:id="3404"/>
    </w:p>
    <w:tbl>
      <w:tblPr>
        <w:tblStyle w:val="TableGrid"/>
        <w:tblW w:w="0" w:type="auto"/>
        <w:tblInd w:w="108" w:type="dxa"/>
        <w:tblLook w:val="04A0" w:firstRow="1" w:lastRow="0" w:firstColumn="1" w:lastColumn="0" w:noHBand="0" w:noVBand="1"/>
      </w:tblPr>
      <w:tblGrid>
        <w:gridCol w:w="2160"/>
        <w:gridCol w:w="1080"/>
        <w:gridCol w:w="1195"/>
        <w:gridCol w:w="1080"/>
        <w:gridCol w:w="1328"/>
        <w:gridCol w:w="1406"/>
        <w:gridCol w:w="1028"/>
      </w:tblGrid>
      <w:tr w:rsidR="005D6932" w14:paraId="6DE5F183" w14:textId="77777777" w:rsidTr="005D6932">
        <w:tc>
          <w:tcPr>
            <w:tcW w:w="2160" w:type="dxa"/>
            <w:shd w:val="clear" w:color="auto" w:fill="8DB3E2" w:themeFill="text2" w:themeFillTint="66"/>
          </w:tcPr>
          <w:p w14:paraId="2F1F23A6" w14:textId="77777777" w:rsidR="005D6932" w:rsidRPr="00962297" w:rsidRDefault="005D6932" w:rsidP="009F177A">
            <w:r w:rsidRPr="00962297">
              <w:t>Business Purpose</w:t>
            </w:r>
          </w:p>
        </w:tc>
        <w:tc>
          <w:tcPr>
            <w:tcW w:w="1080" w:type="dxa"/>
            <w:shd w:val="clear" w:color="auto" w:fill="8DB3E2" w:themeFill="text2" w:themeFillTint="66"/>
          </w:tcPr>
          <w:p w14:paraId="58A76C1F" w14:textId="77777777" w:rsidR="005D6932" w:rsidRPr="00962297" w:rsidRDefault="005D6932" w:rsidP="009F177A">
            <w:r w:rsidRPr="00962297">
              <w:t>Interface System</w:t>
            </w:r>
          </w:p>
        </w:tc>
        <w:tc>
          <w:tcPr>
            <w:tcW w:w="1195" w:type="dxa"/>
            <w:shd w:val="clear" w:color="auto" w:fill="8DB3E2" w:themeFill="text2" w:themeFillTint="66"/>
          </w:tcPr>
          <w:p w14:paraId="29EBD2C8" w14:textId="77777777" w:rsidR="005D6932" w:rsidRPr="00962297" w:rsidRDefault="005D6932" w:rsidP="009F177A">
            <w:r w:rsidRPr="00962297">
              <w:t>Message Format</w:t>
            </w:r>
          </w:p>
        </w:tc>
        <w:tc>
          <w:tcPr>
            <w:tcW w:w="1080" w:type="dxa"/>
            <w:shd w:val="clear" w:color="auto" w:fill="8DB3E2" w:themeFill="text2" w:themeFillTint="66"/>
          </w:tcPr>
          <w:p w14:paraId="5701FD40" w14:textId="77777777" w:rsidR="005D6932" w:rsidRPr="00962297" w:rsidRDefault="005D6932" w:rsidP="009F177A">
            <w:r w:rsidRPr="00962297">
              <w:t>Transport</w:t>
            </w:r>
          </w:p>
        </w:tc>
        <w:tc>
          <w:tcPr>
            <w:tcW w:w="1328" w:type="dxa"/>
            <w:shd w:val="clear" w:color="auto" w:fill="8DB3E2" w:themeFill="text2" w:themeFillTint="66"/>
          </w:tcPr>
          <w:p w14:paraId="025D5BBE" w14:textId="77777777" w:rsidR="005D6932" w:rsidRPr="00962297" w:rsidRDefault="005D6932" w:rsidP="009F177A">
            <w:r w:rsidRPr="00962297">
              <w:t xml:space="preserve">Intermediary </w:t>
            </w:r>
          </w:p>
        </w:tc>
        <w:tc>
          <w:tcPr>
            <w:tcW w:w="1406" w:type="dxa"/>
            <w:shd w:val="clear" w:color="auto" w:fill="8DB3E2" w:themeFill="text2" w:themeFillTint="66"/>
          </w:tcPr>
          <w:p w14:paraId="5295332E" w14:textId="77777777" w:rsidR="005D6932" w:rsidRPr="00962297" w:rsidRDefault="005D6932" w:rsidP="009F177A">
            <w:r w:rsidRPr="00962297">
              <w:t>IDT Configuration Required</w:t>
            </w:r>
          </w:p>
        </w:tc>
        <w:tc>
          <w:tcPr>
            <w:tcW w:w="1028" w:type="dxa"/>
            <w:shd w:val="clear" w:color="auto" w:fill="8DB3E2" w:themeFill="text2" w:themeFillTint="66"/>
          </w:tcPr>
          <w:p w14:paraId="40D95D88" w14:textId="77777777" w:rsidR="005D6932" w:rsidRPr="00962297" w:rsidRDefault="005D6932" w:rsidP="009F177A">
            <w:r w:rsidRPr="00962297">
              <w:t>HLD Required</w:t>
            </w:r>
          </w:p>
        </w:tc>
      </w:tr>
      <w:tr w:rsidR="005D6932" w14:paraId="6F772E96" w14:textId="77777777" w:rsidTr="005D6932">
        <w:tc>
          <w:tcPr>
            <w:tcW w:w="2160" w:type="dxa"/>
          </w:tcPr>
          <w:p w14:paraId="296F16E4" w14:textId="77777777" w:rsidR="005D6932" w:rsidRDefault="005D6932" w:rsidP="009F177A">
            <w:r>
              <w:t>Import Payment Instructions in MT101 Format</w:t>
            </w:r>
          </w:p>
        </w:tc>
        <w:tc>
          <w:tcPr>
            <w:tcW w:w="1080" w:type="dxa"/>
          </w:tcPr>
          <w:p w14:paraId="25CDFCAD" w14:textId="77777777" w:rsidR="005D6932" w:rsidRDefault="005D6932" w:rsidP="009F177A">
            <w:r>
              <w:t xml:space="preserve">Browser </w:t>
            </w:r>
          </w:p>
        </w:tc>
        <w:tc>
          <w:tcPr>
            <w:tcW w:w="1195" w:type="dxa"/>
          </w:tcPr>
          <w:p w14:paraId="6A633623" w14:textId="77777777" w:rsidR="005D6932" w:rsidRDefault="005D6932" w:rsidP="009F177A">
            <w:r>
              <w:t>MT101</w:t>
            </w:r>
          </w:p>
        </w:tc>
        <w:tc>
          <w:tcPr>
            <w:tcW w:w="1080" w:type="dxa"/>
          </w:tcPr>
          <w:p w14:paraId="7B20CCE1" w14:textId="77777777" w:rsidR="005D6932" w:rsidRDefault="005D6932" w:rsidP="009F177A">
            <w:r>
              <w:t>HTTPS</w:t>
            </w:r>
          </w:p>
        </w:tc>
        <w:tc>
          <w:tcPr>
            <w:tcW w:w="1328" w:type="dxa"/>
          </w:tcPr>
          <w:p w14:paraId="3460D0B8" w14:textId="77777777" w:rsidR="005D6932" w:rsidRDefault="005D6932" w:rsidP="009F177A">
            <w:r>
              <w:t>None</w:t>
            </w:r>
          </w:p>
        </w:tc>
        <w:tc>
          <w:tcPr>
            <w:tcW w:w="1406" w:type="dxa"/>
          </w:tcPr>
          <w:p w14:paraId="0133FBCA" w14:textId="77777777" w:rsidR="005D6932" w:rsidRDefault="005D6932" w:rsidP="009F177A">
            <w:r>
              <w:t>No</w:t>
            </w:r>
          </w:p>
        </w:tc>
        <w:tc>
          <w:tcPr>
            <w:tcW w:w="1028" w:type="dxa"/>
          </w:tcPr>
          <w:p w14:paraId="424F18CC" w14:textId="77777777" w:rsidR="005D6932" w:rsidRDefault="005D6932" w:rsidP="009F177A">
            <w:r>
              <w:t>No</w:t>
            </w:r>
          </w:p>
        </w:tc>
      </w:tr>
    </w:tbl>
    <w:p w14:paraId="4A432C0C" w14:textId="77777777" w:rsidR="005D6932" w:rsidRPr="005D6932" w:rsidRDefault="005D6932" w:rsidP="005D6932"/>
    <w:p w14:paraId="0DFDB66F" w14:textId="77777777" w:rsidR="00C217BF" w:rsidRPr="002F326A" w:rsidRDefault="00C217BF" w:rsidP="00E36149">
      <w:pPr>
        <w:pStyle w:val="Heading2"/>
        <w:numPr>
          <w:ilvl w:val="2"/>
          <w:numId w:val="2"/>
        </w:numPr>
        <w:rPr>
          <w:szCs w:val="20"/>
        </w:rPr>
      </w:pPr>
      <w:bookmarkStart w:id="3405" w:name="_Toc28956465"/>
      <w:r w:rsidRPr="002F326A">
        <w:rPr>
          <w:szCs w:val="20"/>
        </w:rPr>
        <w:t>CSV Multi-Type Payment Import</w:t>
      </w:r>
      <w:bookmarkEnd w:id="3405"/>
    </w:p>
    <w:tbl>
      <w:tblPr>
        <w:tblStyle w:val="TableGrid"/>
        <w:tblW w:w="0" w:type="auto"/>
        <w:tblInd w:w="108" w:type="dxa"/>
        <w:tblLook w:val="04A0" w:firstRow="1" w:lastRow="0" w:firstColumn="1" w:lastColumn="0" w:noHBand="0" w:noVBand="1"/>
      </w:tblPr>
      <w:tblGrid>
        <w:gridCol w:w="2160"/>
        <w:gridCol w:w="1080"/>
        <w:gridCol w:w="1195"/>
        <w:gridCol w:w="1080"/>
        <w:gridCol w:w="1328"/>
        <w:gridCol w:w="1406"/>
        <w:gridCol w:w="1028"/>
      </w:tblGrid>
      <w:tr w:rsidR="005D6932" w14:paraId="7E1E2BE9" w14:textId="77777777" w:rsidTr="005D6932">
        <w:tc>
          <w:tcPr>
            <w:tcW w:w="2160" w:type="dxa"/>
            <w:shd w:val="clear" w:color="auto" w:fill="8DB3E2" w:themeFill="text2" w:themeFillTint="66"/>
          </w:tcPr>
          <w:p w14:paraId="594C6D48" w14:textId="77777777" w:rsidR="005D6932" w:rsidRPr="00962297" w:rsidRDefault="005D6932" w:rsidP="009F177A">
            <w:r w:rsidRPr="00962297">
              <w:t>Business Purpose</w:t>
            </w:r>
          </w:p>
        </w:tc>
        <w:tc>
          <w:tcPr>
            <w:tcW w:w="1080" w:type="dxa"/>
            <w:shd w:val="clear" w:color="auto" w:fill="8DB3E2" w:themeFill="text2" w:themeFillTint="66"/>
          </w:tcPr>
          <w:p w14:paraId="64093C65" w14:textId="77777777" w:rsidR="005D6932" w:rsidRPr="00962297" w:rsidRDefault="005D6932" w:rsidP="009F177A">
            <w:r w:rsidRPr="00962297">
              <w:t>Interface System</w:t>
            </w:r>
          </w:p>
        </w:tc>
        <w:tc>
          <w:tcPr>
            <w:tcW w:w="1195" w:type="dxa"/>
            <w:shd w:val="clear" w:color="auto" w:fill="8DB3E2" w:themeFill="text2" w:themeFillTint="66"/>
          </w:tcPr>
          <w:p w14:paraId="515ED558" w14:textId="77777777" w:rsidR="005D6932" w:rsidRPr="00962297" w:rsidRDefault="005D6932" w:rsidP="009F177A">
            <w:r w:rsidRPr="00962297">
              <w:t>Message Format</w:t>
            </w:r>
          </w:p>
        </w:tc>
        <w:tc>
          <w:tcPr>
            <w:tcW w:w="1080" w:type="dxa"/>
            <w:shd w:val="clear" w:color="auto" w:fill="8DB3E2" w:themeFill="text2" w:themeFillTint="66"/>
          </w:tcPr>
          <w:p w14:paraId="3E2B64F7" w14:textId="77777777" w:rsidR="005D6932" w:rsidRPr="00962297" w:rsidRDefault="005D6932" w:rsidP="009F177A">
            <w:r w:rsidRPr="00962297">
              <w:t>Transport</w:t>
            </w:r>
          </w:p>
        </w:tc>
        <w:tc>
          <w:tcPr>
            <w:tcW w:w="1328" w:type="dxa"/>
            <w:shd w:val="clear" w:color="auto" w:fill="8DB3E2" w:themeFill="text2" w:themeFillTint="66"/>
          </w:tcPr>
          <w:p w14:paraId="21CD22F6" w14:textId="77777777" w:rsidR="005D6932" w:rsidRPr="00962297" w:rsidRDefault="005D6932" w:rsidP="009F177A">
            <w:r w:rsidRPr="00962297">
              <w:t xml:space="preserve">Intermediary </w:t>
            </w:r>
          </w:p>
        </w:tc>
        <w:tc>
          <w:tcPr>
            <w:tcW w:w="1406" w:type="dxa"/>
            <w:shd w:val="clear" w:color="auto" w:fill="8DB3E2" w:themeFill="text2" w:themeFillTint="66"/>
          </w:tcPr>
          <w:p w14:paraId="55C2F8EE" w14:textId="77777777" w:rsidR="005D6932" w:rsidRPr="00962297" w:rsidRDefault="005D6932" w:rsidP="009F177A">
            <w:r w:rsidRPr="00962297">
              <w:t>IDT Configuration Required</w:t>
            </w:r>
          </w:p>
        </w:tc>
        <w:tc>
          <w:tcPr>
            <w:tcW w:w="1028" w:type="dxa"/>
            <w:shd w:val="clear" w:color="auto" w:fill="8DB3E2" w:themeFill="text2" w:themeFillTint="66"/>
          </w:tcPr>
          <w:p w14:paraId="33D499D4" w14:textId="77777777" w:rsidR="005D6932" w:rsidRPr="00962297" w:rsidRDefault="005D6932" w:rsidP="009F177A">
            <w:r w:rsidRPr="00962297">
              <w:t>HLD Required</w:t>
            </w:r>
          </w:p>
        </w:tc>
      </w:tr>
      <w:tr w:rsidR="005D6932" w14:paraId="1A44851B" w14:textId="77777777" w:rsidTr="005D6932">
        <w:tc>
          <w:tcPr>
            <w:tcW w:w="2160" w:type="dxa"/>
          </w:tcPr>
          <w:p w14:paraId="668777F0" w14:textId="77777777" w:rsidR="005D6932" w:rsidRDefault="005D6932" w:rsidP="009F177A">
            <w:r>
              <w:t>Import multiple payment types in CSV format</w:t>
            </w:r>
          </w:p>
        </w:tc>
        <w:tc>
          <w:tcPr>
            <w:tcW w:w="1080" w:type="dxa"/>
          </w:tcPr>
          <w:p w14:paraId="76111A69" w14:textId="77777777" w:rsidR="005D6932" w:rsidRDefault="005D6932" w:rsidP="009F177A">
            <w:r>
              <w:t>Browser</w:t>
            </w:r>
          </w:p>
        </w:tc>
        <w:tc>
          <w:tcPr>
            <w:tcW w:w="1195" w:type="dxa"/>
          </w:tcPr>
          <w:p w14:paraId="092F2163" w14:textId="77777777" w:rsidR="005D6932" w:rsidRDefault="005D6932" w:rsidP="009F177A">
            <w:r>
              <w:t>Proprietary CSV</w:t>
            </w:r>
          </w:p>
        </w:tc>
        <w:tc>
          <w:tcPr>
            <w:tcW w:w="1080" w:type="dxa"/>
          </w:tcPr>
          <w:p w14:paraId="70209486" w14:textId="77777777" w:rsidR="005D6932" w:rsidRDefault="005D6932" w:rsidP="009F177A">
            <w:r>
              <w:t>HTTPS</w:t>
            </w:r>
          </w:p>
        </w:tc>
        <w:tc>
          <w:tcPr>
            <w:tcW w:w="1328" w:type="dxa"/>
          </w:tcPr>
          <w:p w14:paraId="2CEED669" w14:textId="77777777" w:rsidR="005D6932" w:rsidRDefault="005D6932" w:rsidP="009F177A">
            <w:r>
              <w:t>None</w:t>
            </w:r>
          </w:p>
        </w:tc>
        <w:tc>
          <w:tcPr>
            <w:tcW w:w="1406" w:type="dxa"/>
          </w:tcPr>
          <w:p w14:paraId="61A44C30" w14:textId="77777777" w:rsidR="005D6932" w:rsidRDefault="005D6932" w:rsidP="009F177A">
            <w:r>
              <w:t>No</w:t>
            </w:r>
          </w:p>
        </w:tc>
        <w:tc>
          <w:tcPr>
            <w:tcW w:w="1028" w:type="dxa"/>
          </w:tcPr>
          <w:p w14:paraId="770BC9AA" w14:textId="77777777" w:rsidR="005D6932" w:rsidRDefault="005D6932" w:rsidP="009F177A">
            <w:r>
              <w:t>No</w:t>
            </w:r>
          </w:p>
        </w:tc>
      </w:tr>
    </w:tbl>
    <w:p w14:paraId="51B32A82" w14:textId="77777777" w:rsidR="005D6932" w:rsidRPr="005D6932" w:rsidRDefault="005D6932" w:rsidP="005D6932"/>
    <w:p w14:paraId="6172A4ED" w14:textId="77777777" w:rsidR="00C217BF" w:rsidRPr="005757E3" w:rsidRDefault="00C217BF" w:rsidP="00E36149">
      <w:pPr>
        <w:pStyle w:val="Heading2"/>
        <w:numPr>
          <w:ilvl w:val="2"/>
          <w:numId w:val="2"/>
        </w:numPr>
        <w:rPr>
          <w:szCs w:val="20"/>
        </w:rPr>
      </w:pPr>
      <w:r w:rsidRPr="005757E3">
        <w:rPr>
          <w:szCs w:val="20"/>
        </w:rPr>
        <w:t xml:space="preserve"> </w:t>
      </w:r>
      <w:bookmarkStart w:id="3406" w:name="_Toc28956466"/>
      <w:r w:rsidRPr="005757E3">
        <w:rPr>
          <w:szCs w:val="20"/>
        </w:rPr>
        <w:t>ISO20022 Payment Import</w:t>
      </w:r>
      <w:bookmarkEnd w:id="3406"/>
      <w:r w:rsidRPr="005757E3">
        <w:rPr>
          <w:szCs w:val="20"/>
        </w:rPr>
        <w:t xml:space="preserve"> </w:t>
      </w:r>
      <w:r w:rsidR="003874D3" w:rsidRPr="005757E3">
        <w:rPr>
          <w:szCs w:val="20"/>
        </w:rPr>
        <w:t xml:space="preserve"> </w:t>
      </w:r>
    </w:p>
    <w:tbl>
      <w:tblPr>
        <w:tblStyle w:val="TableGrid"/>
        <w:tblW w:w="0" w:type="auto"/>
        <w:tblInd w:w="108" w:type="dxa"/>
        <w:tblLook w:val="04A0" w:firstRow="1" w:lastRow="0" w:firstColumn="1" w:lastColumn="0" w:noHBand="0" w:noVBand="1"/>
      </w:tblPr>
      <w:tblGrid>
        <w:gridCol w:w="2160"/>
        <w:gridCol w:w="1080"/>
        <w:gridCol w:w="1195"/>
        <w:gridCol w:w="1080"/>
        <w:gridCol w:w="1328"/>
        <w:gridCol w:w="1406"/>
        <w:gridCol w:w="1028"/>
      </w:tblGrid>
      <w:tr w:rsidR="005D6932" w14:paraId="159D2EB8" w14:textId="77777777" w:rsidTr="005D6932">
        <w:tc>
          <w:tcPr>
            <w:tcW w:w="2160" w:type="dxa"/>
            <w:shd w:val="clear" w:color="auto" w:fill="8DB3E2" w:themeFill="text2" w:themeFillTint="66"/>
          </w:tcPr>
          <w:p w14:paraId="062E00ED" w14:textId="77777777" w:rsidR="005D6932" w:rsidRPr="00962297" w:rsidRDefault="005D6932" w:rsidP="009F177A">
            <w:r w:rsidRPr="00962297">
              <w:t>Business Purpose</w:t>
            </w:r>
          </w:p>
        </w:tc>
        <w:tc>
          <w:tcPr>
            <w:tcW w:w="1080" w:type="dxa"/>
            <w:shd w:val="clear" w:color="auto" w:fill="8DB3E2" w:themeFill="text2" w:themeFillTint="66"/>
          </w:tcPr>
          <w:p w14:paraId="2DE63BFF" w14:textId="77777777" w:rsidR="005D6932" w:rsidRPr="00962297" w:rsidRDefault="005D6932" w:rsidP="009F177A">
            <w:r w:rsidRPr="00962297">
              <w:t>Interface System</w:t>
            </w:r>
          </w:p>
        </w:tc>
        <w:tc>
          <w:tcPr>
            <w:tcW w:w="1195" w:type="dxa"/>
            <w:shd w:val="clear" w:color="auto" w:fill="8DB3E2" w:themeFill="text2" w:themeFillTint="66"/>
          </w:tcPr>
          <w:p w14:paraId="74986C71" w14:textId="77777777" w:rsidR="005D6932" w:rsidRPr="00962297" w:rsidRDefault="005D6932" w:rsidP="009F177A">
            <w:r w:rsidRPr="00962297">
              <w:t>Message Format</w:t>
            </w:r>
          </w:p>
        </w:tc>
        <w:tc>
          <w:tcPr>
            <w:tcW w:w="1080" w:type="dxa"/>
            <w:shd w:val="clear" w:color="auto" w:fill="8DB3E2" w:themeFill="text2" w:themeFillTint="66"/>
          </w:tcPr>
          <w:p w14:paraId="16851DD8" w14:textId="77777777" w:rsidR="005D6932" w:rsidRPr="00962297" w:rsidRDefault="005D6932" w:rsidP="009F177A">
            <w:r w:rsidRPr="00962297">
              <w:t>Transport</w:t>
            </w:r>
          </w:p>
        </w:tc>
        <w:tc>
          <w:tcPr>
            <w:tcW w:w="1328" w:type="dxa"/>
            <w:shd w:val="clear" w:color="auto" w:fill="8DB3E2" w:themeFill="text2" w:themeFillTint="66"/>
          </w:tcPr>
          <w:p w14:paraId="0BD6A570" w14:textId="77777777" w:rsidR="005D6932" w:rsidRPr="00962297" w:rsidRDefault="005D6932" w:rsidP="009F177A">
            <w:r w:rsidRPr="00962297">
              <w:t xml:space="preserve">Intermediary </w:t>
            </w:r>
          </w:p>
        </w:tc>
        <w:tc>
          <w:tcPr>
            <w:tcW w:w="1406" w:type="dxa"/>
            <w:shd w:val="clear" w:color="auto" w:fill="8DB3E2" w:themeFill="text2" w:themeFillTint="66"/>
          </w:tcPr>
          <w:p w14:paraId="4495757B" w14:textId="77777777" w:rsidR="005D6932" w:rsidRPr="00962297" w:rsidRDefault="005D6932" w:rsidP="009F177A">
            <w:r w:rsidRPr="00962297">
              <w:t>IDT Configuration Required</w:t>
            </w:r>
          </w:p>
        </w:tc>
        <w:tc>
          <w:tcPr>
            <w:tcW w:w="1028" w:type="dxa"/>
            <w:shd w:val="clear" w:color="auto" w:fill="8DB3E2" w:themeFill="text2" w:themeFillTint="66"/>
          </w:tcPr>
          <w:p w14:paraId="34C8C793" w14:textId="77777777" w:rsidR="005D6932" w:rsidRPr="00962297" w:rsidRDefault="005D6932" w:rsidP="009F177A">
            <w:r w:rsidRPr="00962297">
              <w:t>HLD Required</w:t>
            </w:r>
          </w:p>
        </w:tc>
      </w:tr>
      <w:tr w:rsidR="005D6932" w14:paraId="2AC5467D" w14:textId="77777777" w:rsidTr="005D6932">
        <w:tc>
          <w:tcPr>
            <w:tcW w:w="2160" w:type="dxa"/>
          </w:tcPr>
          <w:p w14:paraId="4A15F3ED" w14:textId="77777777" w:rsidR="005D6932" w:rsidRDefault="005D6932" w:rsidP="009F177A">
            <w:r>
              <w:t>Import Payment Instructions in ISO20022 format</w:t>
            </w:r>
          </w:p>
        </w:tc>
        <w:tc>
          <w:tcPr>
            <w:tcW w:w="1080" w:type="dxa"/>
          </w:tcPr>
          <w:p w14:paraId="473BB5F2" w14:textId="77777777" w:rsidR="005D6932" w:rsidRDefault="005D6932" w:rsidP="009F177A">
            <w:r>
              <w:t>Browser</w:t>
            </w:r>
          </w:p>
        </w:tc>
        <w:tc>
          <w:tcPr>
            <w:tcW w:w="1195" w:type="dxa"/>
          </w:tcPr>
          <w:p w14:paraId="58BFDF80" w14:textId="77777777" w:rsidR="005D6932" w:rsidRDefault="005D6932" w:rsidP="009F177A">
            <w:r>
              <w:t>ISO20022 $PAIN.001</w:t>
            </w:r>
          </w:p>
        </w:tc>
        <w:tc>
          <w:tcPr>
            <w:tcW w:w="1080" w:type="dxa"/>
          </w:tcPr>
          <w:p w14:paraId="53EE227E" w14:textId="77777777" w:rsidR="005D6932" w:rsidRDefault="005D6932" w:rsidP="009F177A">
            <w:r>
              <w:t>HTTPS</w:t>
            </w:r>
          </w:p>
        </w:tc>
        <w:tc>
          <w:tcPr>
            <w:tcW w:w="1328" w:type="dxa"/>
          </w:tcPr>
          <w:p w14:paraId="71AE1250" w14:textId="77777777" w:rsidR="005D6932" w:rsidRDefault="005D6932" w:rsidP="009F177A">
            <w:r>
              <w:t>None</w:t>
            </w:r>
          </w:p>
        </w:tc>
        <w:tc>
          <w:tcPr>
            <w:tcW w:w="1406" w:type="dxa"/>
          </w:tcPr>
          <w:p w14:paraId="3E017F66" w14:textId="77777777" w:rsidR="005D6932" w:rsidRDefault="005D6932" w:rsidP="009F177A">
            <w:r>
              <w:t>No</w:t>
            </w:r>
          </w:p>
        </w:tc>
        <w:tc>
          <w:tcPr>
            <w:tcW w:w="1028" w:type="dxa"/>
          </w:tcPr>
          <w:p w14:paraId="5A813B1A" w14:textId="77777777" w:rsidR="005D6932" w:rsidRDefault="005D6932" w:rsidP="009F177A">
            <w:r>
              <w:t>No</w:t>
            </w:r>
          </w:p>
        </w:tc>
      </w:tr>
    </w:tbl>
    <w:p w14:paraId="6D2DEE6B" w14:textId="77777777" w:rsidR="00A27B6A" w:rsidRPr="00A27B6A" w:rsidRDefault="00A27B6A" w:rsidP="00E36149">
      <w:pPr>
        <w:pStyle w:val="Heading2"/>
        <w:numPr>
          <w:ilvl w:val="2"/>
          <w:numId w:val="2"/>
        </w:numPr>
        <w:rPr>
          <w:szCs w:val="20"/>
        </w:rPr>
      </w:pPr>
      <w:bookmarkStart w:id="3407" w:name="_Toc436918080"/>
      <w:bookmarkStart w:id="3408" w:name="_Toc28956467"/>
      <w:r w:rsidRPr="00A27B6A">
        <w:rPr>
          <w:szCs w:val="20"/>
        </w:rPr>
        <w:t>Check Issuance Import</w:t>
      </w:r>
      <w:bookmarkEnd w:id="3407"/>
      <w:bookmarkEnd w:id="3408"/>
    </w:p>
    <w:tbl>
      <w:tblPr>
        <w:tblStyle w:val="TableGrid"/>
        <w:tblW w:w="0" w:type="auto"/>
        <w:tblInd w:w="108" w:type="dxa"/>
        <w:tblLook w:val="04A0" w:firstRow="1" w:lastRow="0" w:firstColumn="1" w:lastColumn="0" w:noHBand="0" w:noVBand="1"/>
      </w:tblPr>
      <w:tblGrid>
        <w:gridCol w:w="2160"/>
        <w:gridCol w:w="1080"/>
        <w:gridCol w:w="1195"/>
        <w:gridCol w:w="1080"/>
        <w:gridCol w:w="1328"/>
        <w:gridCol w:w="1406"/>
        <w:gridCol w:w="1028"/>
      </w:tblGrid>
      <w:tr w:rsidR="00A27B6A" w14:paraId="6458F29D" w14:textId="77777777" w:rsidTr="00A27B6A">
        <w:tc>
          <w:tcPr>
            <w:tcW w:w="2160" w:type="dxa"/>
            <w:shd w:val="clear" w:color="auto" w:fill="8DB3E2" w:themeFill="text2" w:themeFillTint="66"/>
          </w:tcPr>
          <w:p w14:paraId="162063E1" w14:textId="77777777" w:rsidR="00A27B6A" w:rsidRPr="00962297" w:rsidRDefault="00A27B6A" w:rsidP="00A27B6A">
            <w:r w:rsidRPr="00962297">
              <w:t>Business Purpose</w:t>
            </w:r>
          </w:p>
        </w:tc>
        <w:tc>
          <w:tcPr>
            <w:tcW w:w="1080" w:type="dxa"/>
            <w:shd w:val="clear" w:color="auto" w:fill="8DB3E2" w:themeFill="text2" w:themeFillTint="66"/>
          </w:tcPr>
          <w:p w14:paraId="73A45C84" w14:textId="77777777" w:rsidR="00A27B6A" w:rsidRPr="00962297" w:rsidRDefault="00A27B6A" w:rsidP="00A27B6A">
            <w:r w:rsidRPr="00962297">
              <w:t>Interface System</w:t>
            </w:r>
          </w:p>
        </w:tc>
        <w:tc>
          <w:tcPr>
            <w:tcW w:w="1195" w:type="dxa"/>
            <w:shd w:val="clear" w:color="auto" w:fill="8DB3E2" w:themeFill="text2" w:themeFillTint="66"/>
          </w:tcPr>
          <w:p w14:paraId="037E337C" w14:textId="77777777" w:rsidR="00A27B6A" w:rsidRPr="00962297" w:rsidRDefault="00A27B6A" w:rsidP="00A27B6A">
            <w:r w:rsidRPr="00962297">
              <w:t>Message Format</w:t>
            </w:r>
          </w:p>
        </w:tc>
        <w:tc>
          <w:tcPr>
            <w:tcW w:w="1080" w:type="dxa"/>
            <w:shd w:val="clear" w:color="auto" w:fill="8DB3E2" w:themeFill="text2" w:themeFillTint="66"/>
          </w:tcPr>
          <w:p w14:paraId="1B89D585" w14:textId="77777777" w:rsidR="00A27B6A" w:rsidRPr="00962297" w:rsidRDefault="00A27B6A" w:rsidP="00A27B6A">
            <w:r w:rsidRPr="00962297">
              <w:t>Transport</w:t>
            </w:r>
          </w:p>
        </w:tc>
        <w:tc>
          <w:tcPr>
            <w:tcW w:w="1328" w:type="dxa"/>
            <w:shd w:val="clear" w:color="auto" w:fill="8DB3E2" w:themeFill="text2" w:themeFillTint="66"/>
          </w:tcPr>
          <w:p w14:paraId="11D10F02" w14:textId="77777777" w:rsidR="00A27B6A" w:rsidRPr="00962297" w:rsidRDefault="00A27B6A" w:rsidP="00A27B6A">
            <w:r w:rsidRPr="00962297">
              <w:t xml:space="preserve">Intermediary </w:t>
            </w:r>
          </w:p>
        </w:tc>
        <w:tc>
          <w:tcPr>
            <w:tcW w:w="1406" w:type="dxa"/>
            <w:shd w:val="clear" w:color="auto" w:fill="8DB3E2" w:themeFill="text2" w:themeFillTint="66"/>
          </w:tcPr>
          <w:p w14:paraId="1C398257" w14:textId="77777777" w:rsidR="00A27B6A" w:rsidRPr="00962297" w:rsidRDefault="00A27B6A" w:rsidP="00A27B6A">
            <w:r w:rsidRPr="00962297">
              <w:t>IDT Configuration Required</w:t>
            </w:r>
          </w:p>
        </w:tc>
        <w:tc>
          <w:tcPr>
            <w:tcW w:w="1028" w:type="dxa"/>
            <w:shd w:val="clear" w:color="auto" w:fill="8DB3E2" w:themeFill="text2" w:themeFillTint="66"/>
          </w:tcPr>
          <w:p w14:paraId="654A0970" w14:textId="77777777" w:rsidR="00A27B6A" w:rsidRPr="00962297" w:rsidRDefault="00A27B6A" w:rsidP="00A27B6A">
            <w:r w:rsidRPr="00962297">
              <w:t>HLD Required</w:t>
            </w:r>
          </w:p>
        </w:tc>
      </w:tr>
      <w:tr w:rsidR="00A27B6A" w14:paraId="79F22267" w14:textId="77777777" w:rsidTr="00A27B6A">
        <w:tc>
          <w:tcPr>
            <w:tcW w:w="2160" w:type="dxa"/>
          </w:tcPr>
          <w:p w14:paraId="43606493" w14:textId="77777777" w:rsidR="00A27B6A" w:rsidRDefault="00A27B6A" w:rsidP="00A27B6A">
            <w:r>
              <w:t>Import Check Issuance and Voids</w:t>
            </w:r>
          </w:p>
        </w:tc>
        <w:tc>
          <w:tcPr>
            <w:tcW w:w="1080" w:type="dxa"/>
          </w:tcPr>
          <w:p w14:paraId="63FF38B0" w14:textId="77777777" w:rsidR="00A27B6A" w:rsidRDefault="00A27B6A" w:rsidP="00A27B6A">
            <w:r>
              <w:t>Browser</w:t>
            </w:r>
          </w:p>
        </w:tc>
        <w:tc>
          <w:tcPr>
            <w:tcW w:w="1195" w:type="dxa"/>
          </w:tcPr>
          <w:p w14:paraId="512E973F" w14:textId="77777777" w:rsidR="00A27B6A" w:rsidRDefault="00A27B6A" w:rsidP="00A27B6A">
            <w:r>
              <w:t>Proprietary</w:t>
            </w:r>
          </w:p>
        </w:tc>
        <w:tc>
          <w:tcPr>
            <w:tcW w:w="1080" w:type="dxa"/>
          </w:tcPr>
          <w:p w14:paraId="036D2787" w14:textId="77777777" w:rsidR="00A27B6A" w:rsidRDefault="00A27B6A" w:rsidP="00A27B6A">
            <w:r>
              <w:t>HTTPS</w:t>
            </w:r>
          </w:p>
        </w:tc>
        <w:tc>
          <w:tcPr>
            <w:tcW w:w="1328" w:type="dxa"/>
          </w:tcPr>
          <w:p w14:paraId="0D921F24" w14:textId="77777777" w:rsidR="00A27B6A" w:rsidRDefault="00A27B6A" w:rsidP="00A27B6A">
            <w:r>
              <w:t>None</w:t>
            </w:r>
          </w:p>
        </w:tc>
        <w:tc>
          <w:tcPr>
            <w:tcW w:w="1406" w:type="dxa"/>
          </w:tcPr>
          <w:p w14:paraId="39C16B4A" w14:textId="77777777" w:rsidR="00A27B6A" w:rsidRDefault="00A27B6A" w:rsidP="00A27B6A">
            <w:r>
              <w:t>No</w:t>
            </w:r>
          </w:p>
        </w:tc>
        <w:tc>
          <w:tcPr>
            <w:tcW w:w="1028" w:type="dxa"/>
          </w:tcPr>
          <w:p w14:paraId="4C3DCD19" w14:textId="77777777" w:rsidR="00A27B6A" w:rsidRDefault="00A27B6A" w:rsidP="00A27B6A">
            <w:r>
              <w:t>No</w:t>
            </w:r>
          </w:p>
        </w:tc>
      </w:tr>
    </w:tbl>
    <w:p w14:paraId="591EBFF4" w14:textId="77777777" w:rsidR="00E46077" w:rsidRDefault="00E46077">
      <w:pPr>
        <w:rPr>
          <w:rFonts w:ascii="Arial Narrow" w:hAnsi="Arial Narrow" w:cs="Arial"/>
          <w:b/>
          <w:bCs/>
          <w:color w:val="336999"/>
          <w:sz w:val="28"/>
          <w:szCs w:val="20"/>
        </w:rPr>
      </w:pPr>
      <w:r>
        <w:rPr>
          <w:szCs w:val="20"/>
        </w:rPr>
        <w:br w:type="page"/>
      </w:r>
    </w:p>
    <w:p w14:paraId="0BB6DB45" w14:textId="77777777" w:rsidR="00AB5124" w:rsidRDefault="00AB5124" w:rsidP="00E36149">
      <w:pPr>
        <w:pStyle w:val="Heading2"/>
        <w:numPr>
          <w:ilvl w:val="1"/>
          <w:numId w:val="2"/>
        </w:numPr>
        <w:rPr>
          <w:szCs w:val="20"/>
        </w:rPr>
      </w:pPr>
      <w:bookmarkStart w:id="3409" w:name="_Toc28956468"/>
      <w:r w:rsidRPr="00EB1470">
        <w:rPr>
          <w:color w:val="FF0000"/>
          <w:szCs w:val="20"/>
          <w:rPrChange w:id="3410" w:author="D'souza, Nigel" w:date="2019-10-11T12:39:00Z">
            <w:rPr>
              <w:szCs w:val="20"/>
            </w:rPr>
          </w:rPrChange>
        </w:rPr>
        <w:lastRenderedPageBreak/>
        <w:t>Services to Support Mobile</w:t>
      </w:r>
      <w:r w:rsidR="00395C8A" w:rsidRPr="00EB1470">
        <w:rPr>
          <w:color w:val="FF0000"/>
          <w:szCs w:val="20"/>
          <w:rPrChange w:id="3411" w:author="D'souza, Nigel" w:date="2019-10-11T12:39:00Z">
            <w:rPr>
              <w:szCs w:val="20"/>
            </w:rPr>
          </w:rPrChange>
        </w:rPr>
        <w:t xml:space="preserve"> </w:t>
      </w:r>
      <w:ins w:id="3412" w:author="D'souza, Nigel" w:date="2019-10-11T12:39:00Z">
        <w:r w:rsidR="00EB1470" w:rsidRPr="00EB1470">
          <w:rPr>
            <w:color w:val="FF0000"/>
            <w:szCs w:val="20"/>
            <w:rPrChange w:id="3413" w:author="D'souza, Nigel" w:date="2019-10-11T12:39:00Z">
              <w:rPr>
                <w:szCs w:val="20"/>
              </w:rPr>
            </w:rPrChange>
          </w:rPr>
          <w:t>(P3)</w:t>
        </w:r>
      </w:ins>
      <w:bookmarkEnd w:id="3409"/>
    </w:p>
    <w:p w14:paraId="0106A190" w14:textId="77777777" w:rsidR="00DA3C3B" w:rsidRDefault="00DA3C3B" w:rsidP="00DA3C3B">
      <w:pPr>
        <w:pStyle w:val="NormalIndent"/>
      </w:pPr>
    </w:p>
    <w:p w14:paraId="7670CD54" w14:textId="77777777" w:rsidR="00DA3C3B" w:rsidRDefault="00DA3C3B" w:rsidP="00DA3C3B">
      <w:pPr>
        <w:pStyle w:val="NormalIndent"/>
        <w:ind w:left="0"/>
      </w:pPr>
      <w:r>
        <w:t xml:space="preserve">MUFG intends to develop and manage their own mobile application using the Digital Banking RESTful service calls to access required functionality.  These RESTful services are session-aware and access Digital Banking respecting the user’s </w:t>
      </w:r>
      <w:r w:rsidR="00854C87">
        <w:t xml:space="preserve">defined </w:t>
      </w:r>
      <w:r>
        <w:t>access rights</w:t>
      </w:r>
      <w:r w:rsidR="00854C87">
        <w:t>.</w:t>
      </w:r>
    </w:p>
    <w:p w14:paraId="6081FC50" w14:textId="77777777" w:rsidR="00854C87" w:rsidRDefault="00854C87" w:rsidP="00DA3C3B">
      <w:pPr>
        <w:pStyle w:val="NormalIndent"/>
        <w:ind w:left="0"/>
      </w:pPr>
    </w:p>
    <w:p w14:paraId="75B9648C" w14:textId="77777777" w:rsidR="00854C87" w:rsidRDefault="00854C87" w:rsidP="00E36149">
      <w:pPr>
        <w:pStyle w:val="Heading2"/>
        <w:numPr>
          <w:ilvl w:val="2"/>
          <w:numId w:val="2"/>
        </w:numPr>
        <w:rPr>
          <w:szCs w:val="20"/>
        </w:rPr>
      </w:pPr>
      <w:bookmarkStart w:id="3414" w:name="_Toc28956469"/>
      <w:r w:rsidRPr="005757E3">
        <w:rPr>
          <w:szCs w:val="20"/>
        </w:rPr>
        <w:t xml:space="preserve">Mobile </w:t>
      </w:r>
      <w:r>
        <w:rPr>
          <w:szCs w:val="20"/>
        </w:rPr>
        <w:t>Functionality</w:t>
      </w:r>
      <w:bookmarkEnd w:id="3414"/>
    </w:p>
    <w:p w14:paraId="645346BE" w14:textId="77777777" w:rsidR="00854C87" w:rsidRDefault="00854C87" w:rsidP="00854C87">
      <w:pPr>
        <w:pStyle w:val="NormalIndent"/>
      </w:pPr>
    </w:p>
    <w:tbl>
      <w:tblPr>
        <w:tblStyle w:val="TableGrid"/>
        <w:tblW w:w="0" w:type="auto"/>
        <w:tblLook w:val="04A0" w:firstRow="1" w:lastRow="0" w:firstColumn="1" w:lastColumn="0" w:noHBand="0" w:noVBand="1"/>
      </w:tblPr>
      <w:tblGrid>
        <w:gridCol w:w="2155"/>
        <w:gridCol w:w="2970"/>
        <w:gridCol w:w="2292"/>
        <w:gridCol w:w="2203"/>
      </w:tblGrid>
      <w:tr w:rsidR="00854C87" w14:paraId="5514E434" w14:textId="77777777" w:rsidTr="00854C87">
        <w:tc>
          <w:tcPr>
            <w:tcW w:w="2155" w:type="dxa"/>
            <w:shd w:val="clear" w:color="auto" w:fill="8DB3E2" w:themeFill="text2" w:themeFillTint="66"/>
          </w:tcPr>
          <w:p w14:paraId="69CDD8D6" w14:textId="77777777" w:rsidR="00854C87" w:rsidRDefault="00854C87" w:rsidP="00854C87">
            <w:pPr>
              <w:pStyle w:val="NormalIndent"/>
              <w:ind w:left="0"/>
            </w:pPr>
            <w:r>
              <w:t>Functional Group</w:t>
            </w:r>
          </w:p>
        </w:tc>
        <w:tc>
          <w:tcPr>
            <w:tcW w:w="2970" w:type="dxa"/>
            <w:shd w:val="clear" w:color="auto" w:fill="8DB3E2" w:themeFill="text2" w:themeFillTint="66"/>
          </w:tcPr>
          <w:p w14:paraId="19048693" w14:textId="77777777" w:rsidR="00854C87" w:rsidRDefault="00854C87" w:rsidP="00854C87">
            <w:pPr>
              <w:pStyle w:val="NormalIndent"/>
              <w:ind w:left="0"/>
            </w:pPr>
            <w:r>
              <w:t>Function</w:t>
            </w:r>
          </w:p>
        </w:tc>
        <w:tc>
          <w:tcPr>
            <w:tcW w:w="2292" w:type="dxa"/>
            <w:shd w:val="clear" w:color="auto" w:fill="8DB3E2" w:themeFill="text2" w:themeFillTint="66"/>
          </w:tcPr>
          <w:p w14:paraId="5DAB8067" w14:textId="77777777" w:rsidR="00854C87" w:rsidRDefault="00854C87" w:rsidP="00854C87">
            <w:pPr>
              <w:pStyle w:val="NormalIndent"/>
              <w:ind w:left="0"/>
            </w:pPr>
            <w:r>
              <w:t>Service</w:t>
            </w:r>
          </w:p>
        </w:tc>
        <w:tc>
          <w:tcPr>
            <w:tcW w:w="2203" w:type="dxa"/>
            <w:shd w:val="clear" w:color="auto" w:fill="8DB3E2" w:themeFill="text2" w:themeFillTint="66"/>
          </w:tcPr>
          <w:p w14:paraId="1769E8CE" w14:textId="77777777" w:rsidR="00854C87" w:rsidRDefault="00854C87" w:rsidP="00854C87">
            <w:pPr>
              <w:pStyle w:val="NormalIndent"/>
              <w:ind w:left="0"/>
            </w:pPr>
            <w:r>
              <w:t>Comments</w:t>
            </w:r>
          </w:p>
        </w:tc>
      </w:tr>
      <w:tr w:rsidR="00854C87" w14:paraId="791750B7" w14:textId="77777777" w:rsidTr="00854C87">
        <w:tc>
          <w:tcPr>
            <w:tcW w:w="2155" w:type="dxa"/>
          </w:tcPr>
          <w:p w14:paraId="1D836FAA" w14:textId="77777777" w:rsidR="00854C87" w:rsidRDefault="00854C87" w:rsidP="00854C87">
            <w:pPr>
              <w:pStyle w:val="NormalIndent"/>
              <w:ind w:left="0"/>
            </w:pPr>
            <w:r>
              <w:t>Information Reporting</w:t>
            </w:r>
          </w:p>
        </w:tc>
        <w:tc>
          <w:tcPr>
            <w:tcW w:w="2970" w:type="dxa"/>
          </w:tcPr>
          <w:p w14:paraId="565F9F41" w14:textId="77777777" w:rsidR="00854C87" w:rsidRDefault="00854C87" w:rsidP="00854C87">
            <w:pPr>
              <w:pStyle w:val="NormalIndent"/>
              <w:ind w:left="0"/>
            </w:pPr>
            <w:r>
              <w:t>Access Prior Day and Current Day Account Information</w:t>
            </w:r>
          </w:p>
        </w:tc>
        <w:tc>
          <w:tcPr>
            <w:tcW w:w="2292" w:type="dxa"/>
          </w:tcPr>
          <w:p w14:paraId="2D6D59EE" w14:textId="77777777" w:rsidR="00854C87" w:rsidRDefault="00854C87" w:rsidP="00854C87">
            <w:pPr>
              <w:pStyle w:val="NormalIndent"/>
              <w:ind w:left="0"/>
            </w:pPr>
            <w:r>
              <w:t>Inquiry Service</w:t>
            </w:r>
          </w:p>
        </w:tc>
        <w:tc>
          <w:tcPr>
            <w:tcW w:w="2203" w:type="dxa"/>
          </w:tcPr>
          <w:p w14:paraId="571FC6B7" w14:textId="77777777" w:rsidR="00854C87" w:rsidRDefault="00854C87" w:rsidP="00854C87">
            <w:pPr>
              <w:pStyle w:val="NormalIndent"/>
              <w:ind w:left="0"/>
            </w:pPr>
          </w:p>
        </w:tc>
      </w:tr>
      <w:tr w:rsidR="00854C87" w14:paraId="16B0FAAA" w14:textId="77777777" w:rsidTr="00854C87">
        <w:tc>
          <w:tcPr>
            <w:tcW w:w="2155" w:type="dxa"/>
          </w:tcPr>
          <w:p w14:paraId="0E806E73" w14:textId="77777777" w:rsidR="00854C87" w:rsidRDefault="00854C87" w:rsidP="00854C87">
            <w:pPr>
              <w:pStyle w:val="NormalIndent"/>
              <w:ind w:left="0"/>
            </w:pPr>
          </w:p>
        </w:tc>
        <w:tc>
          <w:tcPr>
            <w:tcW w:w="2970" w:type="dxa"/>
          </w:tcPr>
          <w:p w14:paraId="7019EFE4" w14:textId="77777777" w:rsidR="00854C87" w:rsidRDefault="00854C87" w:rsidP="00854C87">
            <w:pPr>
              <w:pStyle w:val="NormalIndent"/>
              <w:ind w:left="0"/>
            </w:pPr>
            <w:r>
              <w:t>Access Filter Criteria Data</w:t>
            </w:r>
          </w:p>
        </w:tc>
        <w:tc>
          <w:tcPr>
            <w:tcW w:w="2292" w:type="dxa"/>
          </w:tcPr>
          <w:p w14:paraId="2E14EDEC" w14:textId="77777777" w:rsidR="00854C87" w:rsidRDefault="00854C87" w:rsidP="00854C87">
            <w:pPr>
              <w:pStyle w:val="NormalIndent"/>
              <w:ind w:left="0"/>
            </w:pPr>
            <w:r>
              <w:t>Inquiry Service</w:t>
            </w:r>
          </w:p>
        </w:tc>
        <w:tc>
          <w:tcPr>
            <w:tcW w:w="2203" w:type="dxa"/>
          </w:tcPr>
          <w:p w14:paraId="73F84661" w14:textId="77777777" w:rsidR="00854C87" w:rsidRDefault="00854C87" w:rsidP="00854C87">
            <w:pPr>
              <w:pStyle w:val="NormalIndent"/>
              <w:ind w:left="0"/>
            </w:pPr>
          </w:p>
        </w:tc>
      </w:tr>
      <w:tr w:rsidR="00854C87" w14:paraId="6B24F055" w14:textId="77777777" w:rsidTr="00854C87">
        <w:tc>
          <w:tcPr>
            <w:tcW w:w="2155" w:type="dxa"/>
          </w:tcPr>
          <w:p w14:paraId="1E8D1650" w14:textId="77777777" w:rsidR="00854C87" w:rsidRDefault="00854C87" w:rsidP="00854C87">
            <w:pPr>
              <w:pStyle w:val="NormalIndent"/>
              <w:ind w:left="0"/>
            </w:pPr>
          </w:p>
        </w:tc>
        <w:tc>
          <w:tcPr>
            <w:tcW w:w="2970" w:type="dxa"/>
          </w:tcPr>
          <w:p w14:paraId="259DCAA3" w14:textId="77777777" w:rsidR="00854C87" w:rsidRDefault="00854C87" w:rsidP="00854C87">
            <w:pPr>
              <w:pStyle w:val="NormalIndent"/>
              <w:ind w:left="0"/>
            </w:pPr>
            <w:r>
              <w:t>Get Check Image</w:t>
            </w:r>
          </w:p>
        </w:tc>
        <w:tc>
          <w:tcPr>
            <w:tcW w:w="2292" w:type="dxa"/>
          </w:tcPr>
          <w:p w14:paraId="3173A54F" w14:textId="77777777" w:rsidR="00854C87" w:rsidRDefault="00854C87" w:rsidP="00854C87">
            <w:pPr>
              <w:pStyle w:val="NormalIndent"/>
              <w:ind w:left="0"/>
            </w:pPr>
            <w:r>
              <w:t>Image Inquiry Service</w:t>
            </w:r>
          </w:p>
        </w:tc>
        <w:tc>
          <w:tcPr>
            <w:tcW w:w="2203" w:type="dxa"/>
          </w:tcPr>
          <w:p w14:paraId="3C999639" w14:textId="77777777" w:rsidR="00854C87" w:rsidRDefault="00854C87" w:rsidP="00854C87">
            <w:pPr>
              <w:pStyle w:val="NormalIndent"/>
              <w:ind w:left="0"/>
            </w:pPr>
          </w:p>
        </w:tc>
      </w:tr>
      <w:tr w:rsidR="00854C87" w14:paraId="3F93B01A" w14:textId="77777777" w:rsidTr="00854C87">
        <w:tc>
          <w:tcPr>
            <w:tcW w:w="2155" w:type="dxa"/>
          </w:tcPr>
          <w:p w14:paraId="0324CEBD" w14:textId="77777777" w:rsidR="00854C87" w:rsidRDefault="00854C87" w:rsidP="00854C87">
            <w:pPr>
              <w:pStyle w:val="NormalIndent"/>
              <w:ind w:left="0"/>
            </w:pPr>
            <w:r>
              <w:t>Payments</w:t>
            </w:r>
          </w:p>
        </w:tc>
        <w:tc>
          <w:tcPr>
            <w:tcW w:w="2970" w:type="dxa"/>
          </w:tcPr>
          <w:p w14:paraId="361BE4D4" w14:textId="77777777" w:rsidR="00854C87" w:rsidRDefault="00854C87" w:rsidP="00854C87">
            <w:pPr>
              <w:pStyle w:val="NormalIndent"/>
              <w:ind w:left="0"/>
            </w:pPr>
            <w:r>
              <w:t>Payment Inquiry</w:t>
            </w:r>
          </w:p>
        </w:tc>
        <w:tc>
          <w:tcPr>
            <w:tcW w:w="2292" w:type="dxa"/>
          </w:tcPr>
          <w:p w14:paraId="67266D63" w14:textId="77777777" w:rsidR="00854C87" w:rsidRDefault="00854C87" w:rsidP="00854C87">
            <w:pPr>
              <w:pStyle w:val="NormalIndent"/>
              <w:ind w:left="0"/>
            </w:pPr>
            <w:r>
              <w:t>Inquiry Service</w:t>
            </w:r>
          </w:p>
        </w:tc>
        <w:tc>
          <w:tcPr>
            <w:tcW w:w="2203" w:type="dxa"/>
          </w:tcPr>
          <w:p w14:paraId="483F4DAD" w14:textId="77777777" w:rsidR="00854C87" w:rsidRDefault="00854C87" w:rsidP="00854C87">
            <w:pPr>
              <w:pStyle w:val="NormalIndent"/>
              <w:ind w:left="0"/>
            </w:pPr>
          </w:p>
        </w:tc>
      </w:tr>
      <w:tr w:rsidR="00854C87" w14:paraId="60734E67" w14:textId="77777777" w:rsidTr="00854C87">
        <w:tc>
          <w:tcPr>
            <w:tcW w:w="2155" w:type="dxa"/>
          </w:tcPr>
          <w:p w14:paraId="1FD7AF83" w14:textId="77777777" w:rsidR="00854C87" w:rsidRDefault="00854C87" w:rsidP="00854C87">
            <w:pPr>
              <w:pStyle w:val="NormalIndent"/>
              <w:ind w:left="0"/>
            </w:pPr>
          </w:p>
        </w:tc>
        <w:tc>
          <w:tcPr>
            <w:tcW w:w="2970" w:type="dxa"/>
          </w:tcPr>
          <w:p w14:paraId="3074F4CE" w14:textId="77777777" w:rsidR="00854C87" w:rsidRDefault="00854C87" w:rsidP="00854C87">
            <w:pPr>
              <w:pStyle w:val="NormalIndent"/>
              <w:ind w:left="0"/>
            </w:pPr>
            <w:r>
              <w:t>Access Filter Criteria Data</w:t>
            </w:r>
          </w:p>
        </w:tc>
        <w:tc>
          <w:tcPr>
            <w:tcW w:w="2292" w:type="dxa"/>
          </w:tcPr>
          <w:p w14:paraId="11E04FDE" w14:textId="77777777" w:rsidR="00854C87" w:rsidRDefault="00854C87" w:rsidP="00854C87">
            <w:pPr>
              <w:pStyle w:val="NormalIndent"/>
              <w:ind w:left="0"/>
            </w:pPr>
            <w:r>
              <w:t>Inquiry Service</w:t>
            </w:r>
          </w:p>
        </w:tc>
        <w:tc>
          <w:tcPr>
            <w:tcW w:w="2203" w:type="dxa"/>
          </w:tcPr>
          <w:p w14:paraId="6564A0A2" w14:textId="77777777" w:rsidR="00854C87" w:rsidRDefault="00854C87" w:rsidP="00854C87">
            <w:pPr>
              <w:pStyle w:val="NormalIndent"/>
              <w:ind w:left="0"/>
            </w:pPr>
          </w:p>
        </w:tc>
      </w:tr>
      <w:tr w:rsidR="00854C87" w14:paraId="75F8A8BE" w14:textId="77777777" w:rsidTr="00854C87">
        <w:tc>
          <w:tcPr>
            <w:tcW w:w="2155" w:type="dxa"/>
          </w:tcPr>
          <w:p w14:paraId="4293A04E" w14:textId="77777777" w:rsidR="00854C87" w:rsidRDefault="00854C87" w:rsidP="00854C87">
            <w:pPr>
              <w:pStyle w:val="NormalIndent"/>
              <w:ind w:left="0"/>
            </w:pPr>
          </w:p>
        </w:tc>
        <w:tc>
          <w:tcPr>
            <w:tcW w:w="2970" w:type="dxa"/>
          </w:tcPr>
          <w:p w14:paraId="3479B6D7" w14:textId="77777777" w:rsidR="00854C87" w:rsidRDefault="00854C87" w:rsidP="00854C87">
            <w:pPr>
              <w:pStyle w:val="NormalIndent"/>
              <w:ind w:left="0"/>
            </w:pPr>
            <w:r>
              <w:t>Wire and ACH Batch Approval</w:t>
            </w:r>
          </w:p>
        </w:tc>
        <w:tc>
          <w:tcPr>
            <w:tcW w:w="2292" w:type="dxa"/>
          </w:tcPr>
          <w:p w14:paraId="3C681C2A" w14:textId="77777777" w:rsidR="00854C87" w:rsidRDefault="00854C87" w:rsidP="00854C87">
            <w:pPr>
              <w:pStyle w:val="NormalIndent"/>
              <w:ind w:left="0"/>
            </w:pPr>
            <w:r>
              <w:t>Approval Service</w:t>
            </w:r>
          </w:p>
        </w:tc>
        <w:tc>
          <w:tcPr>
            <w:tcW w:w="2203" w:type="dxa"/>
          </w:tcPr>
          <w:p w14:paraId="010D4ABB" w14:textId="77777777" w:rsidR="00854C87" w:rsidRDefault="00854C87" w:rsidP="00854C87">
            <w:pPr>
              <w:pStyle w:val="NormalIndent"/>
              <w:ind w:left="0"/>
            </w:pPr>
          </w:p>
        </w:tc>
      </w:tr>
      <w:tr w:rsidR="00854C87" w14:paraId="4405B5C9" w14:textId="77777777" w:rsidTr="00854C87">
        <w:tc>
          <w:tcPr>
            <w:tcW w:w="2155" w:type="dxa"/>
          </w:tcPr>
          <w:p w14:paraId="5F6E85CC" w14:textId="77777777" w:rsidR="00854C87" w:rsidRDefault="00854C87" w:rsidP="00854C87">
            <w:pPr>
              <w:pStyle w:val="NormalIndent"/>
              <w:ind w:left="0"/>
            </w:pPr>
          </w:p>
        </w:tc>
        <w:tc>
          <w:tcPr>
            <w:tcW w:w="2970" w:type="dxa"/>
          </w:tcPr>
          <w:p w14:paraId="2E0FC365" w14:textId="77777777" w:rsidR="00854C87" w:rsidRDefault="00854C87" w:rsidP="00854C87">
            <w:pPr>
              <w:pStyle w:val="NormalIndent"/>
              <w:ind w:left="0"/>
            </w:pPr>
            <w:r>
              <w:t>Initiate Wire from Template</w:t>
            </w:r>
          </w:p>
        </w:tc>
        <w:tc>
          <w:tcPr>
            <w:tcW w:w="2292" w:type="dxa"/>
          </w:tcPr>
          <w:p w14:paraId="2DC7BCD4" w14:textId="77777777" w:rsidR="00854C87" w:rsidRDefault="00F9530D" w:rsidP="00854C87">
            <w:pPr>
              <w:pStyle w:val="NormalIndent"/>
              <w:ind w:left="0"/>
            </w:pPr>
            <w:r>
              <w:t>Create Payment</w:t>
            </w:r>
          </w:p>
        </w:tc>
        <w:tc>
          <w:tcPr>
            <w:tcW w:w="2203" w:type="dxa"/>
          </w:tcPr>
          <w:p w14:paraId="62A3E143" w14:textId="77777777" w:rsidR="00854C87" w:rsidRDefault="00854C87" w:rsidP="00854C87">
            <w:pPr>
              <w:pStyle w:val="NormalIndent"/>
              <w:ind w:left="0"/>
            </w:pPr>
          </w:p>
        </w:tc>
      </w:tr>
      <w:tr w:rsidR="0054567D" w14:paraId="7A0DEADD" w14:textId="77777777" w:rsidTr="00854C87">
        <w:tc>
          <w:tcPr>
            <w:tcW w:w="2155" w:type="dxa"/>
          </w:tcPr>
          <w:p w14:paraId="2A1BAFD2" w14:textId="77777777" w:rsidR="0054567D" w:rsidRDefault="0054567D" w:rsidP="00854C87">
            <w:pPr>
              <w:pStyle w:val="NormalIndent"/>
              <w:ind w:left="0"/>
            </w:pPr>
          </w:p>
        </w:tc>
        <w:tc>
          <w:tcPr>
            <w:tcW w:w="2970" w:type="dxa"/>
          </w:tcPr>
          <w:p w14:paraId="0334CFED" w14:textId="77777777" w:rsidR="0054567D" w:rsidRDefault="0054567D" w:rsidP="00854C87">
            <w:pPr>
              <w:pStyle w:val="NormalIndent"/>
              <w:ind w:left="0"/>
            </w:pPr>
            <w:r>
              <w:t>Initiate ACH from Template</w:t>
            </w:r>
          </w:p>
        </w:tc>
        <w:tc>
          <w:tcPr>
            <w:tcW w:w="2292" w:type="dxa"/>
          </w:tcPr>
          <w:p w14:paraId="1C197943" w14:textId="77777777" w:rsidR="0054567D" w:rsidRDefault="0054567D" w:rsidP="00854C87">
            <w:pPr>
              <w:pStyle w:val="NormalIndent"/>
              <w:ind w:left="0"/>
            </w:pPr>
            <w:r>
              <w:t>Create Payment</w:t>
            </w:r>
          </w:p>
        </w:tc>
        <w:tc>
          <w:tcPr>
            <w:tcW w:w="2203" w:type="dxa"/>
          </w:tcPr>
          <w:p w14:paraId="184DC1BB" w14:textId="77777777" w:rsidR="0054567D" w:rsidRDefault="0054567D" w:rsidP="00854C87">
            <w:pPr>
              <w:pStyle w:val="NormalIndent"/>
              <w:ind w:left="0"/>
            </w:pPr>
          </w:p>
        </w:tc>
      </w:tr>
      <w:tr w:rsidR="00854C87" w14:paraId="25CA78AA" w14:textId="77777777" w:rsidTr="00854C87">
        <w:tc>
          <w:tcPr>
            <w:tcW w:w="2155" w:type="dxa"/>
          </w:tcPr>
          <w:p w14:paraId="02F80884" w14:textId="77777777" w:rsidR="00854C87" w:rsidRDefault="00854C87" w:rsidP="00854C87">
            <w:pPr>
              <w:pStyle w:val="NormalIndent"/>
              <w:ind w:left="0"/>
            </w:pPr>
          </w:p>
        </w:tc>
        <w:tc>
          <w:tcPr>
            <w:tcW w:w="2970" w:type="dxa"/>
          </w:tcPr>
          <w:p w14:paraId="006B568C" w14:textId="77777777" w:rsidR="00854C87" w:rsidRDefault="00854C87" w:rsidP="00854C87">
            <w:pPr>
              <w:pStyle w:val="NormalIndent"/>
              <w:ind w:left="0"/>
            </w:pPr>
            <w:r>
              <w:t>Template Inquiry</w:t>
            </w:r>
          </w:p>
        </w:tc>
        <w:tc>
          <w:tcPr>
            <w:tcW w:w="2292" w:type="dxa"/>
          </w:tcPr>
          <w:p w14:paraId="30E3DAE1" w14:textId="77777777" w:rsidR="00854C87" w:rsidRDefault="00F9530D" w:rsidP="00854C87">
            <w:pPr>
              <w:pStyle w:val="NormalIndent"/>
              <w:ind w:left="0"/>
            </w:pPr>
            <w:r>
              <w:t>Inquiry Service</w:t>
            </w:r>
          </w:p>
        </w:tc>
        <w:tc>
          <w:tcPr>
            <w:tcW w:w="2203" w:type="dxa"/>
          </w:tcPr>
          <w:p w14:paraId="3050C60C" w14:textId="77777777" w:rsidR="00854C87" w:rsidRDefault="00854C87" w:rsidP="00854C87">
            <w:pPr>
              <w:pStyle w:val="NormalIndent"/>
              <w:ind w:left="0"/>
            </w:pPr>
          </w:p>
        </w:tc>
      </w:tr>
      <w:tr w:rsidR="00854C87" w14:paraId="26765B29" w14:textId="77777777" w:rsidTr="00854C87">
        <w:tc>
          <w:tcPr>
            <w:tcW w:w="2155" w:type="dxa"/>
          </w:tcPr>
          <w:p w14:paraId="6383D9B9" w14:textId="77777777" w:rsidR="00854C87" w:rsidRDefault="00854C87" w:rsidP="00854C87">
            <w:pPr>
              <w:pStyle w:val="NormalIndent"/>
              <w:ind w:left="0"/>
            </w:pPr>
          </w:p>
        </w:tc>
        <w:tc>
          <w:tcPr>
            <w:tcW w:w="2970" w:type="dxa"/>
          </w:tcPr>
          <w:p w14:paraId="54448D19" w14:textId="77777777" w:rsidR="00854C87" w:rsidRDefault="00854C87" w:rsidP="00854C87">
            <w:pPr>
              <w:pStyle w:val="NormalIndent"/>
              <w:ind w:left="0"/>
            </w:pPr>
            <w:r>
              <w:t>Template Approval</w:t>
            </w:r>
          </w:p>
        </w:tc>
        <w:tc>
          <w:tcPr>
            <w:tcW w:w="2292" w:type="dxa"/>
          </w:tcPr>
          <w:p w14:paraId="64E5D60A" w14:textId="77777777" w:rsidR="00854C87" w:rsidRDefault="00F9530D" w:rsidP="00854C87">
            <w:pPr>
              <w:pStyle w:val="NormalIndent"/>
              <w:ind w:left="0"/>
            </w:pPr>
            <w:r>
              <w:t>Approval Service</w:t>
            </w:r>
          </w:p>
        </w:tc>
        <w:tc>
          <w:tcPr>
            <w:tcW w:w="2203" w:type="dxa"/>
          </w:tcPr>
          <w:p w14:paraId="6051354B" w14:textId="77777777" w:rsidR="00854C87" w:rsidRDefault="00854C87" w:rsidP="00854C87">
            <w:pPr>
              <w:pStyle w:val="NormalIndent"/>
              <w:ind w:left="0"/>
            </w:pPr>
          </w:p>
        </w:tc>
      </w:tr>
      <w:tr w:rsidR="00854C87" w14:paraId="6EF06089" w14:textId="77777777" w:rsidTr="00854C87">
        <w:tc>
          <w:tcPr>
            <w:tcW w:w="2155" w:type="dxa"/>
          </w:tcPr>
          <w:p w14:paraId="2593F05D" w14:textId="77777777" w:rsidR="00854C87" w:rsidRDefault="00F9530D" w:rsidP="00854C87">
            <w:pPr>
              <w:pStyle w:val="NormalIndent"/>
              <w:ind w:left="0"/>
            </w:pPr>
            <w:r>
              <w:t>Transfers</w:t>
            </w:r>
          </w:p>
        </w:tc>
        <w:tc>
          <w:tcPr>
            <w:tcW w:w="2970" w:type="dxa"/>
          </w:tcPr>
          <w:p w14:paraId="3778E9AA" w14:textId="77777777" w:rsidR="00854C87" w:rsidRDefault="00F9530D" w:rsidP="00854C87">
            <w:pPr>
              <w:pStyle w:val="NormalIndent"/>
              <w:ind w:left="0"/>
            </w:pPr>
            <w:r>
              <w:t>Transfer Inquiry</w:t>
            </w:r>
          </w:p>
        </w:tc>
        <w:tc>
          <w:tcPr>
            <w:tcW w:w="2292" w:type="dxa"/>
          </w:tcPr>
          <w:p w14:paraId="34A8FC58" w14:textId="77777777" w:rsidR="00854C87" w:rsidRDefault="00F9530D" w:rsidP="00854C87">
            <w:pPr>
              <w:pStyle w:val="NormalIndent"/>
              <w:ind w:left="0"/>
            </w:pPr>
            <w:r>
              <w:t>Inquiry Service</w:t>
            </w:r>
          </w:p>
        </w:tc>
        <w:tc>
          <w:tcPr>
            <w:tcW w:w="2203" w:type="dxa"/>
          </w:tcPr>
          <w:p w14:paraId="51E590C9" w14:textId="77777777" w:rsidR="00854C87" w:rsidRDefault="00854C87" w:rsidP="00854C87">
            <w:pPr>
              <w:pStyle w:val="NormalIndent"/>
              <w:ind w:left="0"/>
            </w:pPr>
          </w:p>
        </w:tc>
      </w:tr>
      <w:tr w:rsidR="00F9530D" w14:paraId="4DAC2F84" w14:textId="77777777" w:rsidTr="00854C87">
        <w:tc>
          <w:tcPr>
            <w:tcW w:w="2155" w:type="dxa"/>
          </w:tcPr>
          <w:p w14:paraId="16B448BB" w14:textId="77777777" w:rsidR="00F9530D" w:rsidRDefault="00F9530D" w:rsidP="00854C87">
            <w:pPr>
              <w:pStyle w:val="NormalIndent"/>
              <w:ind w:left="0"/>
            </w:pPr>
          </w:p>
        </w:tc>
        <w:tc>
          <w:tcPr>
            <w:tcW w:w="2970" w:type="dxa"/>
          </w:tcPr>
          <w:p w14:paraId="1D56E336" w14:textId="77777777" w:rsidR="00F9530D" w:rsidRDefault="00F9530D" w:rsidP="00854C87">
            <w:pPr>
              <w:pStyle w:val="NormalIndent"/>
              <w:ind w:left="0"/>
            </w:pPr>
            <w:r>
              <w:t>Access Filter Criteria Data</w:t>
            </w:r>
          </w:p>
        </w:tc>
        <w:tc>
          <w:tcPr>
            <w:tcW w:w="2292" w:type="dxa"/>
          </w:tcPr>
          <w:p w14:paraId="295747B7" w14:textId="77777777" w:rsidR="00F9530D" w:rsidRDefault="00F9530D" w:rsidP="00854C87">
            <w:pPr>
              <w:pStyle w:val="NormalIndent"/>
              <w:ind w:left="0"/>
            </w:pPr>
            <w:r>
              <w:t>Inquiry Service</w:t>
            </w:r>
          </w:p>
        </w:tc>
        <w:tc>
          <w:tcPr>
            <w:tcW w:w="2203" w:type="dxa"/>
          </w:tcPr>
          <w:p w14:paraId="1466FAB2" w14:textId="77777777" w:rsidR="00F9530D" w:rsidRDefault="00F9530D" w:rsidP="00854C87">
            <w:pPr>
              <w:pStyle w:val="NormalIndent"/>
              <w:ind w:left="0"/>
            </w:pPr>
          </w:p>
        </w:tc>
      </w:tr>
      <w:tr w:rsidR="00F9530D" w14:paraId="0D188A8E" w14:textId="77777777" w:rsidTr="00854C87">
        <w:tc>
          <w:tcPr>
            <w:tcW w:w="2155" w:type="dxa"/>
          </w:tcPr>
          <w:p w14:paraId="61A7C546" w14:textId="77777777" w:rsidR="00F9530D" w:rsidRDefault="00F9530D" w:rsidP="00854C87">
            <w:pPr>
              <w:pStyle w:val="NormalIndent"/>
              <w:ind w:left="0"/>
            </w:pPr>
          </w:p>
        </w:tc>
        <w:tc>
          <w:tcPr>
            <w:tcW w:w="2970" w:type="dxa"/>
          </w:tcPr>
          <w:p w14:paraId="7C4804F6" w14:textId="77777777" w:rsidR="00F9530D" w:rsidRDefault="00F9530D" w:rsidP="00854C87">
            <w:pPr>
              <w:pStyle w:val="NormalIndent"/>
              <w:ind w:left="0"/>
            </w:pPr>
            <w:r>
              <w:t>Access Debit and Credit Accounts</w:t>
            </w:r>
          </w:p>
        </w:tc>
        <w:tc>
          <w:tcPr>
            <w:tcW w:w="2292" w:type="dxa"/>
          </w:tcPr>
          <w:p w14:paraId="71F35F34" w14:textId="77777777" w:rsidR="00F9530D" w:rsidRDefault="00F9530D" w:rsidP="00854C87">
            <w:pPr>
              <w:pStyle w:val="NormalIndent"/>
              <w:ind w:left="0"/>
            </w:pPr>
            <w:r>
              <w:t>Inquiry Service</w:t>
            </w:r>
          </w:p>
        </w:tc>
        <w:tc>
          <w:tcPr>
            <w:tcW w:w="2203" w:type="dxa"/>
          </w:tcPr>
          <w:p w14:paraId="20984840" w14:textId="77777777" w:rsidR="00F9530D" w:rsidRDefault="00F9530D" w:rsidP="00854C87">
            <w:pPr>
              <w:pStyle w:val="NormalIndent"/>
              <w:ind w:left="0"/>
            </w:pPr>
          </w:p>
        </w:tc>
      </w:tr>
      <w:tr w:rsidR="00F9530D" w14:paraId="1669ABAA" w14:textId="77777777" w:rsidTr="00854C87">
        <w:tc>
          <w:tcPr>
            <w:tcW w:w="2155" w:type="dxa"/>
          </w:tcPr>
          <w:p w14:paraId="0188321F" w14:textId="77777777" w:rsidR="00F9530D" w:rsidRDefault="00F9530D" w:rsidP="00854C87">
            <w:pPr>
              <w:pStyle w:val="NormalIndent"/>
              <w:ind w:left="0"/>
            </w:pPr>
          </w:p>
        </w:tc>
        <w:tc>
          <w:tcPr>
            <w:tcW w:w="2970" w:type="dxa"/>
          </w:tcPr>
          <w:p w14:paraId="60F77C24" w14:textId="77777777" w:rsidR="00F9530D" w:rsidRDefault="00F9530D" w:rsidP="00854C87">
            <w:pPr>
              <w:pStyle w:val="NormalIndent"/>
              <w:ind w:left="0"/>
            </w:pPr>
            <w:r>
              <w:t>Approve Transfer</w:t>
            </w:r>
          </w:p>
        </w:tc>
        <w:tc>
          <w:tcPr>
            <w:tcW w:w="2292" w:type="dxa"/>
          </w:tcPr>
          <w:p w14:paraId="116269B8" w14:textId="77777777" w:rsidR="00F9530D" w:rsidRDefault="00F9530D" w:rsidP="00854C87">
            <w:pPr>
              <w:pStyle w:val="NormalIndent"/>
              <w:ind w:left="0"/>
            </w:pPr>
            <w:r>
              <w:t>Approval Service</w:t>
            </w:r>
          </w:p>
        </w:tc>
        <w:tc>
          <w:tcPr>
            <w:tcW w:w="2203" w:type="dxa"/>
          </w:tcPr>
          <w:p w14:paraId="077E615C" w14:textId="77777777" w:rsidR="00F9530D" w:rsidRDefault="00F9530D" w:rsidP="00854C87">
            <w:pPr>
              <w:pStyle w:val="NormalIndent"/>
              <w:ind w:left="0"/>
            </w:pPr>
          </w:p>
        </w:tc>
      </w:tr>
      <w:tr w:rsidR="00F9530D" w14:paraId="3476B8C1" w14:textId="77777777" w:rsidTr="00854C87">
        <w:tc>
          <w:tcPr>
            <w:tcW w:w="2155" w:type="dxa"/>
          </w:tcPr>
          <w:p w14:paraId="6EEB56CC" w14:textId="77777777" w:rsidR="00F9530D" w:rsidRDefault="00F9530D" w:rsidP="00854C87">
            <w:pPr>
              <w:pStyle w:val="NormalIndent"/>
              <w:ind w:left="0"/>
            </w:pPr>
          </w:p>
        </w:tc>
        <w:tc>
          <w:tcPr>
            <w:tcW w:w="2970" w:type="dxa"/>
          </w:tcPr>
          <w:p w14:paraId="556DB93C" w14:textId="77777777" w:rsidR="00F9530D" w:rsidRDefault="00F9530D" w:rsidP="00854C87">
            <w:pPr>
              <w:pStyle w:val="NormalIndent"/>
              <w:ind w:left="0"/>
            </w:pPr>
            <w:r>
              <w:t>Initiate Transfer (free form)</w:t>
            </w:r>
          </w:p>
        </w:tc>
        <w:tc>
          <w:tcPr>
            <w:tcW w:w="2292" w:type="dxa"/>
          </w:tcPr>
          <w:p w14:paraId="6D6806A4" w14:textId="77777777" w:rsidR="00F9530D" w:rsidRDefault="00F9530D" w:rsidP="00854C87">
            <w:pPr>
              <w:pStyle w:val="NormalIndent"/>
              <w:ind w:left="0"/>
            </w:pPr>
            <w:r>
              <w:t>Create Transfer</w:t>
            </w:r>
          </w:p>
        </w:tc>
        <w:tc>
          <w:tcPr>
            <w:tcW w:w="2203" w:type="dxa"/>
          </w:tcPr>
          <w:p w14:paraId="4AD3A53C" w14:textId="77777777" w:rsidR="00F9530D" w:rsidRDefault="00F9530D" w:rsidP="00854C87">
            <w:pPr>
              <w:pStyle w:val="NormalIndent"/>
              <w:ind w:left="0"/>
            </w:pPr>
          </w:p>
        </w:tc>
      </w:tr>
      <w:tr w:rsidR="00E14C08" w14:paraId="77C5FFD0" w14:textId="77777777" w:rsidTr="00854C87">
        <w:tc>
          <w:tcPr>
            <w:tcW w:w="2155" w:type="dxa"/>
          </w:tcPr>
          <w:p w14:paraId="499A824E" w14:textId="77777777" w:rsidR="00E14C08" w:rsidRDefault="00E14C08" w:rsidP="00854C87">
            <w:pPr>
              <w:pStyle w:val="NormalIndent"/>
              <w:ind w:left="0"/>
            </w:pPr>
            <w:r>
              <w:t>Check Management</w:t>
            </w:r>
          </w:p>
        </w:tc>
        <w:tc>
          <w:tcPr>
            <w:tcW w:w="2970" w:type="dxa"/>
          </w:tcPr>
          <w:p w14:paraId="4785BB09" w14:textId="77777777" w:rsidR="00E14C08" w:rsidRDefault="00E14C08" w:rsidP="00854C87">
            <w:pPr>
              <w:pStyle w:val="NormalIndent"/>
              <w:ind w:left="0"/>
            </w:pPr>
            <w:r>
              <w:t>Check Inquiry</w:t>
            </w:r>
          </w:p>
        </w:tc>
        <w:tc>
          <w:tcPr>
            <w:tcW w:w="2292" w:type="dxa"/>
          </w:tcPr>
          <w:p w14:paraId="706513CB" w14:textId="77777777" w:rsidR="00E14C08" w:rsidRDefault="00E14C08" w:rsidP="00854C87">
            <w:pPr>
              <w:pStyle w:val="NormalIndent"/>
              <w:ind w:left="0"/>
            </w:pPr>
            <w:r>
              <w:t>Inquiry Service</w:t>
            </w:r>
          </w:p>
        </w:tc>
        <w:tc>
          <w:tcPr>
            <w:tcW w:w="2203" w:type="dxa"/>
          </w:tcPr>
          <w:p w14:paraId="70B5568B" w14:textId="77777777" w:rsidR="00E14C08" w:rsidRDefault="00E14C08" w:rsidP="00854C87">
            <w:pPr>
              <w:pStyle w:val="NormalIndent"/>
              <w:ind w:left="0"/>
            </w:pPr>
          </w:p>
        </w:tc>
      </w:tr>
      <w:tr w:rsidR="00E14C08" w14:paraId="26D642B2" w14:textId="77777777" w:rsidTr="00854C87">
        <w:tc>
          <w:tcPr>
            <w:tcW w:w="2155" w:type="dxa"/>
          </w:tcPr>
          <w:p w14:paraId="01F3CF5E" w14:textId="77777777" w:rsidR="00E14C08" w:rsidRDefault="00E14C08" w:rsidP="00854C87">
            <w:pPr>
              <w:pStyle w:val="NormalIndent"/>
              <w:ind w:left="0"/>
            </w:pPr>
          </w:p>
        </w:tc>
        <w:tc>
          <w:tcPr>
            <w:tcW w:w="2970" w:type="dxa"/>
          </w:tcPr>
          <w:p w14:paraId="016705EB" w14:textId="77777777" w:rsidR="00E14C08" w:rsidRDefault="00E14C08" w:rsidP="00854C87">
            <w:pPr>
              <w:pStyle w:val="NormalIndent"/>
              <w:ind w:left="0"/>
            </w:pPr>
            <w:r>
              <w:t>Access Filter Criteria Data</w:t>
            </w:r>
          </w:p>
        </w:tc>
        <w:tc>
          <w:tcPr>
            <w:tcW w:w="2292" w:type="dxa"/>
          </w:tcPr>
          <w:p w14:paraId="685AC7C3" w14:textId="77777777" w:rsidR="00E14C08" w:rsidRDefault="00E14C08" w:rsidP="00854C87">
            <w:pPr>
              <w:pStyle w:val="NormalIndent"/>
              <w:ind w:left="0"/>
            </w:pPr>
            <w:r>
              <w:t>Inquiry Service</w:t>
            </w:r>
          </w:p>
        </w:tc>
        <w:tc>
          <w:tcPr>
            <w:tcW w:w="2203" w:type="dxa"/>
          </w:tcPr>
          <w:p w14:paraId="7DAE67EF" w14:textId="77777777" w:rsidR="00E14C08" w:rsidRDefault="00E14C08" w:rsidP="00854C87">
            <w:pPr>
              <w:pStyle w:val="NormalIndent"/>
              <w:ind w:left="0"/>
            </w:pPr>
          </w:p>
        </w:tc>
      </w:tr>
      <w:tr w:rsidR="00E14C08" w14:paraId="6515EE28" w14:textId="77777777" w:rsidTr="00854C87">
        <w:tc>
          <w:tcPr>
            <w:tcW w:w="2155" w:type="dxa"/>
          </w:tcPr>
          <w:p w14:paraId="04C97EB5" w14:textId="77777777" w:rsidR="00E14C08" w:rsidRDefault="00E14C08" w:rsidP="00854C87">
            <w:pPr>
              <w:pStyle w:val="NormalIndent"/>
              <w:ind w:left="0"/>
            </w:pPr>
          </w:p>
        </w:tc>
        <w:tc>
          <w:tcPr>
            <w:tcW w:w="2970" w:type="dxa"/>
          </w:tcPr>
          <w:p w14:paraId="410EA9A4" w14:textId="77777777" w:rsidR="00E14C08" w:rsidRDefault="00E14C08" w:rsidP="00854C87">
            <w:pPr>
              <w:pStyle w:val="NormalIndent"/>
              <w:ind w:left="0"/>
            </w:pPr>
            <w:r>
              <w:t>Create Stop (single or range)</w:t>
            </w:r>
          </w:p>
        </w:tc>
        <w:tc>
          <w:tcPr>
            <w:tcW w:w="2292" w:type="dxa"/>
          </w:tcPr>
          <w:p w14:paraId="6A8EC1C8" w14:textId="77777777" w:rsidR="00E14C08" w:rsidRDefault="00E14C08" w:rsidP="00854C87">
            <w:pPr>
              <w:pStyle w:val="NormalIndent"/>
              <w:ind w:left="0"/>
            </w:pPr>
            <w:r>
              <w:t>Create Stop</w:t>
            </w:r>
          </w:p>
        </w:tc>
        <w:tc>
          <w:tcPr>
            <w:tcW w:w="2203" w:type="dxa"/>
          </w:tcPr>
          <w:p w14:paraId="01AD0142" w14:textId="77777777" w:rsidR="00E14C08" w:rsidRDefault="00E14C08" w:rsidP="00854C87">
            <w:pPr>
              <w:pStyle w:val="NormalIndent"/>
              <w:ind w:left="0"/>
            </w:pPr>
          </w:p>
        </w:tc>
      </w:tr>
      <w:tr w:rsidR="00E14C08" w14:paraId="6002AE80" w14:textId="77777777" w:rsidTr="00854C87">
        <w:tc>
          <w:tcPr>
            <w:tcW w:w="2155" w:type="dxa"/>
          </w:tcPr>
          <w:p w14:paraId="155E62AE" w14:textId="77777777" w:rsidR="00E14C08" w:rsidRDefault="00E14C08" w:rsidP="00854C87">
            <w:pPr>
              <w:pStyle w:val="NormalIndent"/>
              <w:ind w:left="0"/>
            </w:pPr>
          </w:p>
        </w:tc>
        <w:tc>
          <w:tcPr>
            <w:tcW w:w="2970" w:type="dxa"/>
          </w:tcPr>
          <w:p w14:paraId="60FC7823" w14:textId="77777777" w:rsidR="00E14C08" w:rsidRDefault="00E14C08" w:rsidP="00854C87">
            <w:pPr>
              <w:pStyle w:val="NormalIndent"/>
              <w:ind w:left="0"/>
            </w:pPr>
            <w:r>
              <w:t>Cancel Stop</w:t>
            </w:r>
          </w:p>
        </w:tc>
        <w:tc>
          <w:tcPr>
            <w:tcW w:w="2292" w:type="dxa"/>
          </w:tcPr>
          <w:p w14:paraId="5099C921" w14:textId="77777777" w:rsidR="00E14C08" w:rsidRDefault="00E14C08" w:rsidP="00854C87">
            <w:pPr>
              <w:pStyle w:val="NormalIndent"/>
              <w:ind w:left="0"/>
            </w:pPr>
            <w:r>
              <w:t>Cancel Stop</w:t>
            </w:r>
          </w:p>
        </w:tc>
        <w:tc>
          <w:tcPr>
            <w:tcW w:w="2203" w:type="dxa"/>
          </w:tcPr>
          <w:p w14:paraId="36C5DED7" w14:textId="77777777" w:rsidR="00E14C08" w:rsidRDefault="00E14C08" w:rsidP="00854C87">
            <w:pPr>
              <w:pStyle w:val="NormalIndent"/>
              <w:ind w:left="0"/>
            </w:pPr>
          </w:p>
        </w:tc>
      </w:tr>
      <w:tr w:rsidR="00E14C08" w14:paraId="151D09D6" w14:textId="77777777" w:rsidTr="00854C87">
        <w:tc>
          <w:tcPr>
            <w:tcW w:w="2155" w:type="dxa"/>
          </w:tcPr>
          <w:p w14:paraId="61ED60E1" w14:textId="77777777" w:rsidR="00E14C08" w:rsidRDefault="00E14C08" w:rsidP="00854C87">
            <w:pPr>
              <w:pStyle w:val="NormalIndent"/>
              <w:ind w:left="0"/>
            </w:pPr>
            <w:r>
              <w:t xml:space="preserve">Risk Management </w:t>
            </w:r>
          </w:p>
        </w:tc>
        <w:tc>
          <w:tcPr>
            <w:tcW w:w="2970" w:type="dxa"/>
          </w:tcPr>
          <w:p w14:paraId="6AAA85A8" w14:textId="77777777" w:rsidR="00E14C08" w:rsidRDefault="00E14C08" w:rsidP="00854C87">
            <w:pPr>
              <w:pStyle w:val="NormalIndent"/>
              <w:ind w:left="0"/>
            </w:pPr>
            <w:r>
              <w:t>Exception Inquiry</w:t>
            </w:r>
          </w:p>
        </w:tc>
        <w:tc>
          <w:tcPr>
            <w:tcW w:w="2292" w:type="dxa"/>
          </w:tcPr>
          <w:p w14:paraId="2AD669C8" w14:textId="77777777" w:rsidR="00E14C08" w:rsidRDefault="00E14C08" w:rsidP="00854C87">
            <w:pPr>
              <w:pStyle w:val="NormalIndent"/>
              <w:ind w:left="0"/>
            </w:pPr>
            <w:r>
              <w:t>Inquiry Service</w:t>
            </w:r>
          </w:p>
        </w:tc>
        <w:tc>
          <w:tcPr>
            <w:tcW w:w="2203" w:type="dxa"/>
          </w:tcPr>
          <w:p w14:paraId="7EA4D8C5" w14:textId="77777777" w:rsidR="00E14C08" w:rsidRDefault="00E14C08" w:rsidP="00854C87">
            <w:pPr>
              <w:pStyle w:val="NormalIndent"/>
              <w:ind w:left="0"/>
            </w:pPr>
          </w:p>
        </w:tc>
      </w:tr>
      <w:tr w:rsidR="00E14C08" w14:paraId="3CC5A452" w14:textId="77777777" w:rsidTr="00854C87">
        <w:tc>
          <w:tcPr>
            <w:tcW w:w="2155" w:type="dxa"/>
          </w:tcPr>
          <w:p w14:paraId="160F0B6B" w14:textId="77777777" w:rsidR="00E14C08" w:rsidRDefault="00E14C08" w:rsidP="00854C87">
            <w:pPr>
              <w:pStyle w:val="NormalIndent"/>
              <w:ind w:left="0"/>
            </w:pPr>
          </w:p>
        </w:tc>
        <w:tc>
          <w:tcPr>
            <w:tcW w:w="2970" w:type="dxa"/>
          </w:tcPr>
          <w:p w14:paraId="5A35D5F2" w14:textId="77777777" w:rsidR="00E14C08" w:rsidRDefault="00E14C08" w:rsidP="00854C87">
            <w:pPr>
              <w:pStyle w:val="NormalIndent"/>
              <w:ind w:left="0"/>
            </w:pPr>
            <w:r>
              <w:t>Access Filter Criteria Data</w:t>
            </w:r>
          </w:p>
        </w:tc>
        <w:tc>
          <w:tcPr>
            <w:tcW w:w="2292" w:type="dxa"/>
          </w:tcPr>
          <w:p w14:paraId="5E5D8917" w14:textId="77777777" w:rsidR="00E14C08" w:rsidRDefault="00E14C08" w:rsidP="00854C87">
            <w:pPr>
              <w:pStyle w:val="NormalIndent"/>
              <w:ind w:left="0"/>
            </w:pPr>
            <w:r>
              <w:t>Inquiry Service</w:t>
            </w:r>
          </w:p>
        </w:tc>
        <w:tc>
          <w:tcPr>
            <w:tcW w:w="2203" w:type="dxa"/>
          </w:tcPr>
          <w:p w14:paraId="456131F0" w14:textId="77777777" w:rsidR="00E14C08" w:rsidRDefault="00E14C08" w:rsidP="00854C87">
            <w:pPr>
              <w:pStyle w:val="NormalIndent"/>
              <w:ind w:left="0"/>
            </w:pPr>
          </w:p>
        </w:tc>
      </w:tr>
      <w:tr w:rsidR="00F9530D" w14:paraId="31AC59A1" w14:textId="77777777" w:rsidTr="00854C87">
        <w:tc>
          <w:tcPr>
            <w:tcW w:w="2155" w:type="dxa"/>
          </w:tcPr>
          <w:p w14:paraId="053DB95B" w14:textId="77777777" w:rsidR="00F9530D" w:rsidRDefault="00F9530D" w:rsidP="00854C87">
            <w:pPr>
              <w:pStyle w:val="NormalIndent"/>
              <w:ind w:left="0"/>
            </w:pPr>
          </w:p>
        </w:tc>
        <w:tc>
          <w:tcPr>
            <w:tcW w:w="2970" w:type="dxa"/>
          </w:tcPr>
          <w:p w14:paraId="2BFC8A30" w14:textId="77777777" w:rsidR="00F9530D" w:rsidRDefault="00E14C08" w:rsidP="00854C87">
            <w:pPr>
              <w:pStyle w:val="NormalIndent"/>
              <w:ind w:left="0"/>
            </w:pPr>
            <w:r>
              <w:t xml:space="preserve">Decision Exception </w:t>
            </w:r>
          </w:p>
        </w:tc>
        <w:tc>
          <w:tcPr>
            <w:tcW w:w="2292" w:type="dxa"/>
          </w:tcPr>
          <w:p w14:paraId="124E1AC6" w14:textId="77777777" w:rsidR="00F9530D" w:rsidRDefault="00E14C08" w:rsidP="00854C87">
            <w:pPr>
              <w:pStyle w:val="NormalIndent"/>
              <w:ind w:left="0"/>
            </w:pPr>
            <w:r>
              <w:t>Update Exception</w:t>
            </w:r>
          </w:p>
        </w:tc>
        <w:tc>
          <w:tcPr>
            <w:tcW w:w="2203" w:type="dxa"/>
          </w:tcPr>
          <w:p w14:paraId="5965CE68" w14:textId="77777777" w:rsidR="00F9530D" w:rsidRDefault="00F9530D" w:rsidP="00854C87">
            <w:pPr>
              <w:pStyle w:val="NormalIndent"/>
              <w:ind w:left="0"/>
            </w:pPr>
          </w:p>
        </w:tc>
      </w:tr>
      <w:tr w:rsidR="00E14C08" w14:paraId="10B2F53A" w14:textId="77777777" w:rsidTr="00854C87">
        <w:tc>
          <w:tcPr>
            <w:tcW w:w="2155" w:type="dxa"/>
          </w:tcPr>
          <w:p w14:paraId="3BF733E7" w14:textId="77777777" w:rsidR="00E14C08" w:rsidRDefault="00E14C08" w:rsidP="00854C87">
            <w:pPr>
              <w:pStyle w:val="NormalIndent"/>
              <w:ind w:left="0"/>
            </w:pPr>
          </w:p>
        </w:tc>
        <w:tc>
          <w:tcPr>
            <w:tcW w:w="2970" w:type="dxa"/>
          </w:tcPr>
          <w:p w14:paraId="158F0A86" w14:textId="77777777" w:rsidR="00E14C08" w:rsidRDefault="00E14C08" w:rsidP="00854C87">
            <w:pPr>
              <w:pStyle w:val="NormalIndent"/>
              <w:ind w:left="0"/>
            </w:pPr>
            <w:r>
              <w:t>Create Check Issuance</w:t>
            </w:r>
          </w:p>
        </w:tc>
        <w:tc>
          <w:tcPr>
            <w:tcW w:w="2292" w:type="dxa"/>
          </w:tcPr>
          <w:p w14:paraId="2B9375D9" w14:textId="77777777" w:rsidR="00E14C08" w:rsidRDefault="00E14C08" w:rsidP="00854C87">
            <w:pPr>
              <w:pStyle w:val="NormalIndent"/>
              <w:ind w:left="0"/>
            </w:pPr>
            <w:r>
              <w:t xml:space="preserve">Create Issuance </w:t>
            </w:r>
          </w:p>
        </w:tc>
        <w:tc>
          <w:tcPr>
            <w:tcW w:w="2203" w:type="dxa"/>
          </w:tcPr>
          <w:p w14:paraId="531CBE07" w14:textId="77777777" w:rsidR="00E14C08" w:rsidRDefault="00E14C08" w:rsidP="00854C87">
            <w:pPr>
              <w:pStyle w:val="NormalIndent"/>
              <w:ind w:left="0"/>
            </w:pPr>
            <w:r>
              <w:t>Get definition around term “upload them to the bank”</w:t>
            </w:r>
          </w:p>
        </w:tc>
      </w:tr>
      <w:tr w:rsidR="00E14C08" w14:paraId="24579AB1" w14:textId="77777777" w:rsidTr="00854C87">
        <w:tc>
          <w:tcPr>
            <w:tcW w:w="2155" w:type="dxa"/>
          </w:tcPr>
          <w:p w14:paraId="3C766E03" w14:textId="77777777" w:rsidR="00E14C08" w:rsidRDefault="00F13642" w:rsidP="00854C87">
            <w:pPr>
              <w:pStyle w:val="NormalIndent"/>
              <w:ind w:left="0"/>
            </w:pPr>
            <w:r>
              <w:t>Legacy Reports</w:t>
            </w:r>
          </w:p>
        </w:tc>
        <w:tc>
          <w:tcPr>
            <w:tcW w:w="2970" w:type="dxa"/>
          </w:tcPr>
          <w:p w14:paraId="26674EEB" w14:textId="77777777" w:rsidR="00E14C08" w:rsidRDefault="00F13642" w:rsidP="00854C87">
            <w:pPr>
              <w:pStyle w:val="NormalIndent"/>
              <w:ind w:left="0"/>
            </w:pPr>
            <w:r>
              <w:t>View Available Reports</w:t>
            </w:r>
          </w:p>
        </w:tc>
        <w:tc>
          <w:tcPr>
            <w:tcW w:w="2292" w:type="dxa"/>
          </w:tcPr>
          <w:p w14:paraId="644B6170" w14:textId="77777777" w:rsidR="00E14C08" w:rsidRDefault="00F13642" w:rsidP="00854C87">
            <w:pPr>
              <w:pStyle w:val="NormalIndent"/>
              <w:ind w:left="0"/>
            </w:pPr>
            <w:r>
              <w:t>Inquiry Service</w:t>
            </w:r>
          </w:p>
        </w:tc>
        <w:tc>
          <w:tcPr>
            <w:tcW w:w="2203" w:type="dxa"/>
          </w:tcPr>
          <w:p w14:paraId="3AE5FE3F" w14:textId="77777777" w:rsidR="00E14C08" w:rsidRDefault="00E14C08" w:rsidP="00854C87">
            <w:pPr>
              <w:pStyle w:val="NormalIndent"/>
              <w:ind w:left="0"/>
            </w:pPr>
          </w:p>
        </w:tc>
      </w:tr>
      <w:tr w:rsidR="00F13642" w14:paraId="06452BA2" w14:textId="77777777" w:rsidTr="00854C87">
        <w:tc>
          <w:tcPr>
            <w:tcW w:w="2155" w:type="dxa"/>
          </w:tcPr>
          <w:p w14:paraId="4FD6500B" w14:textId="77777777" w:rsidR="00F13642" w:rsidRDefault="00F13642" w:rsidP="00F13642">
            <w:pPr>
              <w:pStyle w:val="NormalIndent"/>
              <w:ind w:left="0"/>
            </w:pPr>
          </w:p>
        </w:tc>
        <w:tc>
          <w:tcPr>
            <w:tcW w:w="2970" w:type="dxa"/>
          </w:tcPr>
          <w:p w14:paraId="6BC9845E" w14:textId="77777777" w:rsidR="00F13642" w:rsidRDefault="00F13642" w:rsidP="00F13642">
            <w:pPr>
              <w:pStyle w:val="NormalIndent"/>
              <w:ind w:left="0"/>
            </w:pPr>
            <w:r>
              <w:t>Access Filter Criteria Data</w:t>
            </w:r>
          </w:p>
        </w:tc>
        <w:tc>
          <w:tcPr>
            <w:tcW w:w="2292" w:type="dxa"/>
          </w:tcPr>
          <w:p w14:paraId="2CE80A34" w14:textId="77777777" w:rsidR="00F13642" w:rsidRDefault="00F13642" w:rsidP="00F13642">
            <w:pPr>
              <w:pStyle w:val="NormalIndent"/>
              <w:ind w:left="0"/>
            </w:pPr>
            <w:r>
              <w:t>Inquiry Service</w:t>
            </w:r>
          </w:p>
        </w:tc>
        <w:tc>
          <w:tcPr>
            <w:tcW w:w="2203" w:type="dxa"/>
          </w:tcPr>
          <w:p w14:paraId="5CDC30B3" w14:textId="77777777" w:rsidR="00F13642" w:rsidRDefault="00F13642" w:rsidP="00F13642">
            <w:pPr>
              <w:pStyle w:val="NormalIndent"/>
              <w:ind w:left="0"/>
            </w:pPr>
          </w:p>
        </w:tc>
      </w:tr>
      <w:tr w:rsidR="00F13642" w14:paraId="20203319" w14:textId="77777777" w:rsidTr="00854C87">
        <w:tc>
          <w:tcPr>
            <w:tcW w:w="2155" w:type="dxa"/>
          </w:tcPr>
          <w:p w14:paraId="26A788D8" w14:textId="77777777" w:rsidR="00F13642" w:rsidRPr="00AF290E" w:rsidRDefault="00F13642" w:rsidP="00854C87">
            <w:pPr>
              <w:pStyle w:val="NormalIndent"/>
              <w:ind w:left="0"/>
              <w:rPr>
                <w:color w:val="FF0000"/>
              </w:rPr>
            </w:pPr>
          </w:p>
        </w:tc>
        <w:tc>
          <w:tcPr>
            <w:tcW w:w="2970" w:type="dxa"/>
          </w:tcPr>
          <w:p w14:paraId="043999A5" w14:textId="77777777" w:rsidR="00F13642" w:rsidRPr="00AF290E" w:rsidRDefault="00AF290E" w:rsidP="00854C87">
            <w:pPr>
              <w:pStyle w:val="NormalIndent"/>
              <w:ind w:left="0"/>
              <w:rPr>
                <w:color w:val="FF0000"/>
              </w:rPr>
            </w:pPr>
            <w:r w:rsidRPr="00AF290E">
              <w:rPr>
                <w:color w:val="FF0000"/>
              </w:rPr>
              <w:t>Returns, Large Dollar Early Warnings, Dispositions</w:t>
            </w:r>
          </w:p>
        </w:tc>
        <w:tc>
          <w:tcPr>
            <w:tcW w:w="2292" w:type="dxa"/>
          </w:tcPr>
          <w:p w14:paraId="30C7F3E2" w14:textId="77777777" w:rsidR="00F13642" w:rsidRPr="00AF290E" w:rsidRDefault="00F13642" w:rsidP="00854C87">
            <w:pPr>
              <w:pStyle w:val="NormalIndent"/>
              <w:ind w:left="0"/>
              <w:rPr>
                <w:color w:val="FF0000"/>
              </w:rPr>
            </w:pPr>
          </w:p>
        </w:tc>
        <w:tc>
          <w:tcPr>
            <w:tcW w:w="2203" w:type="dxa"/>
          </w:tcPr>
          <w:p w14:paraId="01E3EDA3" w14:textId="77777777" w:rsidR="00F13642" w:rsidRPr="00AF290E" w:rsidRDefault="00AF290E" w:rsidP="00854C87">
            <w:pPr>
              <w:pStyle w:val="NormalIndent"/>
              <w:ind w:left="0"/>
              <w:rPr>
                <w:color w:val="FF0000"/>
              </w:rPr>
            </w:pPr>
            <w:r w:rsidRPr="00AF290E">
              <w:rPr>
                <w:color w:val="FF0000"/>
              </w:rPr>
              <w:t>Need to understand Requirements</w:t>
            </w:r>
          </w:p>
        </w:tc>
      </w:tr>
      <w:tr w:rsidR="00F13642" w14:paraId="7E3D6838" w14:textId="77777777" w:rsidTr="00854C87">
        <w:tc>
          <w:tcPr>
            <w:tcW w:w="2155" w:type="dxa"/>
          </w:tcPr>
          <w:p w14:paraId="0E55185C" w14:textId="77777777" w:rsidR="00F13642" w:rsidRDefault="00F13642" w:rsidP="00854C87">
            <w:pPr>
              <w:pStyle w:val="NormalIndent"/>
              <w:ind w:left="0"/>
            </w:pPr>
          </w:p>
        </w:tc>
        <w:tc>
          <w:tcPr>
            <w:tcW w:w="2970" w:type="dxa"/>
          </w:tcPr>
          <w:p w14:paraId="71943678" w14:textId="77777777" w:rsidR="00F13642" w:rsidRDefault="00F13642" w:rsidP="00854C87">
            <w:pPr>
              <w:pStyle w:val="NormalIndent"/>
              <w:ind w:left="0"/>
            </w:pPr>
          </w:p>
        </w:tc>
        <w:tc>
          <w:tcPr>
            <w:tcW w:w="2292" w:type="dxa"/>
          </w:tcPr>
          <w:p w14:paraId="5DFA8A82" w14:textId="77777777" w:rsidR="00F13642" w:rsidRDefault="00F13642" w:rsidP="00854C87">
            <w:pPr>
              <w:pStyle w:val="NormalIndent"/>
              <w:ind w:left="0"/>
            </w:pPr>
          </w:p>
        </w:tc>
        <w:tc>
          <w:tcPr>
            <w:tcW w:w="2203" w:type="dxa"/>
          </w:tcPr>
          <w:p w14:paraId="6FA0933C" w14:textId="77777777" w:rsidR="00F13642" w:rsidRDefault="00F13642" w:rsidP="00854C87">
            <w:pPr>
              <w:pStyle w:val="NormalIndent"/>
              <w:ind w:left="0"/>
            </w:pPr>
          </w:p>
        </w:tc>
      </w:tr>
      <w:tr w:rsidR="00F13642" w14:paraId="3219B200" w14:textId="77777777" w:rsidTr="00854C87">
        <w:tc>
          <w:tcPr>
            <w:tcW w:w="2155" w:type="dxa"/>
          </w:tcPr>
          <w:p w14:paraId="14D41D43" w14:textId="77777777" w:rsidR="00F13642" w:rsidRDefault="00F13642" w:rsidP="00854C87">
            <w:pPr>
              <w:pStyle w:val="NormalIndent"/>
              <w:ind w:left="0"/>
            </w:pPr>
            <w:r>
              <w:t>Admin Functions</w:t>
            </w:r>
          </w:p>
        </w:tc>
        <w:tc>
          <w:tcPr>
            <w:tcW w:w="2970" w:type="dxa"/>
          </w:tcPr>
          <w:p w14:paraId="287362FE" w14:textId="77777777" w:rsidR="00F13642" w:rsidRDefault="00F13642" w:rsidP="00854C87">
            <w:pPr>
              <w:pStyle w:val="NormalIndent"/>
              <w:ind w:left="0"/>
            </w:pPr>
            <w:r>
              <w:t>User Inquiry</w:t>
            </w:r>
          </w:p>
        </w:tc>
        <w:tc>
          <w:tcPr>
            <w:tcW w:w="2292" w:type="dxa"/>
          </w:tcPr>
          <w:p w14:paraId="6DA960F8" w14:textId="77777777" w:rsidR="00F13642" w:rsidRPr="00AF290E" w:rsidRDefault="00AF290E" w:rsidP="00AF290E">
            <w:pPr>
              <w:pStyle w:val="NormalIndent"/>
              <w:ind w:left="0"/>
              <w:rPr>
                <w:szCs w:val="18"/>
              </w:rPr>
            </w:pPr>
            <w:r w:rsidRPr="00AF290E">
              <w:rPr>
                <w:szCs w:val="18"/>
              </w:rPr>
              <w:t xml:space="preserve">User </w:t>
            </w:r>
            <w:r w:rsidR="00F13642" w:rsidRPr="00AF290E">
              <w:rPr>
                <w:szCs w:val="18"/>
              </w:rPr>
              <w:t>Service</w:t>
            </w:r>
          </w:p>
        </w:tc>
        <w:tc>
          <w:tcPr>
            <w:tcW w:w="2203" w:type="dxa"/>
          </w:tcPr>
          <w:p w14:paraId="15F9FADD" w14:textId="77777777" w:rsidR="00F13642" w:rsidRDefault="00F13642" w:rsidP="00854C87">
            <w:pPr>
              <w:pStyle w:val="NormalIndent"/>
              <w:ind w:left="0"/>
            </w:pPr>
          </w:p>
        </w:tc>
      </w:tr>
      <w:tr w:rsidR="00AF290E" w14:paraId="20D12C80" w14:textId="77777777" w:rsidTr="00854C87">
        <w:tc>
          <w:tcPr>
            <w:tcW w:w="2155" w:type="dxa"/>
          </w:tcPr>
          <w:p w14:paraId="1ECE68F1" w14:textId="77777777" w:rsidR="00AF290E" w:rsidRDefault="00AF290E" w:rsidP="00AF290E">
            <w:pPr>
              <w:pStyle w:val="NormalIndent"/>
              <w:ind w:left="0"/>
            </w:pPr>
          </w:p>
        </w:tc>
        <w:tc>
          <w:tcPr>
            <w:tcW w:w="2970" w:type="dxa"/>
          </w:tcPr>
          <w:p w14:paraId="6F9CAF34" w14:textId="77777777" w:rsidR="00AF290E" w:rsidRDefault="00AF290E" w:rsidP="00AF290E">
            <w:pPr>
              <w:pStyle w:val="NormalIndent"/>
              <w:ind w:left="0"/>
            </w:pPr>
            <w:r>
              <w:t>Access Filter Criteria</w:t>
            </w:r>
          </w:p>
        </w:tc>
        <w:tc>
          <w:tcPr>
            <w:tcW w:w="2292" w:type="dxa"/>
          </w:tcPr>
          <w:p w14:paraId="68FA4CEF" w14:textId="77777777" w:rsidR="00AF290E" w:rsidRPr="00AF290E" w:rsidRDefault="00AF290E" w:rsidP="00AF290E">
            <w:pPr>
              <w:rPr>
                <w:sz w:val="18"/>
                <w:szCs w:val="18"/>
              </w:rPr>
            </w:pPr>
            <w:r w:rsidRPr="00AF290E">
              <w:rPr>
                <w:sz w:val="18"/>
                <w:szCs w:val="18"/>
              </w:rPr>
              <w:t>User Service</w:t>
            </w:r>
          </w:p>
        </w:tc>
        <w:tc>
          <w:tcPr>
            <w:tcW w:w="2203" w:type="dxa"/>
          </w:tcPr>
          <w:p w14:paraId="65664E27" w14:textId="77777777" w:rsidR="00AF290E" w:rsidRDefault="00AF290E" w:rsidP="00AF290E">
            <w:pPr>
              <w:pStyle w:val="NormalIndent"/>
              <w:ind w:left="0"/>
            </w:pPr>
          </w:p>
        </w:tc>
      </w:tr>
      <w:tr w:rsidR="00AF290E" w14:paraId="6EA71E4A" w14:textId="77777777" w:rsidTr="00854C87">
        <w:tc>
          <w:tcPr>
            <w:tcW w:w="2155" w:type="dxa"/>
          </w:tcPr>
          <w:p w14:paraId="13A4E76B" w14:textId="77777777" w:rsidR="00AF290E" w:rsidRDefault="00AF290E" w:rsidP="00AF290E">
            <w:pPr>
              <w:pStyle w:val="NormalIndent"/>
              <w:ind w:left="0"/>
            </w:pPr>
          </w:p>
        </w:tc>
        <w:tc>
          <w:tcPr>
            <w:tcW w:w="2970" w:type="dxa"/>
          </w:tcPr>
          <w:p w14:paraId="384EC133" w14:textId="77777777" w:rsidR="00AF290E" w:rsidRDefault="00AF290E" w:rsidP="00AF290E">
            <w:pPr>
              <w:pStyle w:val="NormalIndent"/>
              <w:ind w:left="0"/>
            </w:pPr>
            <w:r>
              <w:t>Approve User</w:t>
            </w:r>
          </w:p>
        </w:tc>
        <w:tc>
          <w:tcPr>
            <w:tcW w:w="2292" w:type="dxa"/>
          </w:tcPr>
          <w:p w14:paraId="40568663" w14:textId="77777777" w:rsidR="00AF290E" w:rsidRPr="00AF290E" w:rsidRDefault="00AF290E" w:rsidP="00AF290E">
            <w:pPr>
              <w:rPr>
                <w:sz w:val="18"/>
                <w:szCs w:val="18"/>
              </w:rPr>
            </w:pPr>
            <w:r w:rsidRPr="00AF290E">
              <w:rPr>
                <w:sz w:val="18"/>
                <w:szCs w:val="18"/>
              </w:rPr>
              <w:t>User Service</w:t>
            </w:r>
          </w:p>
        </w:tc>
        <w:tc>
          <w:tcPr>
            <w:tcW w:w="2203" w:type="dxa"/>
          </w:tcPr>
          <w:p w14:paraId="526E5B08" w14:textId="77777777" w:rsidR="00AF290E" w:rsidRDefault="00AF290E" w:rsidP="00AF290E">
            <w:pPr>
              <w:pStyle w:val="NormalIndent"/>
              <w:ind w:left="0"/>
            </w:pPr>
          </w:p>
        </w:tc>
      </w:tr>
      <w:tr w:rsidR="00AF290E" w14:paraId="7ED7CBA5" w14:textId="77777777" w:rsidTr="00854C87">
        <w:tc>
          <w:tcPr>
            <w:tcW w:w="2155" w:type="dxa"/>
          </w:tcPr>
          <w:p w14:paraId="1C41FBAA" w14:textId="77777777" w:rsidR="00AF290E" w:rsidRDefault="00AF290E" w:rsidP="00AF290E">
            <w:pPr>
              <w:pStyle w:val="NormalIndent"/>
              <w:ind w:left="0"/>
            </w:pPr>
          </w:p>
        </w:tc>
        <w:tc>
          <w:tcPr>
            <w:tcW w:w="2970" w:type="dxa"/>
          </w:tcPr>
          <w:p w14:paraId="2A60691F" w14:textId="77777777" w:rsidR="00AF290E" w:rsidRDefault="00AF290E" w:rsidP="00AF290E">
            <w:pPr>
              <w:pStyle w:val="NormalIndent"/>
              <w:ind w:left="0"/>
            </w:pPr>
            <w:r>
              <w:t>Role Inquiry</w:t>
            </w:r>
          </w:p>
        </w:tc>
        <w:tc>
          <w:tcPr>
            <w:tcW w:w="2292" w:type="dxa"/>
          </w:tcPr>
          <w:p w14:paraId="4FADA539" w14:textId="77777777" w:rsidR="00AF290E" w:rsidRPr="00AF290E" w:rsidRDefault="00AF290E" w:rsidP="00AF290E">
            <w:pPr>
              <w:rPr>
                <w:sz w:val="18"/>
                <w:szCs w:val="18"/>
              </w:rPr>
            </w:pPr>
            <w:r w:rsidRPr="00AF290E">
              <w:rPr>
                <w:sz w:val="18"/>
                <w:szCs w:val="18"/>
              </w:rPr>
              <w:t>User Service</w:t>
            </w:r>
          </w:p>
        </w:tc>
        <w:tc>
          <w:tcPr>
            <w:tcW w:w="2203" w:type="dxa"/>
          </w:tcPr>
          <w:p w14:paraId="53A8692D" w14:textId="77777777" w:rsidR="00AF290E" w:rsidRDefault="00AF290E" w:rsidP="00AF290E">
            <w:pPr>
              <w:pStyle w:val="NormalIndent"/>
              <w:ind w:left="0"/>
            </w:pPr>
          </w:p>
        </w:tc>
      </w:tr>
      <w:tr w:rsidR="00AF290E" w14:paraId="190FDB55" w14:textId="77777777" w:rsidTr="00854C87">
        <w:tc>
          <w:tcPr>
            <w:tcW w:w="2155" w:type="dxa"/>
          </w:tcPr>
          <w:p w14:paraId="37AC7326" w14:textId="77777777" w:rsidR="00AF290E" w:rsidRDefault="00AF290E" w:rsidP="00854C87">
            <w:pPr>
              <w:pStyle w:val="NormalIndent"/>
              <w:ind w:left="0"/>
            </w:pPr>
          </w:p>
        </w:tc>
        <w:tc>
          <w:tcPr>
            <w:tcW w:w="2970" w:type="dxa"/>
          </w:tcPr>
          <w:p w14:paraId="6DCA5C88" w14:textId="77777777" w:rsidR="00AF290E" w:rsidRDefault="00AF290E" w:rsidP="00854C87">
            <w:pPr>
              <w:pStyle w:val="NormalIndent"/>
              <w:ind w:left="0"/>
            </w:pPr>
            <w:r>
              <w:t>Role Approval</w:t>
            </w:r>
          </w:p>
        </w:tc>
        <w:tc>
          <w:tcPr>
            <w:tcW w:w="2292" w:type="dxa"/>
          </w:tcPr>
          <w:p w14:paraId="074CC48C" w14:textId="77777777" w:rsidR="00AF290E" w:rsidRPr="00AF290E" w:rsidRDefault="00AF290E" w:rsidP="00854C87">
            <w:pPr>
              <w:pStyle w:val="NormalIndent"/>
              <w:ind w:left="0"/>
              <w:rPr>
                <w:szCs w:val="18"/>
              </w:rPr>
            </w:pPr>
            <w:r w:rsidRPr="00AF290E">
              <w:rPr>
                <w:szCs w:val="18"/>
              </w:rPr>
              <w:t>User Service</w:t>
            </w:r>
          </w:p>
        </w:tc>
        <w:tc>
          <w:tcPr>
            <w:tcW w:w="2203" w:type="dxa"/>
          </w:tcPr>
          <w:p w14:paraId="271CDB25" w14:textId="77777777" w:rsidR="00AF290E" w:rsidRDefault="00AF290E" w:rsidP="00854C87">
            <w:pPr>
              <w:pStyle w:val="NormalIndent"/>
              <w:ind w:left="0"/>
            </w:pPr>
          </w:p>
        </w:tc>
      </w:tr>
    </w:tbl>
    <w:p w14:paraId="105E0AE6" w14:textId="77777777" w:rsidR="00854C87" w:rsidRPr="00854C87" w:rsidRDefault="00854C87" w:rsidP="00854C87">
      <w:pPr>
        <w:pStyle w:val="NormalIndent"/>
        <w:ind w:left="0"/>
      </w:pPr>
    </w:p>
    <w:p w14:paraId="02D4C3D1" w14:textId="77777777" w:rsidR="00854C87" w:rsidRPr="00DA3C3B" w:rsidRDefault="00854C87" w:rsidP="00DA3C3B">
      <w:pPr>
        <w:pStyle w:val="NormalIndent"/>
        <w:ind w:left="0"/>
      </w:pPr>
    </w:p>
    <w:p w14:paraId="3768ED7C" w14:textId="77777777" w:rsidR="00907753" w:rsidRDefault="00907753" w:rsidP="00E36149">
      <w:pPr>
        <w:pStyle w:val="Heading2"/>
        <w:numPr>
          <w:ilvl w:val="1"/>
          <w:numId w:val="2"/>
        </w:numPr>
        <w:rPr>
          <w:szCs w:val="20"/>
        </w:rPr>
      </w:pPr>
      <w:bookmarkStart w:id="3415" w:name="_Toc28956470"/>
      <w:r>
        <w:rPr>
          <w:szCs w:val="20"/>
        </w:rPr>
        <w:t>Services to Support Anti-Fraud</w:t>
      </w:r>
      <w:r w:rsidR="002A7C0F">
        <w:rPr>
          <w:szCs w:val="20"/>
        </w:rPr>
        <w:t xml:space="preserve"> (approach </w:t>
      </w:r>
      <w:commentRangeStart w:id="3416"/>
      <w:r w:rsidR="002A7C0F">
        <w:rPr>
          <w:szCs w:val="20"/>
        </w:rPr>
        <w:t>TBD</w:t>
      </w:r>
      <w:commentRangeEnd w:id="3416"/>
      <w:r w:rsidR="00820888">
        <w:rPr>
          <w:rStyle w:val="CommentReference"/>
          <w:rFonts w:ascii="Arial" w:hAnsi="Arial" w:cs="Times New Roman"/>
          <w:b w:val="0"/>
          <w:bCs w:val="0"/>
          <w:color w:val="auto"/>
          <w:lang w:val="en-GB"/>
        </w:rPr>
        <w:commentReference w:id="3416"/>
      </w:r>
      <w:r w:rsidR="002A7C0F">
        <w:rPr>
          <w:szCs w:val="20"/>
        </w:rPr>
        <w:t>)</w:t>
      </w:r>
      <w:bookmarkEnd w:id="3415"/>
    </w:p>
    <w:p w14:paraId="4F6B8F9B" w14:textId="77777777" w:rsidR="00564C0A" w:rsidRDefault="00564C0A" w:rsidP="00564C0A">
      <w:pPr>
        <w:pStyle w:val="NormalIndent"/>
        <w:ind w:left="0"/>
      </w:pPr>
    </w:p>
    <w:p w14:paraId="6C710AD1" w14:textId="77777777" w:rsidR="00564C0A" w:rsidRDefault="00564C0A" w:rsidP="00564C0A">
      <w:pPr>
        <w:pStyle w:val="NormalIndent"/>
        <w:ind w:left="0"/>
      </w:pPr>
    </w:p>
    <w:p w14:paraId="47B8E824" w14:textId="77777777" w:rsidR="00564C0A" w:rsidRDefault="00564C0A" w:rsidP="00564C0A">
      <w:pPr>
        <w:pStyle w:val="NormalIndent"/>
        <w:ind w:left="0"/>
      </w:pPr>
      <w:r>
        <w:t xml:space="preserve">Web ACH will use Guardian Analytics </w:t>
      </w:r>
      <w:r w:rsidR="00446EA2">
        <w:t>– DGB will send a copy of all NACHA files to MUFG who will then forward it to Guardian Analytics and Pep+.</w:t>
      </w:r>
      <w:r w:rsidR="007F7DC6">
        <w:t xml:space="preserve">  The fact that there is a fraud solution for ACH in the midst, is transparent to Digital Banking.</w:t>
      </w:r>
    </w:p>
    <w:p w14:paraId="1BAE7C6E" w14:textId="77777777" w:rsidR="00446EA2" w:rsidRDefault="00446EA2" w:rsidP="00564C0A">
      <w:pPr>
        <w:pStyle w:val="NormalIndent"/>
        <w:ind w:left="0"/>
      </w:pPr>
    </w:p>
    <w:p w14:paraId="0FE84927" w14:textId="77777777" w:rsidR="006A7548" w:rsidRDefault="007F7DC6" w:rsidP="00564C0A">
      <w:pPr>
        <w:pStyle w:val="NormalIndent"/>
        <w:ind w:left="0"/>
      </w:pPr>
      <w:r>
        <w:t xml:space="preserve">For </w:t>
      </w:r>
      <w:r w:rsidR="00446EA2">
        <w:t xml:space="preserve">Avalon 2 </w:t>
      </w:r>
      <w:r>
        <w:t xml:space="preserve">(Branch) Digital Banking-initiated </w:t>
      </w:r>
      <w:r w:rsidR="00446EA2">
        <w:t xml:space="preserve">Wires </w:t>
      </w:r>
      <w:r w:rsidR="00E83897">
        <w:t xml:space="preserve">may use </w:t>
      </w:r>
      <w:r>
        <w:t>Digital Banking Secure Payments</w:t>
      </w:r>
      <w:r w:rsidR="00E83897">
        <w:t xml:space="preserve"> for providing fra</w:t>
      </w:r>
      <w:r>
        <w:t xml:space="preserve">ud scoring.  The plan right now is to use </w:t>
      </w:r>
      <w:r w:rsidR="002A3AA4">
        <w:t xml:space="preserve">Actimize for the </w:t>
      </w:r>
      <w:r w:rsidR="00034155">
        <w:t>Avalon 3 (Combined Bank and Branch)</w:t>
      </w:r>
      <w:r w:rsidR="002A3AA4">
        <w:t>.</w:t>
      </w:r>
      <w:r w:rsidR="003C3787">
        <w:t xml:space="preserve">  </w:t>
      </w:r>
    </w:p>
    <w:p w14:paraId="5D4B11B1" w14:textId="77777777" w:rsidR="006A7548" w:rsidRDefault="006A7548" w:rsidP="00564C0A">
      <w:pPr>
        <w:pStyle w:val="NormalIndent"/>
        <w:ind w:left="0"/>
      </w:pPr>
    </w:p>
    <w:p w14:paraId="23F299CE" w14:textId="77777777" w:rsidR="00446EA2" w:rsidRDefault="00D65702" w:rsidP="00564C0A">
      <w:pPr>
        <w:pStyle w:val="NormalIndent"/>
        <w:ind w:left="0"/>
      </w:pPr>
      <w:r>
        <w:t xml:space="preserve">  </w:t>
      </w:r>
    </w:p>
    <w:p w14:paraId="2D0339E5" w14:textId="77777777" w:rsidR="00034155" w:rsidRDefault="00034155" w:rsidP="00564C0A">
      <w:pPr>
        <w:pStyle w:val="NormalIndent"/>
        <w:ind w:left="0"/>
      </w:pPr>
    </w:p>
    <w:p w14:paraId="6FD0D9A9" w14:textId="77777777" w:rsidR="00034155" w:rsidRDefault="00034155" w:rsidP="00564C0A">
      <w:pPr>
        <w:pStyle w:val="NormalIndent"/>
        <w:ind w:left="0"/>
      </w:pPr>
    </w:p>
    <w:p w14:paraId="3A3B0F92" w14:textId="77777777" w:rsidR="00034155" w:rsidRPr="006A7548" w:rsidRDefault="00034155" w:rsidP="00564C0A">
      <w:pPr>
        <w:pStyle w:val="NormalIndent"/>
        <w:ind w:left="0"/>
        <w:rPr>
          <w:b/>
        </w:rPr>
      </w:pPr>
      <w:r w:rsidRPr="006A7548">
        <w:rPr>
          <w:b/>
        </w:rPr>
        <w:t>Implementation Options:</w:t>
      </w:r>
    </w:p>
    <w:p w14:paraId="06D13287" w14:textId="77777777" w:rsidR="00034155" w:rsidRDefault="00034155" w:rsidP="00564C0A">
      <w:pPr>
        <w:pStyle w:val="NormalIndent"/>
        <w:ind w:left="0"/>
      </w:pPr>
    </w:p>
    <w:p w14:paraId="228C1A65" w14:textId="77777777" w:rsidR="00034155" w:rsidRDefault="00034155" w:rsidP="000B216F">
      <w:pPr>
        <w:pStyle w:val="NormalIndent"/>
        <w:numPr>
          <w:ilvl w:val="0"/>
          <w:numId w:val="10"/>
        </w:numPr>
      </w:pPr>
      <w:r>
        <w:t>Digital Banking Secure Payments for All payment types, where Digital Banking does the Fraud Score request, Fraud Scoring, and Interdiction.</w:t>
      </w:r>
    </w:p>
    <w:p w14:paraId="73DD54C1" w14:textId="77777777" w:rsidR="00034155" w:rsidRDefault="00034155" w:rsidP="000B216F">
      <w:pPr>
        <w:pStyle w:val="NormalIndent"/>
        <w:numPr>
          <w:ilvl w:val="0"/>
          <w:numId w:val="10"/>
        </w:numPr>
      </w:pPr>
      <w:r>
        <w:t>Digital Banking uses Secure Payments for branch destination wires, but uses existing Actimize/Back-office hold mechanism where Digital Banking sends fire and forget asynchronous messages for bank destination wires.</w:t>
      </w:r>
    </w:p>
    <w:p w14:paraId="0D095592" w14:textId="77777777" w:rsidR="00034155" w:rsidRDefault="00034155" w:rsidP="000B216F">
      <w:pPr>
        <w:pStyle w:val="NormalIndent"/>
        <w:numPr>
          <w:ilvl w:val="0"/>
          <w:numId w:val="10"/>
        </w:numPr>
      </w:pPr>
      <w:r>
        <w:t>Digital Banking performs Fraud Score requests to Actimize and performs interdiction based on the fraud score returned from Actimize.</w:t>
      </w:r>
    </w:p>
    <w:p w14:paraId="3A24736B" w14:textId="77777777" w:rsidR="006A7548" w:rsidRDefault="006A7548" w:rsidP="006A7548">
      <w:pPr>
        <w:pStyle w:val="NormalIndent"/>
      </w:pPr>
    </w:p>
    <w:p w14:paraId="236C9E40" w14:textId="77777777" w:rsidR="006A7548" w:rsidRDefault="006A7548" w:rsidP="006A7548">
      <w:pPr>
        <w:pStyle w:val="NormalIndent"/>
        <w:ind w:left="0"/>
      </w:pPr>
      <w:r>
        <w:t>Any of the above options are available and can be configured by payment type and bank branch code.</w:t>
      </w:r>
    </w:p>
    <w:p w14:paraId="18FFB094" w14:textId="77777777" w:rsidR="00446EA2" w:rsidRDefault="00446EA2" w:rsidP="00564C0A">
      <w:pPr>
        <w:pStyle w:val="NormalIndent"/>
        <w:ind w:left="0"/>
      </w:pPr>
    </w:p>
    <w:p w14:paraId="2425E181" w14:textId="77777777" w:rsidR="00907753" w:rsidRDefault="00907753" w:rsidP="00E36149">
      <w:pPr>
        <w:pStyle w:val="Heading2"/>
        <w:numPr>
          <w:ilvl w:val="2"/>
          <w:numId w:val="2"/>
        </w:numPr>
        <w:rPr>
          <w:szCs w:val="20"/>
        </w:rPr>
      </w:pPr>
      <w:bookmarkStart w:id="3417" w:name="_Toc28956471"/>
      <w:r w:rsidRPr="00907753">
        <w:rPr>
          <w:szCs w:val="20"/>
        </w:rPr>
        <w:t>Synchronized Fraud Score Request and Response</w:t>
      </w:r>
      <w:bookmarkEnd w:id="3417"/>
    </w:p>
    <w:p w14:paraId="5C48CD21" w14:textId="77777777" w:rsidR="00907753" w:rsidRDefault="00907753" w:rsidP="00E36149">
      <w:pPr>
        <w:pStyle w:val="Heading2"/>
        <w:numPr>
          <w:ilvl w:val="2"/>
          <w:numId w:val="2"/>
        </w:numPr>
        <w:rPr>
          <w:szCs w:val="20"/>
        </w:rPr>
      </w:pPr>
      <w:bookmarkStart w:id="3418" w:name="_Toc28956472"/>
      <w:r w:rsidRPr="00907753">
        <w:rPr>
          <w:szCs w:val="20"/>
        </w:rPr>
        <w:t>Asynchronous Fraud Score Request</w:t>
      </w:r>
      <w:bookmarkEnd w:id="3418"/>
    </w:p>
    <w:p w14:paraId="6FF25ED3" w14:textId="77777777" w:rsidR="003D78F9" w:rsidRDefault="003D78F9" w:rsidP="003D78F9">
      <w:pPr>
        <w:pStyle w:val="NormalIndent"/>
      </w:pPr>
    </w:p>
    <w:p w14:paraId="402CBDD0" w14:textId="77777777" w:rsidR="003D78F9" w:rsidRDefault="003D78F9" w:rsidP="003D78F9">
      <w:pPr>
        <w:pStyle w:val="NormalIndent"/>
        <w:ind w:left="270"/>
      </w:pPr>
      <w:r>
        <w:t>In Avalon 3, there will be asynchronous fraud scores coming out from Digital Banking to bank-bound wires.  These fraud scores will go out from Digital Banking as part of the submit, modify, approval workflows.  Actimize is slated to perform the interdiction directly with the Wire system.</w:t>
      </w:r>
    </w:p>
    <w:p w14:paraId="0F7AA377" w14:textId="77777777" w:rsidR="003D78F9" w:rsidRDefault="003D78F9" w:rsidP="003D78F9">
      <w:pPr>
        <w:pStyle w:val="NormalIndent"/>
        <w:ind w:left="270"/>
      </w:pPr>
    </w:p>
    <w:p w14:paraId="6EDDC9F8" w14:textId="77777777" w:rsidR="003D78F9" w:rsidRDefault="003D78F9" w:rsidP="003D78F9">
      <w:pPr>
        <w:pStyle w:val="NormalIndent"/>
        <w:ind w:left="270"/>
      </w:pPr>
      <w:r>
        <w:t>The fraud scoring and interdiction for the branch-bound wires will remain in the Digital Banking Secure Payments solutions.</w:t>
      </w:r>
    </w:p>
    <w:p w14:paraId="4D9A22B5" w14:textId="77777777" w:rsidR="003D78F9" w:rsidRDefault="003D78F9" w:rsidP="003D78F9">
      <w:pPr>
        <w:pStyle w:val="NormalIndent"/>
        <w:ind w:left="270"/>
      </w:pPr>
    </w:p>
    <w:p w14:paraId="2D325E16" w14:textId="77777777" w:rsidR="003D78F9" w:rsidRPr="003D78F9" w:rsidRDefault="003D78F9" w:rsidP="003D78F9">
      <w:pPr>
        <w:pStyle w:val="NormalIndent"/>
        <w:ind w:left="270"/>
      </w:pPr>
    </w:p>
    <w:p w14:paraId="00502DCA" w14:textId="77777777" w:rsidR="00907753" w:rsidRPr="00907753" w:rsidRDefault="00907753" w:rsidP="00E36149">
      <w:pPr>
        <w:pStyle w:val="Heading2"/>
        <w:numPr>
          <w:ilvl w:val="2"/>
          <w:numId w:val="2"/>
        </w:numPr>
        <w:rPr>
          <w:szCs w:val="20"/>
        </w:rPr>
      </w:pPr>
      <w:bookmarkStart w:id="3419" w:name="_Toc28956473"/>
      <w:r w:rsidRPr="00907753">
        <w:rPr>
          <w:szCs w:val="20"/>
        </w:rPr>
        <w:t>Update Payment based on Asynchronous Fraud Score</w:t>
      </w:r>
      <w:bookmarkEnd w:id="3419"/>
    </w:p>
    <w:p w14:paraId="1EF94FEA" w14:textId="77777777" w:rsidR="00B837B2" w:rsidRDefault="00B837B2">
      <w:pPr>
        <w:rPr>
          <w:rFonts w:ascii="Arial Narrow" w:hAnsi="Arial Narrow"/>
          <w:b/>
          <w:bCs/>
          <w:color w:val="003366"/>
          <w:sz w:val="32"/>
        </w:rPr>
      </w:pPr>
      <w:r>
        <w:br w:type="page"/>
      </w:r>
    </w:p>
    <w:p w14:paraId="5D7B79F5" w14:textId="77777777" w:rsidR="003618BB" w:rsidRPr="005757E3" w:rsidRDefault="003618BB" w:rsidP="00E36149">
      <w:pPr>
        <w:pStyle w:val="Heading1"/>
        <w:pageBreakBefore w:val="0"/>
        <w:numPr>
          <w:ilvl w:val="0"/>
          <w:numId w:val="2"/>
        </w:numPr>
      </w:pPr>
      <w:bookmarkStart w:id="3420" w:name="_Toc28956474"/>
      <w:r w:rsidRPr="005757E3">
        <w:lastRenderedPageBreak/>
        <w:t>Portal Integrations</w:t>
      </w:r>
      <w:r w:rsidR="00C217BF" w:rsidRPr="005757E3">
        <w:t xml:space="preserve"> and SSO</w:t>
      </w:r>
      <w:bookmarkEnd w:id="3420"/>
      <w:r w:rsidR="003874D3" w:rsidRPr="005757E3">
        <w:t xml:space="preserve"> </w:t>
      </w:r>
    </w:p>
    <w:p w14:paraId="65028BD6" w14:textId="77777777" w:rsidR="002B18F2" w:rsidRDefault="002B18F2" w:rsidP="002B18F2">
      <w:pPr>
        <w:pStyle w:val="NormalIndent"/>
      </w:pPr>
    </w:p>
    <w:p w14:paraId="2DBB76CC" w14:textId="737D60EA" w:rsidR="002B18F2" w:rsidRPr="00450BB6" w:rsidDel="00450BB6" w:rsidRDefault="002A7C0F" w:rsidP="002B18F2">
      <w:pPr>
        <w:pStyle w:val="NormalIndent"/>
        <w:ind w:left="0"/>
        <w:rPr>
          <w:del w:id="3421" w:author="D'souza, Nigel [2]" w:date="2020-01-03T14:53:00Z"/>
          <w:sz w:val="20"/>
        </w:rPr>
      </w:pPr>
      <w:del w:id="3422" w:author="D'souza, Nigel [2]" w:date="2020-01-03T14:53:00Z">
        <w:r w:rsidRPr="00450BB6" w:rsidDel="00450BB6">
          <w:delText>This design needs to be elaborated with more detail.  Currently MUFG will manage the SSO and Landing page application known as the Financial Center.</w:delText>
        </w:r>
      </w:del>
    </w:p>
    <w:p w14:paraId="0BC932B9" w14:textId="2BFBE35A" w:rsidR="002A7C0F" w:rsidRPr="008C6DA9" w:rsidDel="00450BB6" w:rsidRDefault="002A7C0F" w:rsidP="002B18F2">
      <w:pPr>
        <w:pStyle w:val="NormalIndent"/>
        <w:ind w:left="0"/>
        <w:rPr>
          <w:del w:id="3423" w:author="D'souza, Nigel [2]" w:date="2020-01-03T14:53:00Z"/>
          <w:sz w:val="20"/>
        </w:rPr>
      </w:pPr>
    </w:p>
    <w:p w14:paraId="40ABA90A" w14:textId="3427083E" w:rsidR="002A7C0F" w:rsidRPr="008C6DA9" w:rsidDel="00450BB6" w:rsidRDefault="00CC6F6C" w:rsidP="002B18F2">
      <w:pPr>
        <w:pStyle w:val="NormalIndent"/>
        <w:ind w:left="0"/>
        <w:rPr>
          <w:del w:id="3424" w:author="D'souza, Nigel [2]" w:date="2020-01-03T14:53:00Z"/>
          <w:sz w:val="20"/>
        </w:rPr>
      </w:pPr>
      <w:del w:id="3425" w:author="D'souza, Nigel [2]" w:date="2020-01-03T14:53:00Z">
        <w:r w:rsidRPr="00094258" w:rsidDel="00450BB6">
          <w:rPr>
            <w:noProof/>
            <w:lang w:val="en-US"/>
          </w:rPr>
          <w:drawing>
            <wp:inline distT="0" distB="0" distL="0" distR="0" wp14:anchorId="7CBA36C2" wp14:editId="0ED3A944">
              <wp:extent cx="5565775" cy="22885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65775" cy="2288540"/>
                      </a:xfrm>
                      <a:prstGeom prst="rect">
                        <a:avLst/>
                      </a:prstGeom>
                      <a:noFill/>
                      <a:ln>
                        <a:noFill/>
                      </a:ln>
                    </pic:spPr>
                  </pic:pic>
                </a:graphicData>
              </a:graphic>
            </wp:inline>
          </w:drawing>
        </w:r>
      </w:del>
    </w:p>
    <w:p w14:paraId="1480C990" w14:textId="3B24B8FB" w:rsidR="00F1328E" w:rsidRPr="008C6DA9" w:rsidDel="00450BB6" w:rsidRDefault="00F1328E" w:rsidP="002B18F2">
      <w:pPr>
        <w:pStyle w:val="NormalIndent"/>
        <w:ind w:left="0"/>
        <w:rPr>
          <w:del w:id="3426" w:author="D'souza, Nigel [2]" w:date="2020-01-03T14:53:00Z"/>
          <w:sz w:val="20"/>
        </w:rPr>
      </w:pPr>
    </w:p>
    <w:p w14:paraId="2BC1667D" w14:textId="4B860433" w:rsidR="00F1328E" w:rsidRPr="00450BB6" w:rsidDel="00450BB6" w:rsidRDefault="00F1328E" w:rsidP="002B18F2">
      <w:pPr>
        <w:pStyle w:val="NormalIndent"/>
        <w:ind w:left="0"/>
        <w:rPr>
          <w:del w:id="3427" w:author="D'souza, Nigel [2]" w:date="2020-01-03T14:53:00Z"/>
          <w:sz w:val="20"/>
        </w:rPr>
      </w:pPr>
      <w:del w:id="3428" w:author="D'souza, Nigel [2]" w:date="2020-01-03T14:53:00Z">
        <w:r w:rsidRPr="00450BB6" w:rsidDel="00450BB6">
          <w:delText>Elaboration Points:</w:delText>
        </w:r>
      </w:del>
    </w:p>
    <w:p w14:paraId="3585A6B2" w14:textId="6F5BF403" w:rsidR="00F1328E" w:rsidRPr="00450BB6" w:rsidDel="00450BB6" w:rsidRDefault="00F1328E" w:rsidP="002B18F2">
      <w:pPr>
        <w:pStyle w:val="NormalIndent"/>
        <w:ind w:left="0"/>
        <w:rPr>
          <w:del w:id="3429" w:author="D'souza, Nigel [2]" w:date="2020-01-03T14:53:00Z"/>
          <w:sz w:val="20"/>
        </w:rPr>
      </w:pPr>
    </w:p>
    <w:p w14:paraId="6358D9F9" w14:textId="4B245846" w:rsidR="00F1328E" w:rsidRPr="00450BB6" w:rsidDel="00450BB6" w:rsidRDefault="00F1328E" w:rsidP="000B216F">
      <w:pPr>
        <w:pStyle w:val="NormalIndent"/>
        <w:numPr>
          <w:ilvl w:val="0"/>
          <w:numId w:val="6"/>
        </w:numPr>
        <w:rPr>
          <w:del w:id="3430" w:author="D'souza, Nigel [2]" w:date="2020-01-03T14:53:00Z"/>
          <w:sz w:val="20"/>
        </w:rPr>
      </w:pPr>
      <w:del w:id="3431" w:author="D'souza, Nigel [2]" w:date="2020-01-03T14:53:00Z">
        <w:r w:rsidRPr="00450BB6" w:rsidDel="00450BB6">
          <w:delText>Deeplink Strategy and High-Level Navigation</w:delText>
        </w:r>
      </w:del>
    </w:p>
    <w:p w14:paraId="62AF0118" w14:textId="4E261DF8" w:rsidR="00F1328E" w:rsidRPr="00450BB6" w:rsidDel="00450BB6" w:rsidRDefault="00F1328E" w:rsidP="000B216F">
      <w:pPr>
        <w:pStyle w:val="NormalIndent"/>
        <w:numPr>
          <w:ilvl w:val="0"/>
          <w:numId w:val="6"/>
        </w:numPr>
        <w:rPr>
          <w:del w:id="3432" w:author="D'souza, Nigel [2]" w:date="2020-01-03T14:53:00Z"/>
          <w:sz w:val="20"/>
        </w:rPr>
      </w:pPr>
      <w:del w:id="3433" w:author="D'souza, Nigel [2]" w:date="2020-01-03T14:53:00Z">
        <w:r w:rsidRPr="00450BB6" w:rsidDel="00450BB6">
          <w:delText>Will DGB Widgets be directly incorporated into the MUFG Financial Center</w:delText>
        </w:r>
      </w:del>
    </w:p>
    <w:p w14:paraId="6EC9D52D" w14:textId="0C9EED6E" w:rsidR="00F1328E" w:rsidRPr="00450BB6" w:rsidDel="00450BB6" w:rsidRDefault="00F1328E" w:rsidP="000B216F">
      <w:pPr>
        <w:pStyle w:val="NormalIndent"/>
        <w:numPr>
          <w:ilvl w:val="0"/>
          <w:numId w:val="6"/>
        </w:numPr>
        <w:rPr>
          <w:del w:id="3434" w:author="D'souza, Nigel [2]" w:date="2020-01-03T14:53:00Z"/>
          <w:sz w:val="20"/>
        </w:rPr>
      </w:pPr>
      <w:del w:id="3435" w:author="D'souza, Nigel [2]" w:date="2020-01-03T14:53:00Z">
        <w:r w:rsidRPr="00450BB6" w:rsidDel="00450BB6">
          <w:delText>Will DGB services be used to create bank-defined widgets for the Financial Center</w:delText>
        </w:r>
      </w:del>
    </w:p>
    <w:p w14:paraId="500408EC" w14:textId="59590F08" w:rsidR="00F1328E" w:rsidRPr="00450BB6" w:rsidDel="00450BB6" w:rsidRDefault="00F1328E" w:rsidP="000B216F">
      <w:pPr>
        <w:pStyle w:val="NormalIndent"/>
        <w:numPr>
          <w:ilvl w:val="1"/>
          <w:numId w:val="6"/>
        </w:numPr>
        <w:rPr>
          <w:del w:id="3436" w:author="D'souza, Nigel [2]" w:date="2020-01-03T14:53:00Z"/>
          <w:sz w:val="20"/>
        </w:rPr>
      </w:pPr>
      <w:del w:id="3437" w:author="D'souza, Nigel [2]" w:date="2020-01-03T14:53:00Z">
        <w:r w:rsidRPr="00450BB6" w:rsidDel="00450BB6">
          <w:delText>Which services will be required</w:delText>
        </w:r>
      </w:del>
    </w:p>
    <w:p w14:paraId="45D71D07" w14:textId="48A29387" w:rsidR="00F1328E" w:rsidRPr="008C6DA9" w:rsidDel="00450BB6" w:rsidRDefault="00F1328E" w:rsidP="00F1328E">
      <w:pPr>
        <w:pStyle w:val="NormalIndent"/>
        <w:rPr>
          <w:del w:id="3438" w:author="D'souza, Nigel [2]" w:date="2020-01-03T14:53:00Z"/>
          <w:sz w:val="20"/>
        </w:rPr>
      </w:pPr>
    </w:p>
    <w:p w14:paraId="68816078" w14:textId="200271EB" w:rsidR="00FB12F9" w:rsidRPr="008C6DA9" w:rsidDel="00450BB6" w:rsidRDefault="00FB12F9" w:rsidP="00FB12F9">
      <w:pPr>
        <w:pStyle w:val="NormalIndent"/>
        <w:rPr>
          <w:del w:id="3439" w:author="D'souza, Nigel [2]" w:date="2020-01-03T14:53:00Z"/>
          <w:sz w:val="20"/>
        </w:rPr>
      </w:pPr>
    </w:p>
    <w:p w14:paraId="465ECE02" w14:textId="5A46A7DC" w:rsidR="00483E58" w:rsidRPr="00450BB6" w:rsidDel="00450BB6" w:rsidRDefault="00483E58">
      <w:pPr>
        <w:rPr>
          <w:del w:id="3440" w:author="D'souza, Nigel [2]" w:date="2020-01-03T14:53:00Z"/>
          <w:rFonts w:ascii="Arial Narrow" w:hAnsi="Arial Narrow"/>
          <w:b/>
          <w:bCs/>
          <w:color w:val="003366"/>
          <w:szCs w:val="20"/>
          <w:rPrChange w:id="3441" w:author="D'souza, Nigel [2]" w:date="2020-01-03T14:54:00Z">
            <w:rPr>
              <w:del w:id="3442" w:author="D'souza, Nigel [2]" w:date="2020-01-03T14:53:00Z"/>
              <w:rFonts w:ascii="Arial Narrow" w:hAnsi="Arial Narrow"/>
              <w:b/>
              <w:bCs/>
              <w:color w:val="003366"/>
              <w:sz w:val="32"/>
            </w:rPr>
          </w:rPrChange>
        </w:rPr>
      </w:pPr>
      <w:del w:id="3443" w:author="D'souza, Nigel [2]" w:date="2020-01-03T14:53:00Z">
        <w:r w:rsidRPr="008C6DA9" w:rsidDel="00450BB6">
          <w:rPr>
            <w:szCs w:val="20"/>
          </w:rPr>
          <w:br w:type="page"/>
        </w:r>
      </w:del>
    </w:p>
    <w:p w14:paraId="3E120A94" w14:textId="623D1E0B" w:rsidR="00FB12F9" w:rsidRPr="008C6DA9" w:rsidDel="00450BB6" w:rsidRDefault="00FB12F9" w:rsidP="00E36149">
      <w:pPr>
        <w:pStyle w:val="Heading1"/>
        <w:pageBreakBefore w:val="0"/>
        <w:numPr>
          <w:ilvl w:val="1"/>
          <w:numId w:val="2"/>
        </w:numPr>
        <w:rPr>
          <w:del w:id="3444" w:author="D'souza, Nigel [2]" w:date="2020-01-03T14:53:00Z"/>
          <w:sz w:val="20"/>
          <w:szCs w:val="20"/>
        </w:rPr>
      </w:pPr>
      <w:del w:id="3445" w:author="D'souza, Nigel [2]" w:date="2020-01-03T14:53:00Z">
        <w:r w:rsidRPr="00094258" w:rsidDel="00450BB6">
          <w:rPr>
            <w:b w:val="0"/>
            <w:bCs w:val="0"/>
            <w:sz w:val="20"/>
            <w:szCs w:val="20"/>
          </w:rPr>
          <w:delText>SSO</w:delText>
        </w:r>
      </w:del>
      <w:ins w:id="3446" w:author="D'souza, Nigel" w:date="2019-08-28T15:34:00Z">
        <w:del w:id="3447" w:author="D'souza, Nigel [2]" w:date="2020-01-03T14:53:00Z">
          <w:r w:rsidR="0035265C" w:rsidRPr="00094258" w:rsidDel="00450BB6">
            <w:rPr>
              <w:b w:val="0"/>
              <w:bCs w:val="0"/>
              <w:sz w:val="20"/>
              <w:szCs w:val="20"/>
            </w:rPr>
            <w:delText>/Financial Center</w:delText>
          </w:r>
        </w:del>
      </w:ins>
      <w:del w:id="3448" w:author="D'souza, Nigel [2]" w:date="2020-01-03T14:53:00Z">
        <w:r w:rsidRPr="00094258" w:rsidDel="00450BB6">
          <w:rPr>
            <w:b w:val="0"/>
            <w:bCs w:val="0"/>
            <w:sz w:val="20"/>
            <w:szCs w:val="20"/>
          </w:rPr>
          <w:delText xml:space="preserve"> Framework</w:delText>
        </w:r>
        <w:r w:rsidR="00483E58" w:rsidRPr="00094258" w:rsidDel="00450BB6">
          <w:rPr>
            <w:b w:val="0"/>
            <w:bCs w:val="0"/>
            <w:sz w:val="20"/>
            <w:szCs w:val="20"/>
          </w:rPr>
          <w:delText xml:space="preserve"> and Topology</w:delText>
        </w:r>
      </w:del>
    </w:p>
    <w:p w14:paraId="552CA02A" w14:textId="3665B908" w:rsidR="00483E58" w:rsidRPr="008C6DA9" w:rsidDel="00450BB6" w:rsidRDefault="00483E58" w:rsidP="00483E58">
      <w:pPr>
        <w:pStyle w:val="NormalIndent"/>
        <w:ind w:left="0"/>
        <w:rPr>
          <w:del w:id="3449" w:author="D'souza, Nigel [2]" w:date="2020-01-03T14:53:00Z"/>
          <w:sz w:val="20"/>
        </w:rPr>
      </w:pPr>
    </w:p>
    <w:p w14:paraId="2C094147" w14:textId="57EFD70E" w:rsidR="00483E58" w:rsidRPr="008C6DA9" w:rsidDel="00450BB6" w:rsidRDefault="00483E58" w:rsidP="00483E58">
      <w:pPr>
        <w:pStyle w:val="NormalIndent"/>
        <w:ind w:left="0"/>
        <w:rPr>
          <w:del w:id="3450" w:author="D'souza, Nigel [2]" w:date="2020-01-03T14:53:00Z"/>
          <w:sz w:val="20"/>
        </w:rPr>
      </w:pPr>
      <w:del w:id="3451" w:author="D'souza, Nigel [2]" w:date="2020-01-03T14:53:00Z">
        <w:r w:rsidRPr="00094258" w:rsidDel="00450BB6">
          <w:rPr>
            <w:sz w:val="20"/>
          </w:rPr>
          <w:delText xml:space="preserve">The diagram below illustrates the initial model that will be elaborated further. </w:delText>
        </w:r>
      </w:del>
    </w:p>
    <w:p w14:paraId="7A1A0859" w14:textId="271A0F93" w:rsidR="00226BAF" w:rsidRPr="008C6DA9" w:rsidDel="00450BB6" w:rsidRDefault="00226BAF" w:rsidP="00483E58">
      <w:pPr>
        <w:pStyle w:val="NormalIndent"/>
        <w:ind w:left="0"/>
        <w:rPr>
          <w:del w:id="3452" w:author="D'souza, Nigel [2]" w:date="2020-01-03T14:53:00Z"/>
          <w:sz w:val="20"/>
        </w:rPr>
      </w:pPr>
    </w:p>
    <w:p w14:paraId="53BF2A14" w14:textId="238E3E08" w:rsidR="00483E58" w:rsidRPr="008C6DA9" w:rsidDel="00450BB6" w:rsidRDefault="00226BAF" w:rsidP="00483E58">
      <w:pPr>
        <w:pStyle w:val="NormalIndent"/>
        <w:ind w:left="0"/>
        <w:rPr>
          <w:del w:id="3453" w:author="D'souza, Nigel [2]" w:date="2020-01-03T14:53:00Z"/>
          <w:sz w:val="20"/>
        </w:rPr>
      </w:pPr>
      <w:del w:id="3454" w:author="D'souza, Nigel [2]" w:date="2020-01-03T14:53:00Z">
        <w:r w:rsidRPr="00094258" w:rsidDel="00450BB6">
          <w:rPr>
            <w:noProof/>
            <w:lang w:val="en-US"/>
          </w:rPr>
          <w:drawing>
            <wp:inline distT="0" distB="0" distL="0" distR="0" wp14:anchorId="691141AF" wp14:editId="5611C850">
              <wp:extent cx="6109970" cy="2679700"/>
              <wp:effectExtent l="0" t="0" r="508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09970" cy="2679700"/>
                      </a:xfrm>
                      <a:prstGeom prst="rect">
                        <a:avLst/>
                      </a:prstGeom>
                      <a:noFill/>
                      <a:ln>
                        <a:noFill/>
                      </a:ln>
                    </pic:spPr>
                  </pic:pic>
                </a:graphicData>
              </a:graphic>
            </wp:inline>
          </w:drawing>
        </w:r>
        <w:commentRangeStart w:id="3455"/>
        <w:commentRangeEnd w:id="3455"/>
        <w:r w:rsidR="009A2FCD" w:rsidRPr="00450BB6" w:rsidDel="00450BB6">
          <w:rPr>
            <w:rStyle w:val="CommentReference"/>
            <w:sz w:val="20"/>
            <w:szCs w:val="20"/>
            <w:lang w:val="en-GB"/>
            <w:rPrChange w:id="3456" w:author="D'souza, Nigel [2]" w:date="2020-01-03T14:54:00Z">
              <w:rPr>
                <w:rStyle w:val="CommentReference"/>
                <w:lang w:val="en-GB"/>
              </w:rPr>
            </w:rPrChange>
          </w:rPr>
          <w:commentReference w:id="3455"/>
        </w:r>
      </w:del>
    </w:p>
    <w:p w14:paraId="67BE22E5" w14:textId="22EE6BEF" w:rsidR="00483E58" w:rsidRPr="008C6DA9" w:rsidDel="00450BB6" w:rsidRDefault="00483E58" w:rsidP="00483E58">
      <w:pPr>
        <w:pStyle w:val="NormalIndent"/>
        <w:ind w:left="0"/>
        <w:rPr>
          <w:del w:id="3457" w:author="D'souza, Nigel [2]" w:date="2020-01-03T14:53:00Z"/>
          <w:sz w:val="20"/>
        </w:rPr>
      </w:pPr>
    </w:p>
    <w:p w14:paraId="044D9F09" w14:textId="1895EA03" w:rsidR="00483E58" w:rsidRPr="008C6DA9" w:rsidDel="00450BB6" w:rsidRDefault="00483E58" w:rsidP="000B216F">
      <w:pPr>
        <w:pStyle w:val="NormalIndent"/>
        <w:numPr>
          <w:ilvl w:val="0"/>
          <w:numId w:val="9"/>
        </w:numPr>
        <w:rPr>
          <w:del w:id="3458" w:author="D'souza, Nigel [2]" w:date="2020-01-03T14:53:00Z"/>
          <w:sz w:val="20"/>
        </w:rPr>
      </w:pPr>
      <w:del w:id="3459" w:author="D'souza, Nigel [2]" w:date="2020-01-03T14:53:00Z">
        <w:r w:rsidRPr="00094258" w:rsidDel="00450BB6">
          <w:rPr>
            <w:sz w:val="20"/>
          </w:rPr>
          <w:delText>MUFG will host and control the SSO framework, including the assignment of the SSO ID.</w:delText>
        </w:r>
        <w:r w:rsidR="0090763F" w:rsidRPr="00094258" w:rsidDel="00450BB6">
          <w:rPr>
            <w:sz w:val="20"/>
          </w:rPr>
          <w:delText xml:space="preserve">  </w:delText>
        </w:r>
        <w:r w:rsidR="0090763F" w:rsidRPr="00094258" w:rsidDel="00450BB6">
          <w:rPr>
            <w:color w:val="FF0000"/>
            <w:sz w:val="20"/>
          </w:rPr>
          <w:delText>Company</w:delText>
        </w:r>
        <w:r w:rsidR="00E97AF6" w:rsidRPr="00094258" w:rsidDel="00450BB6">
          <w:rPr>
            <w:color w:val="FF0000"/>
            <w:sz w:val="20"/>
          </w:rPr>
          <w:delText xml:space="preserve"> (TBD)</w:delText>
        </w:r>
        <w:r w:rsidR="0090763F" w:rsidRPr="00094258" w:rsidDel="00450BB6">
          <w:rPr>
            <w:color w:val="FF0000"/>
            <w:sz w:val="20"/>
          </w:rPr>
          <w:delText xml:space="preserve"> </w:delText>
        </w:r>
        <w:r w:rsidR="0090763F" w:rsidRPr="00094258" w:rsidDel="00450BB6">
          <w:rPr>
            <w:sz w:val="20"/>
          </w:rPr>
          <w:delText>and User Entities are only created and deleted with that MUFG framework</w:delText>
        </w:r>
      </w:del>
    </w:p>
    <w:p w14:paraId="30DAC8B4" w14:textId="168DFF5A" w:rsidR="00483E58" w:rsidRPr="008C6DA9" w:rsidDel="00450BB6" w:rsidRDefault="00483E58" w:rsidP="000B216F">
      <w:pPr>
        <w:pStyle w:val="NormalIndent"/>
        <w:numPr>
          <w:ilvl w:val="0"/>
          <w:numId w:val="9"/>
        </w:numPr>
        <w:rPr>
          <w:del w:id="3460" w:author="D'souza, Nigel [2]" w:date="2020-01-03T14:53:00Z"/>
          <w:sz w:val="20"/>
        </w:rPr>
      </w:pPr>
      <w:del w:id="3461" w:author="D'souza, Nigel [2]" w:date="2020-01-03T14:53:00Z">
        <w:r w:rsidRPr="00094258" w:rsidDel="00450BB6">
          <w:rPr>
            <w:sz w:val="20"/>
          </w:rPr>
          <w:delText xml:space="preserve">Digital Banking will perform all of the customer, user, and entitlements setup </w:delText>
        </w:r>
        <w:r w:rsidR="0090763F" w:rsidRPr="00094258" w:rsidDel="00450BB6">
          <w:rPr>
            <w:sz w:val="20"/>
          </w:rPr>
          <w:delText>for Digital Banking.  Digital Banking cannot create new company and new user entities.</w:delText>
        </w:r>
      </w:del>
    </w:p>
    <w:p w14:paraId="54527037" w14:textId="1D6DDD65" w:rsidR="000D1F27" w:rsidRPr="008C6DA9" w:rsidDel="00450BB6" w:rsidRDefault="000D1F27" w:rsidP="000B216F">
      <w:pPr>
        <w:pStyle w:val="NormalIndent"/>
        <w:numPr>
          <w:ilvl w:val="0"/>
          <w:numId w:val="9"/>
        </w:numPr>
        <w:rPr>
          <w:del w:id="3462" w:author="D'souza, Nigel [2]" w:date="2020-01-03T14:53:00Z"/>
          <w:sz w:val="20"/>
        </w:rPr>
      </w:pPr>
      <w:del w:id="3463" w:author="D'souza, Nigel [2]" w:date="2020-01-03T14:53:00Z">
        <w:r w:rsidRPr="00094258" w:rsidDel="00450BB6">
          <w:rPr>
            <w:sz w:val="20"/>
          </w:rPr>
          <w:delText>The course grain entitlements as far as Digital Banking is concerned, is that there will be one entitlement for the entire Digital Banking application.  The user, if so entitled within the MUFG course grain model, will be directed to the Digital Banking Home Page.</w:delText>
        </w:r>
      </w:del>
    </w:p>
    <w:p w14:paraId="79A7CB1D" w14:textId="2A50CA70" w:rsidR="000D1F27" w:rsidRPr="008C6DA9" w:rsidDel="00450BB6" w:rsidRDefault="000D1F27" w:rsidP="000B216F">
      <w:pPr>
        <w:pStyle w:val="NormalIndent"/>
        <w:numPr>
          <w:ilvl w:val="0"/>
          <w:numId w:val="9"/>
        </w:numPr>
        <w:rPr>
          <w:del w:id="3464" w:author="D'souza, Nigel [2]" w:date="2020-01-03T14:53:00Z"/>
          <w:sz w:val="20"/>
        </w:rPr>
      </w:pPr>
      <w:del w:id="3465" w:author="D'souza, Nigel [2]" w:date="2020-01-03T14:53:00Z">
        <w:r w:rsidRPr="00094258" w:rsidDel="00450BB6">
          <w:rPr>
            <w:sz w:val="20"/>
          </w:rPr>
          <w:delText xml:space="preserve">All user entitlements for Digital Banking application will be managed within the Digital Banking admin framework. </w:delText>
        </w:r>
      </w:del>
    </w:p>
    <w:p w14:paraId="35280F46" w14:textId="6C3A267A" w:rsidR="000D1F27" w:rsidRPr="008C6DA9" w:rsidDel="00450BB6" w:rsidRDefault="000D1F27" w:rsidP="000B216F">
      <w:pPr>
        <w:pStyle w:val="NormalIndent"/>
        <w:numPr>
          <w:ilvl w:val="0"/>
          <w:numId w:val="9"/>
        </w:numPr>
        <w:rPr>
          <w:del w:id="3466" w:author="D'souza, Nigel [2]" w:date="2020-01-03T14:53:00Z"/>
          <w:sz w:val="20"/>
        </w:rPr>
      </w:pPr>
      <w:del w:id="3467" w:author="D'souza, Nigel [2]" w:date="2020-01-03T14:53:00Z">
        <w:r w:rsidRPr="00094258" w:rsidDel="00450BB6">
          <w:rPr>
            <w:sz w:val="20"/>
          </w:rPr>
          <w:delText>All entitlements outside of Digital Banking will be managed outside of Digital Banking.</w:delText>
        </w:r>
      </w:del>
    </w:p>
    <w:p w14:paraId="5CDEAE18" w14:textId="0DE2FDF3" w:rsidR="00BC4C26" w:rsidRPr="008C6DA9" w:rsidDel="00450BB6" w:rsidRDefault="00BC4C26" w:rsidP="00BC4C26">
      <w:pPr>
        <w:pStyle w:val="NormalIndent"/>
        <w:rPr>
          <w:del w:id="3468" w:author="D'souza, Nigel [2]" w:date="2020-01-03T14:53:00Z"/>
          <w:sz w:val="20"/>
        </w:rPr>
      </w:pPr>
    </w:p>
    <w:p w14:paraId="65C9BB5D" w14:textId="58350ED8" w:rsidR="00BC4C26" w:rsidRPr="008C6DA9" w:rsidDel="00450BB6" w:rsidRDefault="00BC4C26" w:rsidP="00BC4C26">
      <w:pPr>
        <w:pStyle w:val="NormalIndent"/>
        <w:rPr>
          <w:del w:id="3469" w:author="D'souza, Nigel [2]" w:date="2020-01-03T14:53:00Z"/>
          <w:sz w:val="20"/>
        </w:rPr>
      </w:pPr>
    </w:p>
    <w:p w14:paraId="198671A6" w14:textId="77777777" w:rsidR="00450BB6" w:rsidRPr="00450BB6" w:rsidRDefault="00450BB6" w:rsidP="00450BB6">
      <w:pPr>
        <w:rPr>
          <w:ins w:id="3470" w:author="D'souza, Nigel [2]" w:date="2020-01-03T14:53:00Z"/>
          <w:rFonts w:ascii="Georgia" w:hAnsi="Georgia"/>
          <w:color w:val="282625"/>
          <w:szCs w:val="20"/>
          <w:shd w:val="clear" w:color="auto" w:fill="FFFFFF"/>
          <w:rPrChange w:id="3471" w:author="D'souza, Nigel [2]" w:date="2020-01-03T14:54:00Z">
            <w:rPr>
              <w:ins w:id="3472" w:author="D'souza, Nigel [2]" w:date="2020-01-03T14:53:00Z"/>
              <w:rFonts w:ascii="Georgia" w:hAnsi="Georgia"/>
              <w:color w:val="282625"/>
              <w:sz w:val="23"/>
              <w:szCs w:val="23"/>
              <w:shd w:val="clear" w:color="auto" w:fill="FFFFFF"/>
            </w:rPr>
          </w:rPrChange>
        </w:rPr>
      </w:pPr>
      <w:ins w:id="3473" w:author="D'souza, Nigel [2]" w:date="2020-01-03T14:53:00Z">
        <w:r w:rsidRPr="00450BB6">
          <w:rPr>
            <w:rFonts w:ascii="Georgia" w:hAnsi="Georgia"/>
            <w:b/>
            <w:color w:val="282625"/>
            <w:szCs w:val="20"/>
            <w:shd w:val="clear" w:color="auto" w:fill="FFFFFF"/>
            <w:rPrChange w:id="3474" w:author="D'souza, Nigel [2]" w:date="2020-01-03T14:54:00Z">
              <w:rPr>
                <w:rFonts w:ascii="Georgia" w:hAnsi="Georgia"/>
                <w:b/>
                <w:color w:val="282625"/>
                <w:sz w:val="23"/>
                <w:szCs w:val="23"/>
                <w:shd w:val="clear" w:color="auto" w:fill="FFFFFF"/>
              </w:rPr>
            </w:rPrChange>
          </w:rPr>
          <w:t>SSOA</w:t>
        </w:r>
        <w:r w:rsidRPr="00450BB6">
          <w:rPr>
            <w:rFonts w:ascii="Georgia" w:hAnsi="Georgia"/>
            <w:color w:val="282625"/>
            <w:szCs w:val="20"/>
            <w:shd w:val="clear" w:color="auto" w:fill="FFFFFF"/>
            <w:rPrChange w:id="3475" w:author="D'souza, Nigel [2]" w:date="2020-01-03T14:54:00Z">
              <w:rPr>
                <w:rFonts w:ascii="Georgia" w:hAnsi="Georgia"/>
                <w:color w:val="282625"/>
                <w:sz w:val="23"/>
                <w:szCs w:val="23"/>
                <w:shd w:val="clear" w:color="auto" w:fill="FFFFFF"/>
              </w:rPr>
            </w:rPrChange>
          </w:rPr>
          <w:t xml:space="preserve"> </w:t>
        </w:r>
      </w:ins>
    </w:p>
    <w:p w14:paraId="3DB8F957" w14:textId="77777777" w:rsidR="00450BB6" w:rsidRPr="00450BB6" w:rsidRDefault="00450BB6" w:rsidP="00450BB6">
      <w:pPr>
        <w:rPr>
          <w:ins w:id="3476" w:author="D'souza, Nigel [2]" w:date="2020-01-03T14:53:00Z"/>
          <w:rFonts w:ascii="Georgia" w:hAnsi="Georgia"/>
          <w:color w:val="282625"/>
          <w:szCs w:val="20"/>
          <w:shd w:val="clear" w:color="auto" w:fill="FFFFFF"/>
          <w:rPrChange w:id="3477" w:author="D'souza, Nigel [2]" w:date="2020-01-03T14:54:00Z">
            <w:rPr>
              <w:ins w:id="3478" w:author="D'souza, Nigel [2]" w:date="2020-01-03T14:53:00Z"/>
              <w:rFonts w:ascii="Georgia" w:hAnsi="Georgia"/>
              <w:color w:val="282625"/>
              <w:sz w:val="23"/>
              <w:szCs w:val="23"/>
              <w:shd w:val="clear" w:color="auto" w:fill="FFFFFF"/>
            </w:rPr>
          </w:rPrChange>
        </w:rPr>
      </w:pPr>
    </w:p>
    <w:p w14:paraId="55C2A7D3" w14:textId="77777777" w:rsidR="00450BB6" w:rsidRPr="00450BB6" w:rsidRDefault="00450BB6" w:rsidP="00450BB6">
      <w:pPr>
        <w:rPr>
          <w:ins w:id="3479" w:author="D'souza, Nigel [2]" w:date="2020-01-03T14:53:00Z"/>
          <w:rFonts w:ascii="Georgia" w:hAnsi="Georgia"/>
          <w:color w:val="282625"/>
          <w:szCs w:val="20"/>
          <w:shd w:val="clear" w:color="auto" w:fill="FFFFFF"/>
          <w:rPrChange w:id="3480" w:author="D'souza, Nigel [2]" w:date="2020-01-03T14:54:00Z">
            <w:rPr>
              <w:ins w:id="3481" w:author="D'souza, Nigel [2]" w:date="2020-01-03T14:53:00Z"/>
              <w:rFonts w:ascii="Georgia" w:hAnsi="Georgia"/>
              <w:color w:val="282625"/>
              <w:sz w:val="23"/>
              <w:szCs w:val="23"/>
              <w:shd w:val="clear" w:color="auto" w:fill="FFFFFF"/>
            </w:rPr>
          </w:rPrChange>
        </w:rPr>
      </w:pPr>
      <w:ins w:id="3482" w:author="D'souza, Nigel [2]" w:date="2020-01-03T14:53:00Z">
        <w:r w:rsidRPr="00450BB6">
          <w:rPr>
            <w:rFonts w:ascii="Georgia" w:hAnsi="Georgia"/>
            <w:color w:val="282625"/>
            <w:szCs w:val="20"/>
            <w:shd w:val="clear" w:color="auto" w:fill="FFFFFF"/>
            <w:rPrChange w:id="3483" w:author="D'souza, Nigel [2]" w:date="2020-01-03T14:54:00Z">
              <w:rPr>
                <w:rFonts w:ascii="Georgia" w:hAnsi="Georgia"/>
                <w:color w:val="282625"/>
                <w:sz w:val="23"/>
                <w:szCs w:val="23"/>
                <w:shd w:val="clear" w:color="auto" w:fill="FFFFFF"/>
              </w:rPr>
            </w:rPrChange>
          </w:rPr>
          <w:t xml:space="preserve">SSOA is the back office application used at MUFG. SSOA will integrate with Digital Banking using SAML2 SSO. </w:t>
        </w:r>
      </w:ins>
    </w:p>
    <w:p w14:paraId="27AD1E2C" w14:textId="77777777" w:rsidR="00450BB6" w:rsidRPr="00450BB6" w:rsidRDefault="00450BB6" w:rsidP="00450BB6">
      <w:pPr>
        <w:rPr>
          <w:ins w:id="3484" w:author="D'souza, Nigel [2]" w:date="2020-01-03T14:53:00Z"/>
          <w:rFonts w:ascii="Georgia" w:hAnsi="Georgia"/>
          <w:color w:val="282625"/>
          <w:szCs w:val="20"/>
          <w:shd w:val="clear" w:color="auto" w:fill="FFFFFF"/>
          <w:rPrChange w:id="3485" w:author="D'souza, Nigel [2]" w:date="2020-01-03T14:54:00Z">
            <w:rPr>
              <w:ins w:id="3486" w:author="D'souza, Nigel [2]" w:date="2020-01-03T14:53:00Z"/>
              <w:rFonts w:ascii="Georgia" w:hAnsi="Georgia"/>
              <w:color w:val="282625"/>
              <w:sz w:val="23"/>
              <w:szCs w:val="23"/>
              <w:shd w:val="clear" w:color="auto" w:fill="FFFFFF"/>
            </w:rPr>
          </w:rPrChange>
        </w:rPr>
      </w:pPr>
      <w:ins w:id="3487" w:author="D'souza, Nigel [2]" w:date="2020-01-03T14:53:00Z">
        <w:r w:rsidRPr="00450BB6">
          <w:rPr>
            <w:rFonts w:ascii="Georgia" w:hAnsi="Georgia"/>
            <w:noProof/>
            <w:color w:val="282625"/>
            <w:szCs w:val="20"/>
            <w:shd w:val="clear" w:color="auto" w:fill="FFFFFF"/>
            <w:lang w:val="en-US"/>
            <w:rPrChange w:id="3488" w:author="D'souza, Nigel [2]" w:date="2020-01-03T14:54:00Z">
              <w:rPr>
                <w:rFonts w:ascii="Georgia" w:hAnsi="Georgia"/>
                <w:noProof/>
                <w:color w:val="282625"/>
                <w:sz w:val="23"/>
                <w:szCs w:val="23"/>
                <w:shd w:val="clear" w:color="auto" w:fill="FFFFFF"/>
                <w:lang w:val="en-US"/>
              </w:rPr>
            </w:rPrChange>
          </w:rPr>
          <w:drawing>
            <wp:inline distT="0" distB="0" distL="0" distR="0" wp14:anchorId="103DE2C5" wp14:editId="31316148">
              <wp:extent cx="5648366" cy="213837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48366" cy="2138378"/>
                      </a:xfrm>
                      <a:prstGeom prst="rect">
                        <a:avLst/>
                      </a:prstGeom>
                    </pic:spPr>
                  </pic:pic>
                </a:graphicData>
              </a:graphic>
            </wp:inline>
          </w:drawing>
        </w:r>
      </w:ins>
    </w:p>
    <w:p w14:paraId="376B53A1" w14:textId="77777777" w:rsidR="00450BB6" w:rsidRPr="00450BB6" w:rsidRDefault="00450BB6" w:rsidP="00450BB6">
      <w:pPr>
        <w:rPr>
          <w:ins w:id="3489" w:author="D'souza, Nigel [2]" w:date="2020-01-03T14:53:00Z"/>
          <w:rFonts w:ascii="Georgia" w:hAnsi="Georgia"/>
          <w:color w:val="282625"/>
          <w:szCs w:val="20"/>
          <w:shd w:val="clear" w:color="auto" w:fill="FFFFFF"/>
          <w:rPrChange w:id="3490" w:author="D'souza, Nigel [2]" w:date="2020-01-03T14:54:00Z">
            <w:rPr>
              <w:ins w:id="3491" w:author="D'souza, Nigel [2]" w:date="2020-01-03T14:53:00Z"/>
              <w:rFonts w:ascii="Georgia" w:hAnsi="Georgia"/>
              <w:color w:val="282625"/>
              <w:sz w:val="23"/>
              <w:szCs w:val="23"/>
              <w:shd w:val="clear" w:color="auto" w:fill="FFFFFF"/>
            </w:rPr>
          </w:rPrChange>
        </w:rPr>
      </w:pPr>
      <w:ins w:id="3492" w:author="D'souza, Nigel [2]" w:date="2020-01-03T14:53:00Z">
        <w:r w:rsidRPr="00450BB6">
          <w:rPr>
            <w:rFonts w:ascii="Georgia" w:hAnsi="Georgia"/>
            <w:color w:val="282625"/>
            <w:szCs w:val="20"/>
            <w:shd w:val="clear" w:color="auto" w:fill="FFFFFF"/>
            <w:rPrChange w:id="3493" w:author="D'souza, Nigel [2]" w:date="2020-01-03T14:54:00Z">
              <w:rPr>
                <w:rFonts w:ascii="Georgia" w:hAnsi="Georgia"/>
                <w:color w:val="282625"/>
                <w:sz w:val="23"/>
                <w:szCs w:val="23"/>
                <w:shd w:val="clear" w:color="auto" w:fill="FFFFFF"/>
              </w:rPr>
            </w:rPrChange>
          </w:rPr>
          <w:t xml:space="preserve">Customer and User Administration will be initiated via SSOA UI and pushed down to digital banking via web service calls. Note that only the shell data model (with all fields that are to be synced up with SSOA) will we created </w:t>
        </w:r>
        <w:proofErr w:type="spellStart"/>
        <w:r w:rsidRPr="00450BB6">
          <w:rPr>
            <w:rFonts w:ascii="Georgia" w:hAnsi="Georgia"/>
            <w:color w:val="282625"/>
            <w:szCs w:val="20"/>
            <w:shd w:val="clear" w:color="auto" w:fill="FFFFFF"/>
            <w:rPrChange w:id="3494" w:author="D'souza, Nigel [2]" w:date="2020-01-03T14:54:00Z">
              <w:rPr>
                <w:rFonts w:ascii="Georgia" w:hAnsi="Georgia"/>
                <w:color w:val="282625"/>
                <w:sz w:val="23"/>
                <w:szCs w:val="23"/>
                <w:shd w:val="clear" w:color="auto" w:fill="FFFFFF"/>
              </w:rPr>
            </w:rPrChange>
          </w:rPr>
          <w:t>vai</w:t>
        </w:r>
        <w:proofErr w:type="spellEnd"/>
        <w:r w:rsidRPr="00450BB6">
          <w:rPr>
            <w:rFonts w:ascii="Georgia" w:hAnsi="Georgia"/>
            <w:color w:val="282625"/>
            <w:szCs w:val="20"/>
            <w:shd w:val="clear" w:color="auto" w:fill="FFFFFF"/>
            <w:rPrChange w:id="3495" w:author="D'souza, Nigel [2]" w:date="2020-01-03T14:54:00Z">
              <w:rPr>
                <w:rFonts w:ascii="Georgia" w:hAnsi="Georgia"/>
                <w:color w:val="282625"/>
                <w:sz w:val="23"/>
                <w:szCs w:val="23"/>
                <w:shd w:val="clear" w:color="auto" w:fill="FFFFFF"/>
              </w:rPr>
            </w:rPrChange>
          </w:rPr>
          <w:t xml:space="preserve"> the Web Service call. The rest of the setup including entitlements, settings, accounts, limits, Ach companies etc. will be setup using the DGB UI.</w:t>
        </w:r>
      </w:ins>
    </w:p>
    <w:p w14:paraId="2B741291" w14:textId="77777777" w:rsidR="00450BB6" w:rsidRPr="00450BB6" w:rsidRDefault="00450BB6" w:rsidP="00450BB6">
      <w:pPr>
        <w:rPr>
          <w:ins w:id="3496" w:author="D'souza, Nigel [2]" w:date="2020-01-03T14:53:00Z"/>
          <w:rFonts w:ascii="Georgia" w:hAnsi="Georgia"/>
          <w:color w:val="282625"/>
          <w:szCs w:val="20"/>
          <w:shd w:val="clear" w:color="auto" w:fill="FFFFFF"/>
          <w:rPrChange w:id="3497" w:author="D'souza, Nigel [2]" w:date="2020-01-03T14:54:00Z">
            <w:rPr>
              <w:ins w:id="3498" w:author="D'souza, Nigel [2]" w:date="2020-01-03T14:53:00Z"/>
              <w:rFonts w:ascii="Georgia" w:hAnsi="Georgia"/>
              <w:color w:val="282625"/>
              <w:sz w:val="23"/>
              <w:szCs w:val="23"/>
              <w:shd w:val="clear" w:color="auto" w:fill="FFFFFF"/>
            </w:rPr>
          </w:rPrChange>
        </w:rPr>
      </w:pPr>
      <w:ins w:id="3499" w:author="D'souza, Nigel [2]" w:date="2020-01-03T14:53:00Z">
        <w:r w:rsidRPr="00450BB6">
          <w:rPr>
            <w:rFonts w:ascii="Georgia" w:hAnsi="Georgia"/>
            <w:color w:val="282625"/>
            <w:szCs w:val="20"/>
            <w:shd w:val="clear" w:color="auto" w:fill="FFFFFF"/>
            <w:rPrChange w:id="3500" w:author="D'souza, Nigel [2]" w:date="2020-01-03T14:54:00Z">
              <w:rPr>
                <w:rFonts w:ascii="Georgia" w:hAnsi="Georgia"/>
                <w:color w:val="282625"/>
                <w:sz w:val="23"/>
                <w:szCs w:val="23"/>
                <w:shd w:val="clear" w:color="auto" w:fill="FFFFFF"/>
              </w:rPr>
            </w:rPrChange>
          </w:rPr>
          <w:t>DGB will be accessed via Customer and User Deep Links while performing user and customer admiration on the SSOA UI. Or by launching the entire Bank Admin application in a separate tab for all other administration tasks/back office support activities.</w:t>
        </w:r>
      </w:ins>
    </w:p>
    <w:p w14:paraId="1EF91EAB" w14:textId="77777777" w:rsidR="00450BB6" w:rsidRPr="00450BB6" w:rsidRDefault="00450BB6" w:rsidP="00450BB6">
      <w:pPr>
        <w:rPr>
          <w:ins w:id="3501" w:author="D'souza, Nigel [2]" w:date="2020-01-03T14:53:00Z"/>
          <w:rFonts w:ascii="Georgia" w:hAnsi="Georgia"/>
          <w:color w:val="282625"/>
          <w:szCs w:val="20"/>
          <w:shd w:val="clear" w:color="auto" w:fill="FFFFFF"/>
          <w:rPrChange w:id="3502" w:author="D'souza, Nigel [2]" w:date="2020-01-03T14:54:00Z">
            <w:rPr>
              <w:ins w:id="3503" w:author="D'souza, Nigel [2]" w:date="2020-01-03T14:53:00Z"/>
              <w:rFonts w:ascii="Georgia" w:hAnsi="Georgia"/>
              <w:color w:val="282625"/>
              <w:sz w:val="23"/>
              <w:szCs w:val="23"/>
              <w:shd w:val="clear" w:color="auto" w:fill="FFFFFF"/>
            </w:rPr>
          </w:rPrChange>
        </w:rPr>
      </w:pPr>
      <w:ins w:id="3504" w:author="D'souza, Nigel [2]" w:date="2020-01-03T14:53:00Z">
        <w:r w:rsidRPr="00450BB6">
          <w:rPr>
            <w:rFonts w:ascii="Georgia" w:hAnsi="Georgia"/>
            <w:color w:val="282625"/>
            <w:szCs w:val="20"/>
            <w:shd w:val="clear" w:color="auto" w:fill="FFFFFF"/>
            <w:rPrChange w:id="3505" w:author="D'souza, Nigel [2]" w:date="2020-01-03T14:54:00Z">
              <w:rPr>
                <w:rFonts w:ascii="Georgia" w:hAnsi="Georgia"/>
                <w:color w:val="282625"/>
                <w:sz w:val="23"/>
                <w:szCs w:val="23"/>
                <w:shd w:val="clear" w:color="auto" w:fill="FFFFFF"/>
              </w:rPr>
            </w:rPrChange>
          </w:rPr>
          <w:t>Note the entire DGB back office application/associated services and simulation will be accessed via the Private MPLS line</w:t>
        </w:r>
      </w:ins>
    </w:p>
    <w:p w14:paraId="7C425FC9" w14:textId="77777777" w:rsidR="00450BB6" w:rsidRPr="00450BB6" w:rsidRDefault="00450BB6" w:rsidP="00450BB6">
      <w:pPr>
        <w:rPr>
          <w:ins w:id="3506" w:author="D'souza, Nigel [2]" w:date="2020-01-03T14:53:00Z"/>
          <w:rFonts w:ascii="Georgia" w:hAnsi="Georgia"/>
          <w:color w:val="282625"/>
          <w:szCs w:val="20"/>
          <w:shd w:val="clear" w:color="auto" w:fill="FFFFFF"/>
          <w:rPrChange w:id="3507" w:author="D'souza, Nigel [2]" w:date="2020-01-03T14:54:00Z">
            <w:rPr>
              <w:ins w:id="3508" w:author="D'souza, Nigel [2]" w:date="2020-01-03T14:53:00Z"/>
              <w:rFonts w:ascii="Georgia" w:hAnsi="Georgia"/>
              <w:color w:val="282625"/>
              <w:sz w:val="23"/>
              <w:szCs w:val="23"/>
              <w:shd w:val="clear" w:color="auto" w:fill="FFFFFF"/>
            </w:rPr>
          </w:rPrChange>
        </w:rPr>
      </w:pPr>
    </w:p>
    <w:p w14:paraId="561A3F5E" w14:textId="77777777" w:rsidR="00450BB6" w:rsidRPr="00450BB6" w:rsidRDefault="00450BB6" w:rsidP="00450BB6">
      <w:pPr>
        <w:rPr>
          <w:ins w:id="3509" w:author="D'souza, Nigel [2]" w:date="2020-01-03T14:53:00Z"/>
          <w:rFonts w:ascii="Georgia" w:hAnsi="Georgia"/>
          <w:b/>
          <w:color w:val="282625"/>
          <w:szCs w:val="20"/>
          <w:shd w:val="clear" w:color="auto" w:fill="FFFFFF"/>
          <w:rPrChange w:id="3510" w:author="D'souza, Nigel [2]" w:date="2020-01-03T14:54:00Z">
            <w:rPr>
              <w:ins w:id="3511" w:author="D'souza, Nigel [2]" w:date="2020-01-03T14:53:00Z"/>
              <w:rFonts w:ascii="Georgia" w:hAnsi="Georgia"/>
              <w:b/>
              <w:color w:val="282625"/>
              <w:sz w:val="23"/>
              <w:szCs w:val="23"/>
              <w:shd w:val="clear" w:color="auto" w:fill="FFFFFF"/>
            </w:rPr>
          </w:rPrChange>
        </w:rPr>
      </w:pPr>
      <w:ins w:id="3512" w:author="D'souza, Nigel [2]" w:date="2020-01-03T14:53:00Z">
        <w:r w:rsidRPr="00450BB6">
          <w:rPr>
            <w:rFonts w:ascii="Georgia" w:hAnsi="Georgia"/>
            <w:b/>
            <w:color w:val="282625"/>
            <w:szCs w:val="20"/>
            <w:shd w:val="clear" w:color="auto" w:fill="FFFFFF"/>
            <w:rPrChange w:id="3513" w:author="D'souza, Nigel [2]" w:date="2020-01-03T14:54:00Z">
              <w:rPr>
                <w:rFonts w:ascii="Georgia" w:hAnsi="Georgia"/>
                <w:b/>
                <w:color w:val="282625"/>
                <w:sz w:val="23"/>
                <w:szCs w:val="23"/>
                <w:shd w:val="clear" w:color="auto" w:fill="FFFFFF"/>
              </w:rPr>
            </w:rPrChange>
          </w:rPr>
          <w:t>Interaction</w:t>
        </w:r>
      </w:ins>
    </w:p>
    <w:p w14:paraId="1961926A" w14:textId="77777777" w:rsidR="00450BB6" w:rsidRPr="00450BB6" w:rsidRDefault="00450BB6" w:rsidP="00450BB6">
      <w:pPr>
        <w:rPr>
          <w:ins w:id="3514" w:author="D'souza, Nigel [2]" w:date="2020-01-03T14:53:00Z"/>
          <w:rFonts w:ascii="Georgia" w:hAnsi="Georgia"/>
          <w:b/>
          <w:color w:val="282625"/>
          <w:szCs w:val="20"/>
          <w:shd w:val="clear" w:color="auto" w:fill="FFFFFF"/>
          <w:rPrChange w:id="3515" w:author="D'souza, Nigel [2]" w:date="2020-01-03T14:54:00Z">
            <w:rPr>
              <w:ins w:id="3516" w:author="D'souza, Nigel [2]" w:date="2020-01-03T14:53:00Z"/>
              <w:rFonts w:ascii="Georgia" w:hAnsi="Georgia"/>
              <w:b/>
              <w:color w:val="282625"/>
              <w:sz w:val="23"/>
              <w:szCs w:val="23"/>
              <w:shd w:val="clear" w:color="auto" w:fill="FFFFFF"/>
            </w:rPr>
          </w:rPrChange>
        </w:rPr>
      </w:pPr>
    </w:p>
    <w:tbl>
      <w:tblPr>
        <w:tblStyle w:val="TableGrid"/>
        <w:tblW w:w="0" w:type="auto"/>
        <w:tblLook w:val="04A0" w:firstRow="1" w:lastRow="0" w:firstColumn="1" w:lastColumn="0" w:noHBand="0" w:noVBand="1"/>
      </w:tblPr>
      <w:tblGrid>
        <w:gridCol w:w="2337"/>
        <w:gridCol w:w="2337"/>
        <w:gridCol w:w="2338"/>
        <w:gridCol w:w="2338"/>
      </w:tblGrid>
      <w:tr w:rsidR="00450BB6" w:rsidRPr="00450BB6" w14:paraId="2F302DF9" w14:textId="77777777" w:rsidTr="008C6DA9">
        <w:trPr>
          <w:ins w:id="3517" w:author="D'souza, Nigel [2]" w:date="2020-01-03T14:53:00Z"/>
        </w:trPr>
        <w:tc>
          <w:tcPr>
            <w:tcW w:w="2337" w:type="dxa"/>
          </w:tcPr>
          <w:p w14:paraId="47FDCA4C" w14:textId="77777777" w:rsidR="00450BB6" w:rsidRPr="00450BB6" w:rsidRDefault="00450BB6" w:rsidP="008C6DA9">
            <w:pPr>
              <w:rPr>
                <w:ins w:id="3518" w:author="D'souza, Nigel [2]" w:date="2020-01-03T14:53:00Z"/>
                <w:rFonts w:ascii="Georgia" w:hAnsi="Georgia"/>
                <w:color w:val="282625"/>
                <w:szCs w:val="20"/>
                <w:shd w:val="clear" w:color="auto" w:fill="FFFFFF"/>
                <w:rPrChange w:id="3519" w:author="D'souza, Nigel [2]" w:date="2020-01-03T14:54:00Z">
                  <w:rPr>
                    <w:ins w:id="3520" w:author="D'souza, Nigel [2]" w:date="2020-01-03T14:53:00Z"/>
                    <w:rFonts w:ascii="Georgia" w:hAnsi="Georgia"/>
                    <w:color w:val="282625"/>
                    <w:sz w:val="23"/>
                    <w:szCs w:val="23"/>
                    <w:shd w:val="clear" w:color="auto" w:fill="FFFFFF"/>
                  </w:rPr>
                </w:rPrChange>
              </w:rPr>
            </w:pPr>
            <w:ins w:id="3521" w:author="D'souza, Nigel [2]" w:date="2020-01-03T14:53:00Z">
              <w:r w:rsidRPr="00450BB6">
                <w:rPr>
                  <w:rFonts w:ascii="Georgia" w:hAnsi="Georgia"/>
                  <w:color w:val="282625"/>
                  <w:szCs w:val="20"/>
                  <w:shd w:val="clear" w:color="auto" w:fill="FFFFFF"/>
                  <w:rPrChange w:id="3522" w:author="D'souza, Nigel [2]" w:date="2020-01-03T14:54:00Z">
                    <w:rPr>
                      <w:rFonts w:ascii="Georgia" w:hAnsi="Georgia"/>
                      <w:color w:val="282625"/>
                      <w:sz w:val="23"/>
                      <w:szCs w:val="23"/>
                      <w:shd w:val="clear" w:color="auto" w:fill="FFFFFF"/>
                    </w:rPr>
                  </w:rPrChange>
                </w:rPr>
                <w:t>SSOA Customer/User sync</w:t>
              </w:r>
            </w:ins>
          </w:p>
        </w:tc>
        <w:tc>
          <w:tcPr>
            <w:tcW w:w="2337" w:type="dxa"/>
          </w:tcPr>
          <w:p w14:paraId="6E469495" w14:textId="77777777" w:rsidR="00450BB6" w:rsidRPr="00450BB6" w:rsidRDefault="00450BB6" w:rsidP="008C6DA9">
            <w:pPr>
              <w:rPr>
                <w:ins w:id="3523" w:author="D'souza, Nigel [2]" w:date="2020-01-03T14:53:00Z"/>
                <w:rFonts w:ascii="Georgia" w:hAnsi="Georgia"/>
                <w:color w:val="282625"/>
                <w:szCs w:val="20"/>
                <w:shd w:val="clear" w:color="auto" w:fill="FFFFFF"/>
                <w:rPrChange w:id="3524" w:author="D'souza, Nigel [2]" w:date="2020-01-03T14:54:00Z">
                  <w:rPr>
                    <w:ins w:id="3525" w:author="D'souza, Nigel [2]" w:date="2020-01-03T14:53:00Z"/>
                    <w:rFonts w:ascii="Georgia" w:hAnsi="Georgia"/>
                    <w:color w:val="282625"/>
                    <w:sz w:val="23"/>
                    <w:szCs w:val="23"/>
                    <w:shd w:val="clear" w:color="auto" w:fill="FFFFFF"/>
                  </w:rPr>
                </w:rPrChange>
              </w:rPr>
            </w:pPr>
            <w:ins w:id="3526" w:author="D'souza, Nigel [2]" w:date="2020-01-03T14:53:00Z">
              <w:r w:rsidRPr="00450BB6">
                <w:rPr>
                  <w:rFonts w:ascii="Georgia" w:hAnsi="Georgia"/>
                  <w:color w:val="282625"/>
                  <w:szCs w:val="20"/>
                  <w:shd w:val="clear" w:color="auto" w:fill="FFFFFF"/>
                  <w:rPrChange w:id="3527" w:author="D'souza, Nigel [2]" w:date="2020-01-03T14:54:00Z">
                    <w:rPr>
                      <w:rFonts w:ascii="Georgia" w:hAnsi="Georgia"/>
                      <w:color w:val="282625"/>
                      <w:sz w:val="23"/>
                      <w:szCs w:val="23"/>
                      <w:shd w:val="clear" w:color="auto" w:fill="FFFFFF"/>
                    </w:rPr>
                  </w:rPrChange>
                </w:rPr>
                <w:t>Web service calls</w:t>
              </w:r>
            </w:ins>
          </w:p>
        </w:tc>
        <w:tc>
          <w:tcPr>
            <w:tcW w:w="2338" w:type="dxa"/>
          </w:tcPr>
          <w:p w14:paraId="24BF0334" w14:textId="77777777" w:rsidR="00450BB6" w:rsidRPr="00450BB6" w:rsidRDefault="00450BB6" w:rsidP="008C6DA9">
            <w:pPr>
              <w:rPr>
                <w:ins w:id="3528" w:author="D'souza, Nigel [2]" w:date="2020-01-03T14:53:00Z"/>
                <w:rFonts w:ascii="Georgia" w:hAnsi="Georgia"/>
                <w:color w:val="282625"/>
                <w:szCs w:val="20"/>
                <w:shd w:val="clear" w:color="auto" w:fill="FFFFFF"/>
                <w:rPrChange w:id="3529" w:author="D'souza, Nigel [2]" w:date="2020-01-03T14:54:00Z">
                  <w:rPr>
                    <w:ins w:id="3530" w:author="D'souza, Nigel [2]" w:date="2020-01-03T14:53:00Z"/>
                    <w:rFonts w:ascii="Georgia" w:hAnsi="Georgia"/>
                    <w:color w:val="282625"/>
                    <w:sz w:val="23"/>
                    <w:szCs w:val="23"/>
                    <w:shd w:val="clear" w:color="auto" w:fill="FFFFFF"/>
                  </w:rPr>
                </w:rPrChange>
              </w:rPr>
            </w:pPr>
            <w:ins w:id="3531" w:author="D'souza, Nigel [2]" w:date="2020-01-03T14:53:00Z">
              <w:r w:rsidRPr="00450BB6">
                <w:rPr>
                  <w:rFonts w:ascii="Georgia" w:hAnsi="Georgia"/>
                  <w:color w:val="282625"/>
                  <w:szCs w:val="20"/>
                  <w:shd w:val="clear" w:color="auto" w:fill="FFFFFF"/>
                  <w:rPrChange w:id="3532" w:author="D'souza, Nigel [2]" w:date="2020-01-03T14:54:00Z">
                    <w:rPr>
                      <w:rFonts w:ascii="Georgia" w:hAnsi="Georgia"/>
                      <w:color w:val="282625"/>
                      <w:sz w:val="23"/>
                      <w:szCs w:val="23"/>
                      <w:shd w:val="clear" w:color="auto" w:fill="FFFFFF"/>
                    </w:rPr>
                  </w:rPrChange>
                </w:rPr>
                <w:t>SOAP/HTTPS</w:t>
              </w:r>
            </w:ins>
          </w:p>
          <w:p w14:paraId="4EEAAB18" w14:textId="77777777" w:rsidR="00450BB6" w:rsidRPr="00450BB6" w:rsidRDefault="00450BB6" w:rsidP="008C6DA9">
            <w:pPr>
              <w:rPr>
                <w:ins w:id="3533" w:author="D'souza, Nigel [2]" w:date="2020-01-03T14:53:00Z"/>
                <w:rFonts w:ascii="Georgia" w:hAnsi="Georgia"/>
                <w:color w:val="282625"/>
                <w:szCs w:val="20"/>
                <w:shd w:val="clear" w:color="auto" w:fill="FFFFFF"/>
                <w:rPrChange w:id="3534" w:author="D'souza, Nigel [2]" w:date="2020-01-03T14:54:00Z">
                  <w:rPr>
                    <w:ins w:id="3535" w:author="D'souza, Nigel [2]" w:date="2020-01-03T14:53:00Z"/>
                    <w:rFonts w:ascii="Georgia" w:hAnsi="Georgia"/>
                    <w:color w:val="282625"/>
                    <w:sz w:val="23"/>
                    <w:szCs w:val="23"/>
                    <w:shd w:val="clear" w:color="auto" w:fill="FFFFFF"/>
                  </w:rPr>
                </w:rPrChange>
              </w:rPr>
            </w:pPr>
            <w:ins w:id="3536" w:author="D'souza, Nigel [2]" w:date="2020-01-03T14:53:00Z">
              <w:r w:rsidRPr="00450BB6">
                <w:rPr>
                  <w:rFonts w:ascii="Georgia" w:hAnsi="Georgia"/>
                  <w:color w:val="282625"/>
                  <w:szCs w:val="20"/>
                  <w:shd w:val="clear" w:color="auto" w:fill="FFFFFF"/>
                  <w:rPrChange w:id="3537" w:author="D'souza, Nigel [2]" w:date="2020-01-03T14:54:00Z">
                    <w:rPr>
                      <w:rFonts w:ascii="Georgia" w:hAnsi="Georgia"/>
                      <w:color w:val="282625"/>
                      <w:sz w:val="23"/>
                      <w:szCs w:val="23"/>
                      <w:shd w:val="clear" w:color="auto" w:fill="FFFFFF"/>
                    </w:rPr>
                  </w:rPrChange>
                </w:rPr>
                <w:t>(SSO Id passed in payload)</w:t>
              </w:r>
            </w:ins>
          </w:p>
        </w:tc>
        <w:tc>
          <w:tcPr>
            <w:tcW w:w="2338" w:type="dxa"/>
          </w:tcPr>
          <w:p w14:paraId="1BB2A351" w14:textId="77777777" w:rsidR="00450BB6" w:rsidRPr="008C6DA9" w:rsidRDefault="00450BB6" w:rsidP="008C6DA9">
            <w:pPr>
              <w:rPr>
                <w:ins w:id="3538" w:author="D'souza, Nigel [2]" w:date="2020-01-03T14:53:00Z"/>
                <w:szCs w:val="20"/>
              </w:rPr>
            </w:pPr>
            <w:ins w:id="3539" w:author="D'souza, Nigel [2]" w:date="2020-01-03T14:53:00Z">
              <w:r w:rsidRPr="00450BB6">
                <w:rPr>
                  <w:rFonts w:ascii="Georgia" w:hAnsi="Georgia"/>
                  <w:color w:val="282625"/>
                  <w:szCs w:val="20"/>
                  <w:shd w:val="clear" w:color="auto" w:fill="FFFFFF"/>
                  <w:rPrChange w:id="3540" w:author="D'souza, Nigel [2]" w:date="2020-01-03T14:54:00Z">
                    <w:rPr>
                      <w:rFonts w:ascii="Georgia" w:hAnsi="Georgia"/>
                      <w:color w:val="282625"/>
                      <w:sz w:val="23"/>
                      <w:szCs w:val="23"/>
                      <w:shd w:val="clear" w:color="auto" w:fill="FFFFFF"/>
                    </w:rPr>
                  </w:rPrChange>
                </w:rPr>
                <w:t xml:space="preserve">Private line (MUFG </w:t>
              </w:r>
              <w:proofErr w:type="spellStart"/>
              <w:r w:rsidRPr="00450BB6">
                <w:rPr>
                  <w:rFonts w:ascii="Georgia" w:hAnsi="Georgia"/>
                  <w:color w:val="282625"/>
                  <w:szCs w:val="20"/>
                  <w:shd w:val="clear" w:color="auto" w:fill="FFFFFF"/>
                  <w:rPrChange w:id="3541" w:author="D'souza, Nigel [2]" w:date="2020-01-03T14:54:00Z">
                    <w:rPr>
                      <w:rFonts w:ascii="Georgia" w:hAnsi="Georgia"/>
                      <w:color w:val="282625"/>
                      <w:sz w:val="23"/>
                      <w:szCs w:val="23"/>
                      <w:shd w:val="clear" w:color="auto" w:fill="FFFFFF"/>
                    </w:rPr>
                  </w:rPrChange>
                </w:rPr>
                <w:t>datacenter</w:t>
              </w:r>
              <w:proofErr w:type="spellEnd"/>
              <w:r w:rsidRPr="00450BB6">
                <w:rPr>
                  <w:rFonts w:ascii="Georgia" w:hAnsi="Georgia"/>
                  <w:color w:val="282625"/>
                  <w:szCs w:val="20"/>
                  <w:shd w:val="clear" w:color="auto" w:fill="FFFFFF"/>
                  <w:rPrChange w:id="3542" w:author="D'souza, Nigel [2]" w:date="2020-01-03T14:54:00Z">
                    <w:rPr>
                      <w:rFonts w:ascii="Georgia" w:hAnsi="Georgia"/>
                      <w:color w:val="282625"/>
                      <w:sz w:val="23"/>
                      <w:szCs w:val="23"/>
                      <w:shd w:val="clear" w:color="auto" w:fill="FFFFFF"/>
                    </w:rPr>
                  </w:rPrChange>
                </w:rPr>
                <w:t xml:space="preserve"> - MPLS)</w:t>
              </w:r>
            </w:ins>
          </w:p>
        </w:tc>
      </w:tr>
      <w:tr w:rsidR="00450BB6" w:rsidRPr="00450BB6" w14:paraId="7C0853D0" w14:textId="77777777" w:rsidTr="008C6DA9">
        <w:trPr>
          <w:ins w:id="3543" w:author="D'souza, Nigel [2]" w:date="2020-01-03T14:53:00Z"/>
        </w:trPr>
        <w:tc>
          <w:tcPr>
            <w:tcW w:w="2337" w:type="dxa"/>
          </w:tcPr>
          <w:p w14:paraId="6660713C" w14:textId="77777777" w:rsidR="00450BB6" w:rsidRPr="00450BB6" w:rsidRDefault="00450BB6" w:rsidP="008C6DA9">
            <w:pPr>
              <w:rPr>
                <w:ins w:id="3544" w:author="D'souza, Nigel [2]" w:date="2020-01-03T14:53:00Z"/>
                <w:rFonts w:ascii="Georgia" w:hAnsi="Georgia"/>
                <w:color w:val="282625"/>
                <w:szCs w:val="20"/>
                <w:shd w:val="clear" w:color="auto" w:fill="FFFFFF"/>
                <w:rPrChange w:id="3545" w:author="D'souza, Nigel [2]" w:date="2020-01-03T14:54:00Z">
                  <w:rPr>
                    <w:ins w:id="3546" w:author="D'souza, Nigel [2]" w:date="2020-01-03T14:53:00Z"/>
                    <w:rFonts w:ascii="Georgia" w:hAnsi="Georgia"/>
                    <w:color w:val="282625"/>
                    <w:sz w:val="23"/>
                    <w:szCs w:val="23"/>
                    <w:shd w:val="clear" w:color="auto" w:fill="FFFFFF"/>
                  </w:rPr>
                </w:rPrChange>
              </w:rPr>
            </w:pPr>
            <w:ins w:id="3547" w:author="D'souza, Nigel [2]" w:date="2020-01-03T14:53:00Z">
              <w:r w:rsidRPr="00450BB6">
                <w:rPr>
                  <w:rFonts w:ascii="Georgia" w:hAnsi="Georgia"/>
                  <w:color w:val="282625"/>
                  <w:szCs w:val="20"/>
                  <w:shd w:val="clear" w:color="auto" w:fill="FFFFFF"/>
                  <w:rPrChange w:id="3548" w:author="D'souza, Nigel [2]" w:date="2020-01-03T14:54:00Z">
                    <w:rPr>
                      <w:rFonts w:ascii="Georgia" w:hAnsi="Georgia"/>
                      <w:color w:val="282625"/>
                      <w:sz w:val="23"/>
                      <w:szCs w:val="23"/>
                      <w:shd w:val="clear" w:color="auto" w:fill="FFFFFF"/>
                    </w:rPr>
                  </w:rPrChange>
                </w:rPr>
                <w:t>SSOA Customer/User direct link</w:t>
              </w:r>
            </w:ins>
          </w:p>
        </w:tc>
        <w:tc>
          <w:tcPr>
            <w:tcW w:w="2337" w:type="dxa"/>
          </w:tcPr>
          <w:p w14:paraId="1CE50B74" w14:textId="77777777" w:rsidR="00450BB6" w:rsidRPr="00450BB6" w:rsidRDefault="00450BB6" w:rsidP="008C6DA9">
            <w:pPr>
              <w:rPr>
                <w:ins w:id="3549" w:author="D'souza, Nigel [2]" w:date="2020-01-03T14:53:00Z"/>
                <w:rFonts w:ascii="Georgia" w:hAnsi="Georgia"/>
                <w:color w:val="282625"/>
                <w:szCs w:val="20"/>
                <w:shd w:val="clear" w:color="auto" w:fill="FFFFFF"/>
                <w:rPrChange w:id="3550" w:author="D'souza, Nigel [2]" w:date="2020-01-03T14:54:00Z">
                  <w:rPr>
                    <w:ins w:id="3551" w:author="D'souza, Nigel [2]" w:date="2020-01-03T14:53:00Z"/>
                    <w:rFonts w:ascii="Georgia" w:hAnsi="Georgia"/>
                    <w:color w:val="282625"/>
                    <w:sz w:val="23"/>
                    <w:szCs w:val="23"/>
                    <w:shd w:val="clear" w:color="auto" w:fill="FFFFFF"/>
                  </w:rPr>
                </w:rPrChange>
              </w:rPr>
            </w:pPr>
            <w:ins w:id="3552" w:author="D'souza, Nigel [2]" w:date="2020-01-03T14:53:00Z">
              <w:r w:rsidRPr="00450BB6">
                <w:rPr>
                  <w:rFonts w:ascii="Georgia" w:hAnsi="Georgia"/>
                  <w:color w:val="282625"/>
                  <w:szCs w:val="20"/>
                  <w:shd w:val="clear" w:color="auto" w:fill="FFFFFF"/>
                  <w:rPrChange w:id="3553" w:author="D'souza, Nigel [2]" w:date="2020-01-03T14:54:00Z">
                    <w:rPr>
                      <w:rFonts w:ascii="Georgia" w:hAnsi="Georgia"/>
                      <w:color w:val="282625"/>
                      <w:sz w:val="23"/>
                      <w:szCs w:val="23"/>
                      <w:shd w:val="clear" w:color="auto" w:fill="FFFFFF"/>
                    </w:rPr>
                  </w:rPrChange>
                </w:rPr>
                <w:t>Deep Link (Customer, User context)</w:t>
              </w:r>
            </w:ins>
          </w:p>
        </w:tc>
        <w:tc>
          <w:tcPr>
            <w:tcW w:w="2338" w:type="dxa"/>
          </w:tcPr>
          <w:p w14:paraId="19F50FE6" w14:textId="77777777" w:rsidR="00450BB6" w:rsidRPr="00450BB6" w:rsidRDefault="00450BB6" w:rsidP="008C6DA9">
            <w:pPr>
              <w:rPr>
                <w:ins w:id="3554" w:author="D'souza, Nigel [2]" w:date="2020-01-03T14:53:00Z"/>
                <w:rFonts w:ascii="Georgia" w:hAnsi="Georgia"/>
                <w:color w:val="282625"/>
                <w:szCs w:val="20"/>
                <w:shd w:val="clear" w:color="auto" w:fill="FFFFFF"/>
                <w:rPrChange w:id="3555" w:author="D'souza, Nigel [2]" w:date="2020-01-03T14:54:00Z">
                  <w:rPr>
                    <w:ins w:id="3556" w:author="D'souza, Nigel [2]" w:date="2020-01-03T14:53:00Z"/>
                    <w:rFonts w:ascii="Georgia" w:hAnsi="Georgia"/>
                    <w:color w:val="282625"/>
                    <w:sz w:val="23"/>
                    <w:szCs w:val="23"/>
                    <w:shd w:val="clear" w:color="auto" w:fill="FFFFFF"/>
                  </w:rPr>
                </w:rPrChange>
              </w:rPr>
            </w:pPr>
            <w:ins w:id="3557" w:author="D'souza, Nigel [2]" w:date="2020-01-03T14:53:00Z">
              <w:r w:rsidRPr="00450BB6">
                <w:rPr>
                  <w:rFonts w:ascii="Georgia" w:hAnsi="Georgia"/>
                  <w:color w:val="282625"/>
                  <w:szCs w:val="20"/>
                  <w:shd w:val="clear" w:color="auto" w:fill="FFFFFF"/>
                  <w:rPrChange w:id="3558" w:author="D'souza, Nigel [2]" w:date="2020-01-03T14:54:00Z">
                    <w:rPr>
                      <w:rFonts w:ascii="Georgia" w:hAnsi="Georgia"/>
                      <w:color w:val="282625"/>
                      <w:sz w:val="23"/>
                      <w:szCs w:val="23"/>
                      <w:shd w:val="clear" w:color="auto" w:fill="FFFFFF"/>
                    </w:rPr>
                  </w:rPrChange>
                </w:rPr>
                <w:t>HTTPS (SAML2 SSO SP initiated SSO – Shibboleth active mode/</w:t>
              </w:r>
              <w:proofErr w:type="spellStart"/>
              <w:r w:rsidRPr="00450BB6">
                <w:rPr>
                  <w:rFonts w:ascii="Georgia" w:hAnsi="Georgia"/>
                  <w:color w:val="282625"/>
                  <w:szCs w:val="20"/>
                  <w:shd w:val="clear" w:color="auto" w:fill="FFFFFF"/>
                  <w:rPrChange w:id="3559" w:author="D'souza, Nigel [2]" w:date="2020-01-03T14:54:00Z">
                    <w:rPr>
                      <w:rFonts w:ascii="Georgia" w:hAnsi="Georgia"/>
                      <w:color w:val="282625"/>
                      <w:sz w:val="23"/>
                      <w:szCs w:val="23"/>
                      <w:shd w:val="clear" w:color="auto" w:fill="FFFFFF"/>
                    </w:rPr>
                  </w:rPrChange>
                </w:rPr>
                <w:t>ui</w:t>
              </w:r>
              <w:proofErr w:type="spellEnd"/>
              <w:r w:rsidRPr="00450BB6">
                <w:rPr>
                  <w:rFonts w:ascii="Georgia" w:hAnsi="Georgia"/>
                  <w:color w:val="282625"/>
                  <w:szCs w:val="20"/>
                  <w:shd w:val="clear" w:color="auto" w:fill="FFFFFF"/>
                  <w:rPrChange w:id="3560" w:author="D'souza, Nigel [2]" w:date="2020-01-03T14:54:00Z">
                    <w:rPr>
                      <w:rFonts w:ascii="Georgia" w:hAnsi="Georgia"/>
                      <w:color w:val="282625"/>
                      <w:sz w:val="23"/>
                      <w:szCs w:val="23"/>
                      <w:shd w:val="clear" w:color="auto" w:fill="FFFFFF"/>
                    </w:rPr>
                  </w:rPrChange>
                </w:rPr>
                <w:t>-admin, /</w:t>
              </w:r>
              <w:proofErr w:type="spellStart"/>
              <w:r w:rsidRPr="00450BB6">
                <w:rPr>
                  <w:rFonts w:ascii="Georgia" w:hAnsi="Georgia"/>
                  <w:color w:val="282625"/>
                  <w:szCs w:val="20"/>
                  <w:shd w:val="clear" w:color="auto" w:fill="FFFFFF"/>
                  <w:rPrChange w:id="3561" w:author="D'souza, Nigel [2]" w:date="2020-01-03T14:54:00Z">
                    <w:rPr>
                      <w:rFonts w:ascii="Georgia" w:hAnsi="Georgia"/>
                      <w:color w:val="282625"/>
                      <w:sz w:val="23"/>
                      <w:szCs w:val="23"/>
                      <w:shd w:val="clear" w:color="auto" w:fill="FFFFFF"/>
                    </w:rPr>
                  </w:rPrChange>
                </w:rPr>
                <w:t>ui</w:t>
              </w:r>
              <w:proofErr w:type="spellEnd"/>
              <w:r w:rsidRPr="00450BB6">
                <w:rPr>
                  <w:rFonts w:ascii="Georgia" w:hAnsi="Georgia"/>
                  <w:color w:val="282625"/>
                  <w:szCs w:val="20"/>
                  <w:shd w:val="clear" w:color="auto" w:fill="FFFFFF"/>
                  <w:rPrChange w:id="3562" w:author="D'souza, Nigel [2]" w:date="2020-01-03T14:54:00Z">
                    <w:rPr>
                      <w:rFonts w:ascii="Georgia" w:hAnsi="Georgia"/>
                      <w:color w:val="282625"/>
                      <w:sz w:val="23"/>
                      <w:szCs w:val="23"/>
                      <w:shd w:val="clear" w:color="auto" w:fill="FFFFFF"/>
                    </w:rPr>
                  </w:rPrChange>
                </w:rPr>
                <w:t>-admin-portal)</w:t>
              </w:r>
            </w:ins>
          </w:p>
        </w:tc>
        <w:tc>
          <w:tcPr>
            <w:tcW w:w="2338" w:type="dxa"/>
          </w:tcPr>
          <w:p w14:paraId="696FAB37" w14:textId="77777777" w:rsidR="00450BB6" w:rsidRPr="008C6DA9" w:rsidRDefault="00450BB6" w:rsidP="008C6DA9">
            <w:pPr>
              <w:rPr>
                <w:ins w:id="3563" w:author="D'souza, Nigel [2]" w:date="2020-01-03T14:53:00Z"/>
                <w:szCs w:val="20"/>
              </w:rPr>
            </w:pPr>
            <w:ins w:id="3564" w:author="D'souza, Nigel [2]" w:date="2020-01-03T14:53:00Z">
              <w:r w:rsidRPr="00450BB6">
                <w:rPr>
                  <w:rFonts w:ascii="Georgia" w:hAnsi="Georgia"/>
                  <w:color w:val="282625"/>
                  <w:szCs w:val="20"/>
                  <w:shd w:val="clear" w:color="auto" w:fill="FFFFFF"/>
                  <w:rPrChange w:id="3565" w:author="D'souza, Nigel [2]" w:date="2020-01-03T14:54:00Z">
                    <w:rPr>
                      <w:rFonts w:ascii="Georgia" w:hAnsi="Georgia"/>
                      <w:color w:val="282625"/>
                      <w:sz w:val="23"/>
                      <w:szCs w:val="23"/>
                      <w:shd w:val="clear" w:color="auto" w:fill="FFFFFF"/>
                    </w:rPr>
                  </w:rPrChange>
                </w:rPr>
                <w:t xml:space="preserve">Private line (MUFG </w:t>
              </w:r>
              <w:proofErr w:type="spellStart"/>
              <w:r w:rsidRPr="00450BB6">
                <w:rPr>
                  <w:rFonts w:ascii="Georgia" w:hAnsi="Georgia"/>
                  <w:color w:val="282625"/>
                  <w:szCs w:val="20"/>
                  <w:shd w:val="clear" w:color="auto" w:fill="FFFFFF"/>
                  <w:rPrChange w:id="3566" w:author="D'souza, Nigel [2]" w:date="2020-01-03T14:54:00Z">
                    <w:rPr>
                      <w:rFonts w:ascii="Georgia" w:hAnsi="Georgia"/>
                      <w:color w:val="282625"/>
                      <w:sz w:val="23"/>
                      <w:szCs w:val="23"/>
                      <w:shd w:val="clear" w:color="auto" w:fill="FFFFFF"/>
                    </w:rPr>
                  </w:rPrChange>
                </w:rPr>
                <w:t>datacenter</w:t>
              </w:r>
              <w:proofErr w:type="spellEnd"/>
              <w:r w:rsidRPr="00450BB6">
                <w:rPr>
                  <w:rFonts w:ascii="Georgia" w:hAnsi="Georgia"/>
                  <w:color w:val="282625"/>
                  <w:szCs w:val="20"/>
                  <w:shd w:val="clear" w:color="auto" w:fill="FFFFFF"/>
                  <w:rPrChange w:id="3567" w:author="D'souza, Nigel [2]" w:date="2020-01-03T14:54:00Z">
                    <w:rPr>
                      <w:rFonts w:ascii="Georgia" w:hAnsi="Georgia"/>
                      <w:color w:val="282625"/>
                      <w:sz w:val="23"/>
                      <w:szCs w:val="23"/>
                      <w:shd w:val="clear" w:color="auto" w:fill="FFFFFF"/>
                    </w:rPr>
                  </w:rPrChange>
                </w:rPr>
                <w:t xml:space="preserve"> - MPLS)</w:t>
              </w:r>
            </w:ins>
          </w:p>
        </w:tc>
      </w:tr>
      <w:tr w:rsidR="00450BB6" w:rsidRPr="00450BB6" w14:paraId="43D8626A" w14:textId="77777777" w:rsidTr="008C6DA9">
        <w:trPr>
          <w:ins w:id="3568" w:author="D'souza, Nigel [2]" w:date="2020-01-03T14:53:00Z"/>
        </w:trPr>
        <w:tc>
          <w:tcPr>
            <w:tcW w:w="2337" w:type="dxa"/>
          </w:tcPr>
          <w:p w14:paraId="668455E9" w14:textId="77777777" w:rsidR="00450BB6" w:rsidRPr="00450BB6" w:rsidRDefault="00450BB6" w:rsidP="008C6DA9">
            <w:pPr>
              <w:rPr>
                <w:ins w:id="3569" w:author="D'souza, Nigel [2]" w:date="2020-01-03T14:53:00Z"/>
                <w:rFonts w:ascii="Georgia" w:hAnsi="Georgia"/>
                <w:color w:val="282625"/>
                <w:szCs w:val="20"/>
                <w:shd w:val="clear" w:color="auto" w:fill="FFFFFF"/>
                <w:rPrChange w:id="3570" w:author="D'souza, Nigel [2]" w:date="2020-01-03T14:54:00Z">
                  <w:rPr>
                    <w:ins w:id="3571" w:author="D'souza, Nigel [2]" w:date="2020-01-03T14:53:00Z"/>
                    <w:rFonts w:ascii="Georgia" w:hAnsi="Georgia"/>
                    <w:color w:val="282625"/>
                    <w:sz w:val="23"/>
                    <w:szCs w:val="23"/>
                    <w:shd w:val="clear" w:color="auto" w:fill="FFFFFF"/>
                  </w:rPr>
                </w:rPrChange>
              </w:rPr>
            </w:pPr>
            <w:ins w:id="3572" w:author="D'souza, Nigel [2]" w:date="2020-01-03T14:53:00Z">
              <w:r w:rsidRPr="00450BB6">
                <w:rPr>
                  <w:rFonts w:ascii="Georgia" w:hAnsi="Georgia"/>
                  <w:color w:val="282625"/>
                  <w:szCs w:val="20"/>
                  <w:shd w:val="clear" w:color="auto" w:fill="FFFFFF"/>
                  <w:rPrChange w:id="3573" w:author="D'souza, Nigel [2]" w:date="2020-01-03T14:54:00Z">
                    <w:rPr>
                      <w:rFonts w:ascii="Georgia" w:hAnsi="Georgia"/>
                      <w:color w:val="282625"/>
                      <w:sz w:val="23"/>
                      <w:szCs w:val="23"/>
                      <w:shd w:val="clear" w:color="auto" w:fill="FFFFFF"/>
                    </w:rPr>
                  </w:rPrChange>
                </w:rPr>
                <w:t xml:space="preserve">SSOA Administration </w:t>
              </w:r>
            </w:ins>
          </w:p>
        </w:tc>
        <w:tc>
          <w:tcPr>
            <w:tcW w:w="2337" w:type="dxa"/>
          </w:tcPr>
          <w:p w14:paraId="7DE0B584" w14:textId="77777777" w:rsidR="00450BB6" w:rsidRPr="00450BB6" w:rsidRDefault="00450BB6" w:rsidP="008C6DA9">
            <w:pPr>
              <w:rPr>
                <w:ins w:id="3574" w:author="D'souza, Nigel [2]" w:date="2020-01-03T14:53:00Z"/>
                <w:rFonts w:ascii="Georgia" w:hAnsi="Georgia"/>
                <w:color w:val="282625"/>
                <w:szCs w:val="20"/>
                <w:shd w:val="clear" w:color="auto" w:fill="FFFFFF"/>
                <w:rPrChange w:id="3575" w:author="D'souza, Nigel [2]" w:date="2020-01-03T14:54:00Z">
                  <w:rPr>
                    <w:ins w:id="3576" w:author="D'souza, Nigel [2]" w:date="2020-01-03T14:53:00Z"/>
                    <w:rFonts w:ascii="Georgia" w:hAnsi="Georgia"/>
                    <w:color w:val="282625"/>
                    <w:sz w:val="23"/>
                    <w:szCs w:val="23"/>
                    <w:shd w:val="clear" w:color="auto" w:fill="FFFFFF"/>
                  </w:rPr>
                </w:rPrChange>
              </w:rPr>
            </w:pPr>
            <w:ins w:id="3577" w:author="D'souza, Nigel [2]" w:date="2020-01-03T14:53:00Z">
              <w:r w:rsidRPr="00450BB6">
                <w:rPr>
                  <w:rFonts w:ascii="Georgia" w:hAnsi="Georgia"/>
                  <w:color w:val="282625"/>
                  <w:szCs w:val="20"/>
                  <w:shd w:val="clear" w:color="auto" w:fill="FFFFFF"/>
                  <w:rPrChange w:id="3578" w:author="D'souza, Nigel [2]" w:date="2020-01-03T14:54:00Z">
                    <w:rPr>
                      <w:rFonts w:ascii="Georgia" w:hAnsi="Georgia"/>
                      <w:color w:val="282625"/>
                      <w:sz w:val="23"/>
                      <w:szCs w:val="23"/>
                      <w:shd w:val="clear" w:color="auto" w:fill="FFFFFF"/>
                    </w:rPr>
                  </w:rPrChange>
                </w:rPr>
                <w:t>Full Admin UI</w:t>
              </w:r>
            </w:ins>
          </w:p>
        </w:tc>
        <w:tc>
          <w:tcPr>
            <w:tcW w:w="2338" w:type="dxa"/>
          </w:tcPr>
          <w:p w14:paraId="30A07C0B" w14:textId="77777777" w:rsidR="00450BB6" w:rsidRPr="00450BB6" w:rsidRDefault="00450BB6" w:rsidP="008C6DA9">
            <w:pPr>
              <w:rPr>
                <w:ins w:id="3579" w:author="D'souza, Nigel [2]" w:date="2020-01-03T14:53:00Z"/>
                <w:rFonts w:ascii="Georgia" w:hAnsi="Georgia"/>
                <w:color w:val="282625"/>
                <w:szCs w:val="20"/>
                <w:shd w:val="clear" w:color="auto" w:fill="FFFFFF"/>
                <w:rPrChange w:id="3580" w:author="D'souza, Nigel [2]" w:date="2020-01-03T14:54:00Z">
                  <w:rPr>
                    <w:ins w:id="3581" w:author="D'souza, Nigel [2]" w:date="2020-01-03T14:53:00Z"/>
                    <w:rFonts w:ascii="Georgia" w:hAnsi="Georgia"/>
                    <w:color w:val="282625"/>
                    <w:sz w:val="23"/>
                    <w:szCs w:val="23"/>
                    <w:shd w:val="clear" w:color="auto" w:fill="FFFFFF"/>
                  </w:rPr>
                </w:rPrChange>
              </w:rPr>
            </w:pPr>
            <w:ins w:id="3582" w:author="D'souza, Nigel [2]" w:date="2020-01-03T14:53:00Z">
              <w:r w:rsidRPr="00450BB6">
                <w:rPr>
                  <w:rFonts w:ascii="Georgia" w:hAnsi="Georgia"/>
                  <w:color w:val="282625"/>
                  <w:szCs w:val="20"/>
                  <w:shd w:val="clear" w:color="auto" w:fill="FFFFFF"/>
                  <w:rPrChange w:id="3583" w:author="D'souza, Nigel [2]" w:date="2020-01-03T14:54:00Z">
                    <w:rPr>
                      <w:rFonts w:ascii="Georgia" w:hAnsi="Georgia"/>
                      <w:color w:val="282625"/>
                      <w:sz w:val="23"/>
                      <w:szCs w:val="23"/>
                      <w:shd w:val="clear" w:color="auto" w:fill="FFFFFF"/>
                    </w:rPr>
                  </w:rPrChange>
                </w:rPr>
                <w:t>HTTPS (SAML2 SSO SP initiated SSO – Shibboleth active mode /</w:t>
              </w:r>
              <w:proofErr w:type="spellStart"/>
              <w:r w:rsidRPr="00450BB6">
                <w:rPr>
                  <w:rFonts w:ascii="Georgia" w:hAnsi="Georgia"/>
                  <w:color w:val="282625"/>
                  <w:szCs w:val="20"/>
                  <w:shd w:val="clear" w:color="auto" w:fill="FFFFFF"/>
                  <w:rPrChange w:id="3584" w:author="D'souza, Nigel [2]" w:date="2020-01-03T14:54:00Z">
                    <w:rPr>
                      <w:rFonts w:ascii="Georgia" w:hAnsi="Georgia"/>
                      <w:color w:val="282625"/>
                      <w:sz w:val="23"/>
                      <w:szCs w:val="23"/>
                      <w:shd w:val="clear" w:color="auto" w:fill="FFFFFF"/>
                    </w:rPr>
                  </w:rPrChange>
                </w:rPr>
                <w:t>ui</w:t>
              </w:r>
              <w:proofErr w:type="spellEnd"/>
              <w:r w:rsidRPr="00450BB6">
                <w:rPr>
                  <w:rFonts w:ascii="Georgia" w:hAnsi="Georgia"/>
                  <w:color w:val="282625"/>
                  <w:szCs w:val="20"/>
                  <w:shd w:val="clear" w:color="auto" w:fill="FFFFFF"/>
                  <w:rPrChange w:id="3585" w:author="D'souza, Nigel [2]" w:date="2020-01-03T14:54:00Z">
                    <w:rPr>
                      <w:rFonts w:ascii="Georgia" w:hAnsi="Georgia"/>
                      <w:color w:val="282625"/>
                      <w:sz w:val="23"/>
                      <w:szCs w:val="23"/>
                      <w:shd w:val="clear" w:color="auto" w:fill="FFFFFF"/>
                    </w:rPr>
                  </w:rPrChange>
                </w:rPr>
                <w:t xml:space="preserve">-admin, </w:t>
              </w:r>
              <w:proofErr w:type="spellStart"/>
              <w:r w:rsidRPr="00450BB6">
                <w:rPr>
                  <w:rFonts w:ascii="Georgia" w:hAnsi="Georgia"/>
                  <w:color w:val="282625"/>
                  <w:szCs w:val="20"/>
                  <w:shd w:val="clear" w:color="auto" w:fill="FFFFFF"/>
                  <w:rPrChange w:id="3586" w:author="D'souza, Nigel [2]" w:date="2020-01-03T14:54:00Z">
                    <w:rPr>
                      <w:rFonts w:ascii="Georgia" w:hAnsi="Georgia"/>
                      <w:color w:val="282625"/>
                      <w:sz w:val="23"/>
                      <w:szCs w:val="23"/>
                      <w:shd w:val="clear" w:color="auto" w:fill="FFFFFF"/>
                    </w:rPr>
                  </w:rPrChange>
                </w:rPr>
                <w:t>ui</w:t>
              </w:r>
              <w:proofErr w:type="spellEnd"/>
              <w:r w:rsidRPr="00450BB6">
                <w:rPr>
                  <w:rFonts w:ascii="Georgia" w:hAnsi="Georgia"/>
                  <w:color w:val="282625"/>
                  <w:szCs w:val="20"/>
                  <w:shd w:val="clear" w:color="auto" w:fill="FFFFFF"/>
                  <w:rPrChange w:id="3587" w:author="D'souza, Nigel [2]" w:date="2020-01-03T14:54:00Z">
                    <w:rPr>
                      <w:rFonts w:ascii="Georgia" w:hAnsi="Georgia"/>
                      <w:color w:val="282625"/>
                      <w:sz w:val="23"/>
                      <w:szCs w:val="23"/>
                      <w:shd w:val="clear" w:color="auto" w:fill="FFFFFF"/>
                    </w:rPr>
                  </w:rPrChange>
                </w:rPr>
                <w:t>-admin-portal)</w:t>
              </w:r>
            </w:ins>
          </w:p>
        </w:tc>
        <w:tc>
          <w:tcPr>
            <w:tcW w:w="2338" w:type="dxa"/>
          </w:tcPr>
          <w:p w14:paraId="17C38BD7" w14:textId="77777777" w:rsidR="00450BB6" w:rsidRPr="008C6DA9" w:rsidRDefault="00450BB6" w:rsidP="008C6DA9">
            <w:pPr>
              <w:rPr>
                <w:ins w:id="3588" w:author="D'souza, Nigel [2]" w:date="2020-01-03T14:53:00Z"/>
                <w:szCs w:val="20"/>
              </w:rPr>
            </w:pPr>
            <w:ins w:id="3589" w:author="D'souza, Nigel [2]" w:date="2020-01-03T14:53:00Z">
              <w:r w:rsidRPr="00450BB6">
                <w:rPr>
                  <w:rFonts w:ascii="Georgia" w:hAnsi="Georgia"/>
                  <w:color w:val="282625"/>
                  <w:szCs w:val="20"/>
                  <w:shd w:val="clear" w:color="auto" w:fill="FFFFFF"/>
                  <w:rPrChange w:id="3590" w:author="D'souza, Nigel [2]" w:date="2020-01-03T14:54:00Z">
                    <w:rPr>
                      <w:rFonts w:ascii="Georgia" w:hAnsi="Georgia"/>
                      <w:color w:val="282625"/>
                      <w:sz w:val="23"/>
                      <w:szCs w:val="23"/>
                      <w:shd w:val="clear" w:color="auto" w:fill="FFFFFF"/>
                    </w:rPr>
                  </w:rPrChange>
                </w:rPr>
                <w:t xml:space="preserve">Private line (MUFG </w:t>
              </w:r>
              <w:proofErr w:type="spellStart"/>
              <w:r w:rsidRPr="00450BB6">
                <w:rPr>
                  <w:rFonts w:ascii="Georgia" w:hAnsi="Georgia"/>
                  <w:color w:val="282625"/>
                  <w:szCs w:val="20"/>
                  <w:shd w:val="clear" w:color="auto" w:fill="FFFFFF"/>
                  <w:rPrChange w:id="3591" w:author="D'souza, Nigel [2]" w:date="2020-01-03T14:54:00Z">
                    <w:rPr>
                      <w:rFonts w:ascii="Georgia" w:hAnsi="Georgia"/>
                      <w:color w:val="282625"/>
                      <w:sz w:val="23"/>
                      <w:szCs w:val="23"/>
                      <w:shd w:val="clear" w:color="auto" w:fill="FFFFFF"/>
                    </w:rPr>
                  </w:rPrChange>
                </w:rPr>
                <w:t>datacenter</w:t>
              </w:r>
              <w:proofErr w:type="spellEnd"/>
              <w:r w:rsidRPr="00450BB6">
                <w:rPr>
                  <w:rFonts w:ascii="Georgia" w:hAnsi="Georgia"/>
                  <w:color w:val="282625"/>
                  <w:szCs w:val="20"/>
                  <w:shd w:val="clear" w:color="auto" w:fill="FFFFFF"/>
                  <w:rPrChange w:id="3592" w:author="D'souza, Nigel [2]" w:date="2020-01-03T14:54:00Z">
                    <w:rPr>
                      <w:rFonts w:ascii="Georgia" w:hAnsi="Georgia"/>
                      <w:color w:val="282625"/>
                      <w:sz w:val="23"/>
                      <w:szCs w:val="23"/>
                      <w:shd w:val="clear" w:color="auto" w:fill="FFFFFF"/>
                    </w:rPr>
                  </w:rPrChange>
                </w:rPr>
                <w:t xml:space="preserve"> - MPLS)</w:t>
              </w:r>
            </w:ins>
          </w:p>
        </w:tc>
      </w:tr>
      <w:tr w:rsidR="00450BB6" w:rsidRPr="00450BB6" w14:paraId="0DB79026" w14:textId="77777777" w:rsidTr="008C6DA9">
        <w:trPr>
          <w:ins w:id="3593" w:author="D'souza, Nigel [2]" w:date="2020-01-03T14:53:00Z"/>
        </w:trPr>
        <w:tc>
          <w:tcPr>
            <w:tcW w:w="2337" w:type="dxa"/>
          </w:tcPr>
          <w:p w14:paraId="5F4455E5" w14:textId="77777777" w:rsidR="00450BB6" w:rsidRPr="00450BB6" w:rsidRDefault="00450BB6" w:rsidP="008C6DA9">
            <w:pPr>
              <w:rPr>
                <w:ins w:id="3594" w:author="D'souza, Nigel [2]" w:date="2020-01-03T14:53:00Z"/>
                <w:rFonts w:ascii="Georgia" w:hAnsi="Georgia"/>
                <w:color w:val="282625"/>
                <w:szCs w:val="20"/>
                <w:shd w:val="clear" w:color="auto" w:fill="FFFFFF"/>
                <w:rPrChange w:id="3595" w:author="D'souza, Nigel [2]" w:date="2020-01-03T14:54:00Z">
                  <w:rPr>
                    <w:ins w:id="3596" w:author="D'souza, Nigel [2]" w:date="2020-01-03T14:53:00Z"/>
                    <w:rFonts w:ascii="Georgia" w:hAnsi="Georgia"/>
                    <w:color w:val="282625"/>
                    <w:sz w:val="23"/>
                    <w:szCs w:val="23"/>
                    <w:shd w:val="clear" w:color="auto" w:fill="FFFFFF"/>
                  </w:rPr>
                </w:rPrChange>
              </w:rPr>
            </w:pPr>
            <w:ins w:id="3597" w:author="D'souza, Nigel [2]" w:date="2020-01-03T14:53:00Z">
              <w:r w:rsidRPr="00450BB6">
                <w:rPr>
                  <w:rFonts w:ascii="Georgia" w:hAnsi="Georgia"/>
                  <w:color w:val="282625"/>
                  <w:szCs w:val="20"/>
                  <w:shd w:val="clear" w:color="auto" w:fill="FFFFFF"/>
                  <w:rPrChange w:id="3598" w:author="D'souza, Nigel [2]" w:date="2020-01-03T14:54:00Z">
                    <w:rPr>
                      <w:rFonts w:ascii="Georgia" w:hAnsi="Georgia"/>
                      <w:color w:val="282625"/>
                      <w:sz w:val="23"/>
                      <w:szCs w:val="23"/>
                      <w:shd w:val="clear" w:color="auto" w:fill="FFFFFF"/>
                    </w:rPr>
                  </w:rPrChange>
                </w:rPr>
                <w:t>Simulation</w:t>
              </w:r>
            </w:ins>
          </w:p>
        </w:tc>
        <w:tc>
          <w:tcPr>
            <w:tcW w:w="2337" w:type="dxa"/>
          </w:tcPr>
          <w:p w14:paraId="5BA026C7" w14:textId="77777777" w:rsidR="00450BB6" w:rsidRPr="00450BB6" w:rsidRDefault="00450BB6" w:rsidP="008C6DA9">
            <w:pPr>
              <w:rPr>
                <w:ins w:id="3599" w:author="D'souza, Nigel [2]" w:date="2020-01-03T14:53:00Z"/>
                <w:rFonts w:ascii="Georgia" w:hAnsi="Georgia"/>
                <w:color w:val="282625"/>
                <w:szCs w:val="20"/>
                <w:shd w:val="clear" w:color="auto" w:fill="FFFFFF"/>
                <w:rPrChange w:id="3600" w:author="D'souza, Nigel [2]" w:date="2020-01-03T14:54:00Z">
                  <w:rPr>
                    <w:ins w:id="3601" w:author="D'souza, Nigel [2]" w:date="2020-01-03T14:53:00Z"/>
                    <w:rFonts w:ascii="Georgia" w:hAnsi="Georgia"/>
                    <w:color w:val="282625"/>
                    <w:sz w:val="23"/>
                    <w:szCs w:val="23"/>
                    <w:shd w:val="clear" w:color="auto" w:fill="FFFFFF"/>
                  </w:rPr>
                </w:rPrChange>
              </w:rPr>
            </w:pPr>
            <w:ins w:id="3602" w:author="D'souza, Nigel [2]" w:date="2020-01-03T14:53:00Z">
              <w:r w:rsidRPr="00450BB6">
                <w:rPr>
                  <w:rFonts w:ascii="Georgia" w:hAnsi="Georgia"/>
                  <w:color w:val="282625"/>
                  <w:szCs w:val="20"/>
                  <w:shd w:val="clear" w:color="auto" w:fill="FFFFFF"/>
                  <w:rPrChange w:id="3603" w:author="D'souza, Nigel [2]" w:date="2020-01-03T14:54:00Z">
                    <w:rPr>
                      <w:rFonts w:ascii="Georgia" w:hAnsi="Georgia"/>
                      <w:color w:val="282625"/>
                      <w:sz w:val="23"/>
                      <w:szCs w:val="23"/>
                      <w:shd w:val="clear" w:color="auto" w:fill="FFFFFF"/>
                    </w:rPr>
                  </w:rPrChange>
                </w:rPr>
                <w:t>/</w:t>
              </w:r>
              <w:proofErr w:type="spellStart"/>
              <w:r w:rsidRPr="00450BB6">
                <w:rPr>
                  <w:rFonts w:ascii="Georgia" w:hAnsi="Georgia"/>
                  <w:color w:val="282625"/>
                  <w:szCs w:val="20"/>
                  <w:shd w:val="clear" w:color="auto" w:fill="FFFFFF"/>
                  <w:rPrChange w:id="3604" w:author="D'souza, Nigel [2]" w:date="2020-01-03T14:54:00Z">
                    <w:rPr>
                      <w:rFonts w:ascii="Georgia" w:hAnsi="Georgia"/>
                      <w:color w:val="282625"/>
                      <w:sz w:val="23"/>
                      <w:szCs w:val="23"/>
                      <w:shd w:val="clear" w:color="auto" w:fill="FFFFFF"/>
                    </w:rPr>
                  </w:rPrChange>
                </w:rPr>
                <w:t>ui</w:t>
              </w:r>
              <w:proofErr w:type="spellEnd"/>
              <w:r w:rsidRPr="00450BB6">
                <w:rPr>
                  <w:rFonts w:ascii="Georgia" w:hAnsi="Georgia"/>
                  <w:color w:val="282625"/>
                  <w:szCs w:val="20"/>
                  <w:shd w:val="clear" w:color="auto" w:fill="FFFFFF"/>
                  <w:rPrChange w:id="3605" w:author="D'souza, Nigel [2]" w:date="2020-01-03T14:54:00Z">
                    <w:rPr>
                      <w:rFonts w:ascii="Georgia" w:hAnsi="Georgia"/>
                      <w:color w:val="282625"/>
                      <w:sz w:val="23"/>
                      <w:szCs w:val="23"/>
                      <w:shd w:val="clear" w:color="auto" w:fill="FFFFFF"/>
                    </w:rPr>
                  </w:rPrChange>
                </w:rPr>
                <w:t xml:space="preserve"> (Client application)</w:t>
              </w:r>
            </w:ins>
          </w:p>
        </w:tc>
        <w:tc>
          <w:tcPr>
            <w:tcW w:w="2338" w:type="dxa"/>
          </w:tcPr>
          <w:p w14:paraId="29FC9269" w14:textId="77777777" w:rsidR="00450BB6" w:rsidRPr="00450BB6" w:rsidRDefault="00450BB6" w:rsidP="008C6DA9">
            <w:pPr>
              <w:rPr>
                <w:ins w:id="3606" w:author="D'souza, Nigel [2]" w:date="2020-01-03T14:53:00Z"/>
                <w:rFonts w:ascii="Georgia" w:hAnsi="Georgia"/>
                <w:color w:val="282625"/>
                <w:szCs w:val="20"/>
                <w:shd w:val="clear" w:color="auto" w:fill="FFFFFF"/>
                <w:rPrChange w:id="3607" w:author="D'souza, Nigel [2]" w:date="2020-01-03T14:54:00Z">
                  <w:rPr>
                    <w:ins w:id="3608" w:author="D'souza, Nigel [2]" w:date="2020-01-03T14:53:00Z"/>
                    <w:rFonts w:ascii="Georgia" w:hAnsi="Georgia"/>
                    <w:color w:val="282625"/>
                    <w:sz w:val="23"/>
                    <w:szCs w:val="23"/>
                    <w:shd w:val="clear" w:color="auto" w:fill="FFFFFF"/>
                  </w:rPr>
                </w:rPrChange>
              </w:rPr>
            </w:pPr>
            <w:ins w:id="3609" w:author="D'souza, Nigel [2]" w:date="2020-01-03T14:53:00Z">
              <w:r w:rsidRPr="00450BB6">
                <w:rPr>
                  <w:rFonts w:ascii="Georgia" w:hAnsi="Georgia"/>
                  <w:color w:val="282625"/>
                  <w:szCs w:val="20"/>
                  <w:shd w:val="clear" w:color="auto" w:fill="FFFFFF"/>
                  <w:rPrChange w:id="3610" w:author="D'souza, Nigel [2]" w:date="2020-01-03T14:54:00Z">
                    <w:rPr>
                      <w:rFonts w:ascii="Georgia" w:hAnsi="Georgia"/>
                      <w:color w:val="282625"/>
                      <w:sz w:val="23"/>
                      <w:szCs w:val="23"/>
                      <w:shd w:val="clear" w:color="auto" w:fill="FFFFFF"/>
                    </w:rPr>
                  </w:rPrChange>
                </w:rPr>
                <w:t>HTTPS (token cookie SSO – Shibboleth passive mode /</w:t>
              </w:r>
              <w:proofErr w:type="spellStart"/>
              <w:r w:rsidRPr="00450BB6">
                <w:rPr>
                  <w:rFonts w:ascii="Georgia" w:hAnsi="Georgia"/>
                  <w:color w:val="282625"/>
                  <w:szCs w:val="20"/>
                  <w:shd w:val="clear" w:color="auto" w:fill="FFFFFF"/>
                  <w:rPrChange w:id="3611" w:author="D'souza, Nigel [2]" w:date="2020-01-03T14:54:00Z">
                    <w:rPr>
                      <w:rFonts w:ascii="Georgia" w:hAnsi="Georgia"/>
                      <w:color w:val="282625"/>
                      <w:sz w:val="23"/>
                      <w:szCs w:val="23"/>
                      <w:shd w:val="clear" w:color="auto" w:fill="FFFFFF"/>
                    </w:rPr>
                  </w:rPrChange>
                </w:rPr>
                <w:t>ui</w:t>
              </w:r>
              <w:proofErr w:type="spellEnd"/>
              <w:r w:rsidRPr="00450BB6">
                <w:rPr>
                  <w:rFonts w:ascii="Georgia" w:hAnsi="Georgia"/>
                  <w:color w:val="282625"/>
                  <w:szCs w:val="20"/>
                  <w:shd w:val="clear" w:color="auto" w:fill="FFFFFF"/>
                  <w:rPrChange w:id="3612" w:author="D'souza, Nigel [2]" w:date="2020-01-03T14:54:00Z">
                    <w:rPr>
                      <w:rFonts w:ascii="Georgia" w:hAnsi="Georgia"/>
                      <w:color w:val="282625"/>
                      <w:sz w:val="23"/>
                      <w:szCs w:val="23"/>
                      <w:shd w:val="clear" w:color="auto" w:fill="FFFFFF"/>
                    </w:rPr>
                  </w:rPrChange>
                </w:rPr>
                <w:t>)</w:t>
              </w:r>
            </w:ins>
          </w:p>
        </w:tc>
        <w:tc>
          <w:tcPr>
            <w:tcW w:w="2338" w:type="dxa"/>
          </w:tcPr>
          <w:p w14:paraId="5989921F" w14:textId="77777777" w:rsidR="00450BB6" w:rsidRPr="008C6DA9" w:rsidRDefault="00450BB6" w:rsidP="008C6DA9">
            <w:pPr>
              <w:rPr>
                <w:ins w:id="3613" w:author="D'souza, Nigel [2]" w:date="2020-01-03T14:53:00Z"/>
                <w:szCs w:val="20"/>
              </w:rPr>
            </w:pPr>
            <w:ins w:id="3614" w:author="D'souza, Nigel [2]" w:date="2020-01-03T14:53:00Z">
              <w:r w:rsidRPr="00450BB6">
                <w:rPr>
                  <w:rFonts w:ascii="Georgia" w:hAnsi="Georgia"/>
                  <w:color w:val="282625"/>
                  <w:szCs w:val="20"/>
                  <w:shd w:val="clear" w:color="auto" w:fill="FFFFFF"/>
                  <w:rPrChange w:id="3615" w:author="D'souza, Nigel [2]" w:date="2020-01-03T14:54:00Z">
                    <w:rPr>
                      <w:rFonts w:ascii="Georgia" w:hAnsi="Georgia"/>
                      <w:color w:val="282625"/>
                      <w:sz w:val="23"/>
                      <w:szCs w:val="23"/>
                      <w:shd w:val="clear" w:color="auto" w:fill="FFFFFF"/>
                    </w:rPr>
                  </w:rPrChange>
                </w:rPr>
                <w:t xml:space="preserve">Private line (MUFG </w:t>
              </w:r>
              <w:proofErr w:type="spellStart"/>
              <w:r w:rsidRPr="00450BB6">
                <w:rPr>
                  <w:rFonts w:ascii="Georgia" w:hAnsi="Georgia"/>
                  <w:color w:val="282625"/>
                  <w:szCs w:val="20"/>
                  <w:shd w:val="clear" w:color="auto" w:fill="FFFFFF"/>
                  <w:rPrChange w:id="3616" w:author="D'souza, Nigel [2]" w:date="2020-01-03T14:54:00Z">
                    <w:rPr>
                      <w:rFonts w:ascii="Georgia" w:hAnsi="Georgia"/>
                      <w:color w:val="282625"/>
                      <w:sz w:val="23"/>
                      <w:szCs w:val="23"/>
                      <w:shd w:val="clear" w:color="auto" w:fill="FFFFFF"/>
                    </w:rPr>
                  </w:rPrChange>
                </w:rPr>
                <w:t>datacenter</w:t>
              </w:r>
              <w:proofErr w:type="spellEnd"/>
              <w:r w:rsidRPr="00450BB6">
                <w:rPr>
                  <w:rFonts w:ascii="Georgia" w:hAnsi="Georgia"/>
                  <w:color w:val="282625"/>
                  <w:szCs w:val="20"/>
                  <w:shd w:val="clear" w:color="auto" w:fill="FFFFFF"/>
                  <w:rPrChange w:id="3617" w:author="D'souza, Nigel [2]" w:date="2020-01-03T14:54:00Z">
                    <w:rPr>
                      <w:rFonts w:ascii="Georgia" w:hAnsi="Georgia"/>
                      <w:color w:val="282625"/>
                      <w:sz w:val="23"/>
                      <w:szCs w:val="23"/>
                      <w:shd w:val="clear" w:color="auto" w:fill="FFFFFF"/>
                    </w:rPr>
                  </w:rPrChange>
                </w:rPr>
                <w:t xml:space="preserve"> - MPLS)</w:t>
              </w:r>
            </w:ins>
          </w:p>
        </w:tc>
      </w:tr>
    </w:tbl>
    <w:p w14:paraId="5621AFF6" w14:textId="77777777" w:rsidR="00450BB6" w:rsidRPr="00450BB6" w:rsidRDefault="00450BB6" w:rsidP="00450BB6">
      <w:pPr>
        <w:rPr>
          <w:ins w:id="3618" w:author="D'souza, Nigel [2]" w:date="2020-01-03T14:53:00Z"/>
          <w:rFonts w:ascii="Georgia" w:hAnsi="Georgia"/>
          <w:color w:val="282625"/>
          <w:szCs w:val="20"/>
          <w:shd w:val="clear" w:color="auto" w:fill="FFFFFF"/>
          <w:rPrChange w:id="3619" w:author="D'souza, Nigel [2]" w:date="2020-01-03T14:54:00Z">
            <w:rPr>
              <w:ins w:id="3620" w:author="D'souza, Nigel [2]" w:date="2020-01-03T14:53:00Z"/>
              <w:rFonts w:ascii="Georgia" w:hAnsi="Georgia"/>
              <w:color w:val="282625"/>
              <w:sz w:val="23"/>
              <w:szCs w:val="23"/>
              <w:shd w:val="clear" w:color="auto" w:fill="FFFFFF"/>
            </w:rPr>
          </w:rPrChange>
        </w:rPr>
      </w:pPr>
    </w:p>
    <w:p w14:paraId="65684602" w14:textId="77777777" w:rsidR="00450BB6" w:rsidRPr="00450BB6" w:rsidRDefault="00450BB6" w:rsidP="00450BB6">
      <w:pPr>
        <w:rPr>
          <w:ins w:id="3621" w:author="D'souza, Nigel [2]" w:date="2020-01-03T14:53:00Z"/>
          <w:rFonts w:ascii="Georgia" w:hAnsi="Georgia"/>
          <w:color w:val="282625"/>
          <w:szCs w:val="20"/>
          <w:shd w:val="clear" w:color="auto" w:fill="FFFFFF"/>
          <w:rPrChange w:id="3622" w:author="D'souza, Nigel [2]" w:date="2020-01-03T14:54:00Z">
            <w:rPr>
              <w:ins w:id="3623" w:author="D'souza, Nigel [2]" w:date="2020-01-03T14:53:00Z"/>
              <w:rFonts w:ascii="Georgia" w:hAnsi="Georgia"/>
              <w:color w:val="282625"/>
              <w:sz w:val="23"/>
              <w:szCs w:val="23"/>
              <w:shd w:val="clear" w:color="auto" w:fill="FFFFFF"/>
            </w:rPr>
          </w:rPrChange>
        </w:rPr>
      </w:pPr>
      <w:ins w:id="3624" w:author="D'souza, Nigel [2]" w:date="2020-01-03T14:53:00Z">
        <w:r w:rsidRPr="00450BB6">
          <w:rPr>
            <w:rFonts w:ascii="Georgia" w:hAnsi="Georgia"/>
            <w:b/>
            <w:color w:val="282625"/>
            <w:szCs w:val="20"/>
            <w:shd w:val="clear" w:color="auto" w:fill="FFFFFF"/>
            <w:rPrChange w:id="3625" w:author="D'souza, Nigel [2]" w:date="2020-01-03T14:54:00Z">
              <w:rPr>
                <w:rFonts w:ascii="Georgia" w:hAnsi="Georgia"/>
                <w:b/>
                <w:color w:val="282625"/>
                <w:sz w:val="23"/>
                <w:szCs w:val="23"/>
                <w:shd w:val="clear" w:color="auto" w:fill="FFFFFF"/>
              </w:rPr>
            </w:rPrChange>
          </w:rPr>
          <w:t xml:space="preserve">SSO/Financial </w:t>
        </w:r>
        <w:proofErr w:type="spellStart"/>
        <w:r w:rsidRPr="00450BB6">
          <w:rPr>
            <w:rFonts w:ascii="Georgia" w:hAnsi="Georgia"/>
            <w:b/>
            <w:color w:val="282625"/>
            <w:szCs w:val="20"/>
            <w:shd w:val="clear" w:color="auto" w:fill="FFFFFF"/>
            <w:rPrChange w:id="3626" w:author="D'souza, Nigel [2]" w:date="2020-01-03T14:54:00Z">
              <w:rPr>
                <w:rFonts w:ascii="Georgia" w:hAnsi="Georgia"/>
                <w:b/>
                <w:color w:val="282625"/>
                <w:sz w:val="23"/>
                <w:szCs w:val="23"/>
                <w:shd w:val="clear" w:color="auto" w:fill="FFFFFF"/>
              </w:rPr>
            </w:rPrChange>
          </w:rPr>
          <w:t>Center</w:t>
        </w:r>
        <w:proofErr w:type="spellEnd"/>
        <w:r w:rsidRPr="00450BB6">
          <w:rPr>
            <w:rFonts w:ascii="Georgia" w:hAnsi="Georgia"/>
            <w:color w:val="282625"/>
            <w:szCs w:val="20"/>
            <w:shd w:val="clear" w:color="auto" w:fill="FFFFFF"/>
            <w:rPrChange w:id="3627" w:author="D'souza, Nigel [2]" w:date="2020-01-03T14:54:00Z">
              <w:rPr>
                <w:rFonts w:ascii="Georgia" w:hAnsi="Georgia"/>
                <w:color w:val="282625"/>
                <w:sz w:val="23"/>
                <w:szCs w:val="23"/>
                <w:shd w:val="clear" w:color="auto" w:fill="FFFFFF"/>
              </w:rPr>
            </w:rPrChange>
          </w:rPr>
          <w:t xml:space="preserve"> </w:t>
        </w:r>
      </w:ins>
    </w:p>
    <w:p w14:paraId="4F3AB1AB" w14:textId="77777777" w:rsidR="00450BB6" w:rsidRPr="00450BB6" w:rsidRDefault="00450BB6" w:rsidP="00450BB6">
      <w:pPr>
        <w:rPr>
          <w:ins w:id="3628" w:author="D'souza, Nigel [2]" w:date="2020-01-03T14:53:00Z"/>
          <w:rFonts w:ascii="Georgia" w:hAnsi="Georgia"/>
          <w:color w:val="282625"/>
          <w:szCs w:val="20"/>
          <w:shd w:val="clear" w:color="auto" w:fill="FFFFFF"/>
          <w:rPrChange w:id="3629" w:author="D'souza, Nigel [2]" w:date="2020-01-03T14:54:00Z">
            <w:rPr>
              <w:ins w:id="3630" w:author="D'souza, Nigel [2]" w:date="2020-01-03T14:53:00Z"/>
              <w:rFonts w:ascii="Georgia" w:hAnsi="Georgia"/>
              <w:color w:val="282625"/>
              <w:sz w:val="23"/>
              <w:szCs w:val="23"/>
              <w:shd w:val="clear" w:color="auto" w:fill="FFFFFF"/>
            </w:rPr>
          </w:rPrChange>
        </w:rPr>
      </w:pPr>
    </w:p>
    <w:p w14:paraId="6C52AC2A" w14:textId="77777777" w:rsidR="00450BB6" w:rsidRPr="00450BB6" w:rsidRDefault="00450BB6" w:rsidP="00450BB6">
      <w:pPr>
        <w:rPr>
          <w:ins w:id="3631" w:author="D'souza, Nigel [2]" w:date="2020-01-03T14:53:00Z"/>
          <w:rFonts w:ascii="Georgia" w:hAnsi="Georgia"/>
          <w:color w:val="282625"/>
          <w:szCs w:val="20"/>
          <w:shd w:val="clear" w:color="auto" w:fill="FFFFFF"/>
          <w:rPrChange w:id="3632" w:author="D'souza, Nigel [2]" w:date="2020-01-03T14:54:00Z">
            <w:rPr>
              <w:ins w:id="3633" w:author="D'souza, Nigel [2]" w:date="2020-01-03T14:53:00Z"/>
              <w:rFonts w:ascii="Georgia" w:hAnsi="Georgia"/>
              <w:color w:val="282625"/>
              <w:sz w:val="23"/>
              <w:szCs w:val="23"/>
              <w:shd w:val="clear" w:color="auto" w:fill="FFFFFF"/>
            </w:rPr>
          </w:rPrChange>
        </w:rPr>
      </w:pPr>
      <w:ins w:id="3634" w:author="D'souza, Nigel [2]" w:date="2020-01-03T14:53:00Z">
        <w:r w:rsidRPr="00450BB6">
          <w:rPr>
            <w:rFonts w:ascii="Georgia" w:hAnsi="Georgia"/>
            <w:color w:val="282625"/>
            <w:szCs w:val="20"/>
            <w:shd w:val="clear" w:color="auto" w:fill="FFFFFF"/>
            <w:rPrChange w:id="3635" w:author="D'souza, Nigel [2]" w:date="2020-01-03T14:54:00Z">
              <w:rPr>
                <w:rFonts w:ascii="Georgia" w:hAnsi="Georgia"/>
                <w:color w:val="282625"/>
                <w:sz w:val="23"/>
                <w:szCs w:val="23"/>
                <w:shd w:val="clear" w:color="auto" w:fill="FFFFFF"/>
              </w:rPr>
            </w:rPrChange>
          </w:rPr>
          <w:t xml:space="preserve">Financial </w:t>
        </w:r>
        <w:proofErr w:type="spellStart"/>
        <w:r w:rsidRPr="00450BB6">
          <w:rPr>
            <w:rFonts w:ascii="Georgia" w:hAnsi="Georgia"/>
            <w:color w:val="282625"/>
            <w:szCs w:val="20"/>
            <w:shd w:val="clear" w:color="auto" w:fill="FFFFFF"/>
            <w:rPrChange w:id="3636" w:author="D'souza, Nigel [2]" w:date="2020-01-03T14:54:00Z">
              <w:rPr>
                <w:rFonts w:ascii="Georgia" w:hAnsi="Georgia"/>
                <w:color w:val="282625"/>
                <w:sz w:val="23"/>
                <w:szCs w:val="23"/>
                <w:shd w:val="clear" w:color="auto" w:fill="FFFFFF"/>
              </w:rPr>
            </w:rPrChange>
          </w:rPr>
          <w:t>Center</w:t>
        </w:r>
        <w:proofErr w:type="spellEnd"/>
        <w:r w:rsidRPr="00450BB6">
          <w:rPr>
            <w:rFonts w:ascii="Georgia" w:hAnsi="Georgia"/>
            <w:color w:val="282625"/>
            <w:szCs w:val="20"/>
            <w:shd w:val="clear" w:color="auto" w:fill="FFFFFF"/>
            <w:rPrChange w:id="3637" w:author="D'souza, Nigel [2]" w:date="2020-01-03T14:54:00Z">
              <w:rPr>
                <w:rFonts w:ascii="Georgia" w:hAnsi="Georgia"/>
                <w:color w:val="282625"/>
                <w:sz w:val="23"/>
                <w:szCs w:val="23"/>
                <w:shd w:val="clear" w:color="auto" w:fill="FFFFFF"/>
              </w:rPr>
            </w:rPrChange>
          </w:rPr>
          <w:t xml:space="preserve"> is the Portal application used at MUFG. Financial </w:t>
        </w:r>
        <w:proofErr w:type="spellStart"/>
        <w:r w:rsidRPr="00450BB6">
          <w:rPr>
            <w:rFonts w:ascii="Georgia" w:hAnsi="Georgia"/>
            <w:color w:val="282625"/>
            <w:szCs w:val="20"/>
            <w:shd w:val="clear" w:color="auto" w:fill="FFFFFF"/>
            <w:rPrChange w:id="3638" w:author="D'souza, Nigel [2]" w:date="2020-01-03T14:54:00Z">
              <w:rPr>
                <w:rFonts w:ascii="Georgia" w:hAnsi="Georgia"/>
                <w:color w:val="282625"/>
                <w:sz w:val="23"/>
                <w:szCs w:val="23"/>
                <w:shd w:val="clear" w:color="auto" w:fill="FFFFFF"/>
              </w:rPr>
            </w:rPrChange>
          </w:rPr>
          <w:t>Center</w:t>
        </w:r>
        <w:proofErr w:type="spellEnd"/>
        <w:r w:rsidRPr="00450BB6">
          <w:rPr>
            <w:rFonts w:ascii="Georgia" w:hAnsi="Georgia"/>
            <w:color w:val="282625"/>
            <w:szCs w:val="20"/>
            <w:shd w:val="clear" w:color="auto" w:fill="FFFFFF"/>
            <w:rPrChange w:id="3639" w:author="D'souza, Nigel [2]" w:date="2020-01-03T14:54:00Z">
              <w:rPr>
                <w:rFonts w:ascii="Georgia" w:hAnsi="Georgia"/>
                <w:color w:val="282625"/>
                <w:sz w:val="23"/>
                <w:szCs w:val="23"/>
                <w:shd w:val="clear" w:color="auto" w:fill="FFFFFF"/>
              </w:rPr>
            </w:rPrChange>
          </w:rPr>
          <w:t xml:space="preserve"> will integrate with Digital Banking using SAML2 SSO. MUFG SSO which is integrated with Financial </w:t>
        </w:r>
        <w:proofErr w:type="spellStart"/>
        <w:r w:rsidRPr="00450BB6">
          <w:rPr>
            <w:rFonts w:ascii="Georgia" w:hAnsi="Georgia"/>
            <w:color w:val="282625"/>
            <w:szCs w:val="20"/>
            <w:shd w:val="clear" w:color="auto" w:fill="FFFFFF"/>
            <w:rPrChange w:id="3640" w:author="D'souza, Nigel [2]" w:date="2020-01-03T14:54:00Z">
              <w:rPr>
                <w:rFonts w:ascii="Georgia" w:hAnsi="Georgia"/>
                <w:color w:val="282625"/>
                <w:sz w:val="23"/>
                <w:szCs w:val="23"/>
                <w:shd w:val="clear" w:color="auto" w:fill="FFFFFF"/>
              </w:rPr>
            </w:rPrChange>
          </w:rPr>
          <w:t>Center</w:t>
        </w:r>
        <w:proofErr w:type="spellEnd"/>
        <w:r w:rsidRPr="00450BB6">
          <w:rPr>
            <w:rFonts w:ascii="Georgia" w:hAnsi="Georgia"/>
            <w:color w:val="282625"/>
            <w:szCs w:val="20"/>
            <w:shd w:val="clear" w:color="auto" w:fill="FFFFFF"/>
            <w:rPrChange w:id="3641" w:author="D'souza, Nigel [2]" w:date="2020-01-03T14:54:00Z">
              <w:rPr>
                <w:rFonts w:ascii="Georgia" w:hAnsi="Georgia"/>
                <w:color w:val="282625"/>
                <w:sz w:val="23"/>
                <w:szCs w:val="23"/>
                <w:shd w:val="clear" w:color="auto" w:fill="FFFFFF"/>
              </w:rPr>
            </w:rPrChange>
          </w:rPr>
          <w:t xml:space="preserve"> is the User Administration site at MUFG.</w:t>
        </w:r>
      </w:ins>
    </w:p>
    <w:p w14:paraId="3AA3C79C" w14:textId="77777777" w:rsidR="00450BB6" w:rsidRPr="00450BB6" w:rsidRDefault="00450BB6" w:rsidP="00450BB6">
      <w:pPr>
        <w:rPr>
          <w:ins w:id="3642" w:author="D'souza, Nigel [2]" w:date="2020-01-03T14:53:00Z"/>
          <w:rFonts w:ascii="Georgia" w:hAnsi="Georgia"/>
          <w:color w:val="282625"/>
          <w:szCs w:val="20"/>
          <w:shd w:val="clear" w:color="auto" w:fill="FFFFFF"/>
          <w:rPrChange w:id="3643" w:author="D'souza, Nigel [2]" w:date="2020-01-03T14:54:00Z">
            <w:rPr>
              <w:ins w:id="3644" w:author="D'souza, Nigel [2]" w:date="2020-01-03T14:53:00Z"/>
              <w:rFonts w:ascii="Georgia" w:hAnsi="Georgia"/>
              <w:color w:val="282625"/>
              <w:sz w:val="23"/>
              <w:szCs w:val="23"/>
              <w:shd w:val="clear" w:color="auto" w:fill="FFFFFF"/>
            </w:rPr>
          </w:rPrChange>
        </w:rPr>
      </w:pPr>
    </w:p>
    <w:p w14:paraId="382D8B5B" w14:textId="77777777" w:rsidR="00450BB6" w:rsidRPr="00450BB6" w:rsidRDefault="00450BB6" w:rsidP="00450BB6">
      <w:pPr>
        <w:rPr>
          <w:ins w:id="3645" w:author="D'souza, Nigel [2]" w:date="2020-01-03T14:53:00Z"/>
          <w:rFonts w:ascii="Georgia" w:hAnsi="Georgia"/>
          <w:color w:val="282625"/>
          <w:szCs w:val="20"/>
          <w:shd w:val="clear" w:color="auto" w:fill="FFFFFF"/>
          <w:rPrChange w:id="3646" w:author="D'souza, Nigel [2]" w:date="2020-01-03T14:54:00Z">
            <w:rPr>
              <w:ins w:id="3647" w:author="D'souza, Nigel [2]" w:date="2020-01-03T14:53:00Z"/>
              <w:rFonts w:ascii="Georgia" w:hAnsi="Georgia"/>
              <w:color w:val="282625"/>
              <w:sz w:val="23"/>
              <w:szCs w:val="23"/>
              <w:shd w:val="clear" w:color="auto" w:fill="FFFFFF"/>
            </w:rPr>
          </w:rPrChange>
        </w:rPr>
      </w:pPr>
      <w:ins w:id="3648" w:author="D'souza, Nigel [2]" w:date="2020-01-03T14:53:00Z">
        <w:r w:rsidRPr="00450BB6">
          <w:rPr>
            <w:rFonts w:ascii="Georgia" w:hAnsi="Georgia"/>
            <w:noProof/>
            <w:color w:val="282625"/>
            <w:szCs w:val="20"/>
            <w:shd w:val="clear" w:color="auto" w:fill="FFFFFF"/>
            <w:lang w:val="en-US"/>
            <w:rPrChange w:id="3649" w:author="D'souza, Nigel [2]" w:date="2020-01-03T14:54:00Z">
              <w:rPr>
                <w:rFonts w:ascii="Georgia" w:hAnsi="Georgia"/>
                <w:noProof/>
                <w:color w:val="282625"/>
                <w:sz w:val="23"/>
                <w:szCs w:val="23"/>
                <w:shd w:val="clear" w:color="auto" w:fill="FFFFFF"/>
                <w:lang w:val="en-US"/>
              </w:rPr>
            </w:rPrChange>
          </w:rPr>
          <w:lastRenderedPageBreak/>
          <w:drawing>
            <wp:inline distT="0" distB="0" distL="0" distR="0" wp14:anchorId="4E6DC618" wp14:editId="645576BC">
              <wp:extent cx="5768087" cy="2593847"/>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81036" cy="2599670"/>
                      </a:xfrm>
                      <a:prstGeom prst="rect">
                        <a:avLst/>
                      </a:prstGeom>
                    </pic:spPr>
                  </pic:pic>
                </a:graphicData>
              </a:graphic>
            </wp:inline>
          </w:drawing>
        </w:r>
      </w:ins>
    </w:p>
    <w:p w14:paraId="19BEB9B3" w14:textId="77777777" w:rsidR="00450BB6" w:rsidRPr="00450BB6" w:rsidRDefault="00450BB6" w:rsidP="00450BB6">
      <w:pPr>
        <w:rPr>
          <w:ins w:id="3650" w:author="D'souza, Nigel [2]" w:date="2020-01-03T14:53:00Z"/>
          <w:rFonts w:ascii="Georgia" w:hAnsi="Georgia"/>
          <w:color w:val="282625"/>
          <w:szCs w:val="20"/>
          <w:shd w:val="clear" w:color="auto" w:fill="FFFFFF"/>
          <w:rPrChange w:id="3651" w:author="D'souza, Nigel [2]" w:date="2020-01-03T14:54:00Z">
            <w:rPr>
              <w:ins w:id="3652" w:author="D'souza, Nigel [2]" w:date="2020-01-03T14:53:00Z"/>
              <w:rFonts w:ascii="Georgia" w:hAnsi="Georgia"/>
              <w:color w:val="282625"/>
              <w:sz w:val="23"/>
              <w:szCs w:val="23"/>
              <w:shd w:val="clear" w:color="auto" w:fill="FFFFFF"/>
            </w:rPr>
          </w:rPrChange>
        </w:rPr>
      </w:pPr>
    </w:p>
    <w:p w14:paraId="4647FA2D" w14:textId="77777777" w:rsidR="00450BB6" w:rsidRPr="00450BB6" w:rsidRDefault="00450BB6" w:rsidP="00450BB6">
      <w:pPr>
        <w:rPr>
          <w:ins w:id="3653" w:author="D'souza, Nigel [2]" w:date="2020-01-03T14:53:00Z"/>
          <w:rFonts w:ascii="Georgia" w:hAnsi="Georgia"/>
          <w:color w:val="282625"/>
          <w:szCs w:val="20"/>
          <w:shd w:val="clear" w:color="auto" w:fill="FFFFFF"/>
          <w:rPrChange w:id="3654" w:author="D'souza, Nigel [2]" w:date="2020-01-03T14:54:00Z">
            <w:rPr>
              <w:ins w:id="3655" w:author="D'souza, Nigel [2]" w:date="2020-01-03T14:53:00Z"/>
              <w:rFonts w:ascii="Georgia" w:hAnsi="Georgia"/>
              <w:color w:val="282625"/>
              <w:sz w:val="23"/>
              <w:szCs w:val="23"/>
              <w:shd w:val="clear" w:color="auto" w:fill="FFFFFF"/>
            </w:rPr>
          </w:rPrChange>
        </w:rPr>
      </w:pPr>
      <w:ins w:id="3656" w:author="D'souza, Nigel [2]" w:date="2020-01-03T14:53:00Z">
        <w:r w:rsidRPr="00450BB6">
          <w:rPr>
            <w:rFonts w:ascii="Georgia" w:hAnsi="Georgia"/>
            <w:color w:val="282625"/>
            <w:szCs w:val="20"/>
            <w:shd w:val="clear" w:color="auto" w:fill="FFFFFF"/>
            <w:rPrChange w:id="3657" w:author="D'souza, Nigel [2]" w:date="2020-01-03T14:54:00Z">
              <w:rPr>
                <w:rFonts w:ascii="Georgia" w:hAnsi="Georgia"/>
                <w:color w:val="282625"/>
                <w:sz w:val="23"/>
                <w:szCs w:val="23"/>
                <w:shd w:val="clear" w:color="auto" w:fill="FFFFFF"/>
              </w:rPr>
            </w:rPrChange>
          </w:rPr>
          <w:t xml:space="preserve">User Administration will be initiated via MUFG SSO UI and pushed down to digital banking via web service calls. Note that only the shell data model (with all fields that are to be synced up with SSO) will we created </w:t>
        </w:r>
        <w:proofErr w:type="spellStart"/>
        <w:r w:rsidRPr="00450BB6">
          <w:rPr>
            <w:rFonts w:ascii="Georgia" w:hAnsi="Georgia"/>
            <w:color w:val="282625"/>
            <w:szCs w:val="20"/>
            <w:shd w:val="clear" w:color="auto" w:fill="FFFFFF"/>
            <w:rPrChange w:id="3658" w:author="D'souza, Nigel [2]" w:date="2020-01-03T14:54:00Z">
              <w:rPr>
                <w:rFonts w:ascii="Georgia" w:hAnsi="Georgia"/>
                <w:color w:val="282625"/>
                <w:sz w:val="23"/>
                <w:szCs w:val="23"/>
                <w:shd w:val="clear" w:color="auto" w:fill="FFFFFF"/>
              </w:rPr>
            </w:rPrChange>
          </w:rPr>
          <w:t>vai</w:t>
        </w:r>
        <w:proofErr w:type="spellEnd"/>
        <w:r w:rsidRPr="00450BB6">
          <w:rPr>
            <w:rFonts w:ascii="Georgia" w:hAnsi="Georgia"/>
            <w:color w:val="282625"/>
            <w:szCs w:val="20"/>
            <w:shd w:val="clear" w:color="auto" w:fill="FFFFFF"/>
            <w:rPrChange w:id="3659" w:author="D'souza, Nigel [2]" w:date="2020-01-03T14:54:00Z">
              <w:rPr>
                <w:rFonts w:ascii="Georgia" w:hAnsi="Georgia"/>
                <w:color w:val="282625"/>
                <w:sz w:val="23"/>
                <w:szCs w:val="23"/>
                <w:shd w:val="clear" w:color="auto" w:fill="FFFFFF"/>
              </w:rPr>
            </w:rPrChange>
          </w:rPr>
          <w:t xml:space="preserve"> the Web Service call. The rest of the setup including entitlements will be setup using the DGB Client UI.</w:t>
        </w:r>
      </w:ins>
    </w:p>
    <w:p w14:paraId="3BACCF39" w14:textId="77777777" w:rsidR="00450BB6" w:rsidRPr="00450BB6" w:rsidRDefault="00450BB6" w:rsidP="00450BB6">
      <w:pPr>
        <w:rPr>
          <w:ins w:id="3660" w:author="D'souza, Nigel [2]" w:date="2020-01-03T14:53:00Z"/>
          <w:rFonts w:ascii="Georgia" w:hAnsi="Georgia"/>
          <w:color w:val="282625"/>
          <w:szCs w:val="20"/>
          <w:shd w:val="clear" w:color="auto" w:fill="FFFFFF"/>
          <w:rPrChange w:id="3661" w:author="D'souza, Nigel [2]" w:date="2020-01-03T14:54:00Z">
            <w:rPr>
              <w:ins w:id="3662" w:author="D'souza, Nigel [2]" w:date="2020-01-03T14:53:00Z"/>
              <w:rFonts w:ascii="Georgia" w:hAnsi="Georgia"/>
              <w:color w:val="282625"/>
              <w:sz w:val="23"/>
              <w:szCs w:val="23"/>
              <w:shd w:val="clear" w:color="auto" w:fill="FFFFFF"/>
            </w:rPr>
          </w:rPrChange>
        </w:rPr>
      </w:pPr>
    </w:p>
    <w:p w14:paraId="52555B33" w14:textId="77777777" w:rsidR="00450BB6" w:rsidRPr="00450BB6" w:rsidRDefault="00450BB6" w:rsidP="00450BB6">
      <w:pPr>
        <w:rPr>
          <w:ins w:id="3663" w:author="D'souza, Nigel [2]" w:date="2020-01-03T14:53:00Z"/>
          <w:rFonts w:ascii="Georgia" w:hAnsi="Georgia"/>
          <w:color w:val="282625"/>
          <w:szCs w:val="20"/>
          <w:shd w:val="clear" w:color="auto" w:fill="FFFFFF"/>
          <w:rPrChange w:id="3664" w:author="D'souza, Nigel [2]" w:date="2020-01-03T14:54:00Z">
            <w:rPr>
              <w:ins w:id="3665" w:author="D'souza, Nigel [2]" w:date="2020-01-03T14:53:00Z"/>
              <w:rFonts w:ascii="Georgia" w:hAnsi="Georgia"/>
              <w:color w:val="282625"/>
              <w:sz w:val="23"/>
              <w:szCs w:val="23"/>
              <w:shd w:val="clear" w:color="auto" w:fill="FFFFFF"/>
            </w:rPr>
          </w:rPrChange>
        </w:rPr>
      </w:pPr>
      <w:ins w:id="3666" w:author="D'souza, Nigel [2]" w:date="2020-01-03T14:53:00Z">
        <w:r w:rsidRPr="00450BB6">
          <w:rPr>
            <w:rFonts w:ascii="Georgia" w:hAnsi="Georgia"/>
            <w:color w:val="282625"/>
            <w:szCs w:val="20"/>
            <w:shd w:val="clear" w:color="auto" w:fill="FFFFFF"/>
            <w:rPrChange w:id="3667" w:author="D'souza, Nigel [2]" w:date="2020-01-03T14:54:00Z">
              <w:rPr>
                <w:rFonts w:ascii="Georgia" w:hAnsi="Georgia"/>
                <w:color w:val="282625"/>
                <w:sz w:val="23"/>
                <w:szCs w:val="23"/>
                <w:shd w:val="clear" w:color="auto" w:fill="FFFFFF"/>
              </w:rPr>
            </w:rPrChange>
          </w:rPr>
          <w:t>DGB will be accessed via User Deep Links while performing user and customer admiration on the MUFG SSO UI. SSO will Deep Link into DGB UI (User Context) for User Administration access.</w:t>
        </w:r>
      </w:ins>
    </w:p>
    <w:p w14:paraId="6F968C4E" w14:textId="77777777" w:rsidR="00450BB6" w:rsidRPr="00450BB6" w:rsidRDefault="00450BB6" w:rsidP="00450BB6">
      <w:pPr>
        <w:rPr>
          <w:ins w:id="3668" w:author="D'souza, Nigel [2]" w:date="2020-01-03T14:53:00Z"/>
          <w:rFonts w:ascii="Georgia" w:hAnsi="Georgia"/>
          <w:color w:val="282625"/>
          <w:szCs w:val="20"/>
          <w:shd w:val="clear" w:color="auto" w:fill="FFFFFF"/>
          <w:rPrChange w:id="3669" w:author="D'souza, Nigel [2]" w:date="2020-01-03T14:54:00Z">
            <w:rPr>
              <w:ins w:id="3670" w:author="D'souza, Nigel [2]" w:date="2020-01-03T14:53:00Z"/>
              <w:rFonts w:ascii="Georgia" w:hAnsi="Georgia"/>
              <w:color w:val="282625"/>
              <w:sz w:val="23"/>
              <w:szCs w:val="23"/>
              <w:shd w:val="clear" w:color="auto" w:fill="FFFFFF"/>
            </w:rPr>
          </w:rPrChange>
        </w:rPr>
      </w:pPr>
    </w:p>
    <w:p w14:paraId="2F989EFA" w14:textId="77777777" w:rsidR="00450BB6" w:rsidRPr="00450BB6" w:rsidRDefault="00450BB6" w:rsidP="00450BB6">
      <w:pPr>
        <w:rPr>
          <w:ins w:id="3671" w:author="D'souza, Nigel [2]" w:date="2020-01-03T14:53:00Z"/>
          <w:rFonts w:ascii="Georgia" w:hAnsi="Georgia"/>
          <w:color w:val="282625"/>
          <w:szCs w:val="20"/>
          <w:shd w:val="clear" w:color="auto" w:fill="FFFFFF"/>
          <w:rPrChange w:id="3672" w:author="D'souza, Nigel [2]" w:date="2020-01-03T14:54:00Z">
            <w:rPr>
              <w:ins w:id="3673" w:author="D'souza, Nigel [2]" w:date="2020-01-03T14:53:00Z"/>
              <w:rFonts w:ascii="Georgia" w:hAnsi="Georgia"/>
              <w:color w:val="282625"/>
              <w:sz w:val="23"/>
              <w:szCs w:val="23"/>
              <w:shd w:val="clear" w:color="auto" w:fill="FFFFFF"/>
            </w:rPr>
          </w:rPrChange>
        </w:rPr>
      </w:pPr>
      <w:ins w:id="3674" w:author="D'souza, Nigel [2]" w:date="2020-01-03T14:53:00Z">
        <w:r w:rsidRPr="00450BB6">
          <w:rPr>
            <w:rFonts w:ascii="Georgia" w:hAnsi="Georgia"/>
            <w:color w:val="282625"/>
            <w:szCs w:val="20"/>
            <w:shd w:val="clear" w:color="auto" w:fill="FFFFFF"/>
            <w:rPrChange w:id="3675" w:author="D'souza, Nigel [2]" w:date="2020-01-03T14:54:00Z">
              <w:rPr>
                <w:rFonts w:ascii="Georgia" w:hAnsi="Georgia"/>
                <w:color w:val="282625"/>
                <w:sz w:val="23"/>
                <w:szCs w:val="23"/>
                <w:shd w:val="clear" w:color="auto" w:fill="FFFFFF"/>
              </w:rPr>
            </w:rPrChange>
          </w:rPr>
          <w:t xml:space="preserve">Financial </w:t>
        </w:r>
        <w:proofErr w:type="spellStart"/>
        <w:r w:rsidRPr="00450BB6">
          <w:rPr>
            <w:rFonts w:ascii="Georgia" w:hAnsi="Georgia"/>
            <w:color w:val="282625"/>
            <w:szCs w:val="20"/>
            <w:shd w:val="clear" w:color="auto" w:fill="FFFFFF"/>
            <w:rPrChange w:id="3676" w:author="D'souza, Nigel [2]" w:date="2020-01-03T14:54:00Z">
              <w:rPr>
                <w:rFonts w:ascii="Georgia" w:hAnsi="Georgia"/>
                <w:color w:val="282625"/>
                <w:sz w:val="23"/>
                <w:szCs w:val="23"/>
                <w:shd w:val="clear" w:color="auto" w:fill="FFFFFF"/>
              </w:rPr>
            </w:rPrChange>
          </w:rPr>
          <w:t>Center</w:t>
        </w:r>
        <w:proofErr w:type="spellEnd"/>
        <w:r w:rsidRPr="00450BB6">
          <w:rPr>
            <w:rFonts w:ascii="Georgia" w:hAnsi="Georgia"/>
            <w:color w:val="282625"/>
            <w:szCs w:val="20"/>
            <w:shd w:val="clear" w:color="auto" w:fill="FFFFFF"/>
            <w:rPrChange w:id="3677" w:author="D'souza, Nigel [2]" w:date="2020-01-03T14:54:00Z">
              <w:rPr>
                <w:rFonts w:ascii="Georgia" w:hAnsi="Georgia"/>
                <w:color w:val="282625"/>
                <w:sz w:val="23"/>
                <w:szCs w:val="23"/>
                <w:shd w:val="clear" w:color="auto" w:fill="FFFFFF"/>
              </w:rPr>
            </w:rPrChange>
          </w:rPr>
          <w:t xml:space="preserve"> will access DGB via Contextual Deep links from the Mega Menu. The dashboard /landing page will have widgets hosted by MUFG. Financial </w:t>
        </w:r>
        <w:proofErr w:type="spellStart"/>
        <w:r w:rsidRPr="00450BB6">
          <w:rPr>
            <w:rFonts w:ascii="Georgia" w:hAnsi="Georgia"/>
            <w:color w:val="282625"/>
            <w:szCs w:val="20"/>
            <w:shd w:val="clear" w:color="auto" w:fill="FFFFFF"/>
            <w:rPrChange w:id="3678" w:author="D'souza, Nigel [2]" w:date="2020-01-03T14:54:00Z">
              <w:rPr>
                <w:rFonts w:ascii="Georgia" w:hAnsi="Georgia"/>
                <w:color w:val="282625"/>
                <w:sz w:val="23"/>
                <w:szCs w:val="23"/>
                <w:shd w:val="clear" w:color="auto" w:fill="FFFFFF"/>
              </w:rPr>
            </w:rPrChange>
          </w:rPr>
          <w:t>Center</w:t>
        </w:r>
        <w:proofErr w:type="spellEnd"/>
        <w:r w:rsidRPr="00450BB6">
          <w:rPr>
            <w:rFonts w:ascii="Georgia" w:hAnsi="Georgia"/>
            <w:color w:val="282625"/>
            <w:szCs w:val="20"/>
            <w:shd w:val="clear" w:color="auto" w:fill="FFFFFF"/>
            <w:rPrChange w:id="3679" w:author="D'souza, Nigel [2]" w:date="2020-01-03T14:54:00Z">
              <w:rPr>
                <w:rFonts w:ascii="Georgia" w:hAnsi="Georgia"/>
                <w:color w:val="282625"/>
                <w:sz w:val="23"/>
                <w:szCs w:val="23"/>
                <w:shd w:val="clear" w:color="auto" w:fill="FFFFFF"/>
              </w:rPr>
            </w:rPrChange>
          </w:rPr>
          <w:t xml:space="preserve"> Widgets will have supporting API’s hosted at MUFG’s data </w:t>
        </w:r>
        <w:proofErr w:type="spellStart"/>
        <w:r w:rsidRPr="00450BB6">
          <w:rPr>
            <w:rFonts w:ascii="Georgia" w:hAnsi="Georgia"/>
            <w:color w:val="282625"/>
            <w:szCs w:val="20"/>
            <w:shd w:val="clear" w:color="auto" w:fill="FFFFFF"/>
            <w:rPrChange w:id="3680" w:author="D'souza, Nigel [2]" w:date="2020-01-03T14:54:00Z">
              <w:rPr>
                <w:rFonts w:ascii="Georgia" w:hAnsi="Georgia"/>
                <w:color w:val="282625"/>
                <w:sz w:val="23"/>
                <w:szCs w:val="23"/>
                <w:shd w:val="clear" w:color="auto" w:fill="FFFFFF"/>
              </w:rPr>
            </w:rPrChange>
          </w:rPr>
          <w:t>center</w:t>
        </w:r>
        <w:proofErr w:type="spellEnd"/>
        <w:r w:rsidRPr="00450BB6">
          <w:rPr>
            <w:rFonts w:ascii="Georgia" w:hAnsi="Georgia"/>
            <w:color w:val="282625"/>
            <w:szCs w:val="20"/>
            <w:shd w:val="clear" w:color="auto" w:fill="FFFFFF"/>
            <w:rPrChange w:id="3681" w:author="D'souza, Nigel [2]" w:date="2020-01-03T14:54:00Z">
              <w:rPr>
                <w:rFonts w:ascii="Georgia" w:hAnsi="Georgia"/>
                <w:color w:val="282625"/>
                <w:sz w:val="23"/>
                <w:szCs w:val="23"/>
                <w:shd w:val="clear" w:color="auto" w:fill="FFFFFF"/>
              </w:rPr>
            </w:rPrChange>
          </w:rPr>
          <w:t xml:space="preserve"> – any data required from DGB will be made directly form the data </w:t>
        </w:r>
        <w:proofErr w:type="spellStart"/>
        <w:r w:rsidRPr="00450BB6">
          <w:rPr>
            <w:rFonts w:ascii="Georgia" w:hAnsi="Georgia"/>
            <w:color w:val="282625"/>
            <w:szCs w:val="20"/>
            <w:shd w:val="clear" w:color="auto" w:fill="FFFFFF"/>
            <w:rPrChange w:id="3682" w:author="D'souza, Nigel [2]" w:date="2020-01-03T14:54:00Z">
              <w:rPr>
                <w:rFonts w:ascii="Georgia" w:hAnsi="Georgia"/>
                <w:color w:val="282625"/>
                <w:sz w:val="23"/>
                <w:szCs w:val="23"/>
                <w:shd w:val="clear" w:color="auto" w:fill="FFFFFF"/>
              </w:rPr>
            </w:rPrChange>
          </w:rPr>
          <w:t>center</w:t>
        </w:r>
        <w:proofErr w:type="spellEnd"/>
        <w:r w:rsidRPr="00450BB6">
          <w:rPr>
            <w:rFonts w:ascii="Georgia" w:hAnsi="Georgia"/>
            <w:color w:val="282625"/>
            <w:szCs w:val="20"/>
            <w:shd w:val="clear" w:color="auto" w:fill="FFFFFF"/>
            <w:rPrChange w:id="3683" w:author="D'souza, Nigel [2]" w:date="2020-01-03T14:54:00Z">
              <w:rPr>
                <w:rFonts w:ascii="Georgia" w:hAnsi="Georgia"/>
                <w:color w:val="282625"/>
                <w:sz w:val="23"/>
                <w:szCs w:val="23"/>
                <w:shd w:val="clear" w:color="auto" w:fill="FFFFFF"/>
              </w:rPr>
            </w:rPrChange>
          </w:rPr>
          <w:t xml:space="preserve"> via the private MPLS line. No stateless Restful service call will be made to DGB either via the browser or over the internet – all stateless interaction will be initiated from MUFG’s data </w:t>
        </w:r>
        <w:proofErr w:type="spellStart"/>
        <w:r w:rsidRPr="00450BB6">
          <w:rPr>
            <w:rFonts w:ascii="Georgia" w:hAnsi="Georgia"/>
            <w:color w:val="282625"/>
            <w:szCs w:val="20"/>
            <w:shd w:val="clear" w:color="auto" w:fill="FFFFFF"/>
            <w:rPrChange w:id="3684" w:author="D'souza, Nigel [2]" w:date="2020-01-03T14:54:00Z">
              <w:rPr>
                <w:rFonts w:ascii="Georgia" w:hAnsi="Georgia"/>
                <w:color w:val="282625"/>
                <w:sz w:val="23"/>
                <w:szCs w:val="23"/>
                <w:shd w:val="clear" w:color="auto" w:fill="FFFFFF"/>
              </w:rPr>
            </w:rPrChange>
          </w:rPr>
          <w:t>center</w:t>
        </w:r>
        <w:proofErr w:type="spellEnd"/>
        <w:r w:rsidRPr="00450BB6">
          <w:rPr>
            <w:rFonts w:ascii="Georgia" w:hAnsi="Georgia"/>
            <w:color w:val="282625"/>
            <w:szCs w:val="20"/>
            <w:shd w:val="clear" w:color="auto" w:fill="FFFFFF"/>
            <w:rPrChange w:id="3685" w:author="D'souza, Nigel [2]" w:date="2020-01-03T14:54:00Z">
              <w:rPr>
                <w:rFonts w:ascii="Georgia" w:hAnsi="Georgia"/>
                <w:color w:val="282625"/>
                <w:sz w:val="23"/>
                <w:szCs w:val="23"/>
                <w:shd w:val="clear" w:color="auto" w:fill="FFFFFF"/>
              </w:rPr>
            </w:rPrChange>
          </w:rPr>
          <w:t xml:space="preserve"> over the private MPLS network.</w:t>
        </w:r>
      </w:ins>
    </w:p>
    <w:p w14:paraId="7D917AED" w14:textId="77777777" w:rsidR="00450BB6" w:rsidRPr="00450BB6" w:rsidRDefault="00450BB6" w:rsidP="00450BB6">
      <w:pPr>
        <w:rPr>
          <w:ins w:id="3686" w:author="D'souza, Nigel [2]" w:date="2020-01-03T14:53:00Z"/>
          <w:rFonts w:ascii="Georgia" w:hAnsi="Georgia"/>
          <w:color w:val="282625"/>
          <w:szCs w:val="20"/>
          <w:shd w:val="clear" w:color="auto" w:fill="FFFFFF"/>
          <w:rPrChange w:id="3687" w:author="D'souza, Nigel [2]" w:date="2020-01-03T14:54:00Z">
            <w:rPr>
              <w:ins w:id="3688" w:author="D'souza, Nigel [2]" w:date="2020-01-03T14:53:00Z"/>
              <w:rFonts w:ascii="Georgia" w:hAnsi="Georgia"/>
              <w:color w:val="282625"/>
              <w:sz w:val="23"/>
              <w:szCs w:val="23"/>
              <w:shd w:val="clear" w:color="auto" w:fill="FFFFFF"/>
            </w:rPr>
          </w:rPrChange>
        </w:rPr>
      </w:pPr>
    </w:p>
    <w:p w14:paraId="0D17A26F" w14:textId="77777777" w:rsidR="00450BB6" w:rsidRPr="00450BB6" w:rsidRDefault="00450BB6" w:rsidP="00450BB6">
      <w:pPr>
        <w:rPr>
          <w:ins w:id="3689" w:author="D'souza, Nigel [2]" w:date="2020-01-03T14:53:00Z"/>
          <w:rFonts w:ascii="Georgia" w:hAnsi="Georgia"/>
          <w:color w:val="282625"/>
          <w:szCs w:val="20"/>
          <w:shd w:val="clear" w:color="auto" w:fill="FFFFFF"/>
          <w:rPrChange w:id="3690" w:author="D'souza, Nigel [2]" w:date="2020-01-03T14:54:00Z">
            <w:rPr>
              <w:ins w:id="3691" w:author="D'souza, Nigel [2]" w:date="2020-01-03T14:53:00Z"/>
              <w:rFonts w:ascii="Georgia" w:hAnsi="Georgia"/>
              <w:color w:val="282625"/>
              <w:sz w:val="23"/>
              <w:szCs w:val="23"/>
              <w:shd w:val="clear" w:color="auto" w:fill="FFFFFF"/>
            </w:rPr>
          </w:rPrChange>
        </w:rPr>
      </w:pPr>
      <w:ins w:id="3692" w:author="D'souza, Nigel [2]" w:date="2020-01-03T14:53:00Z">
        <w:r w:rsidRPr="00450BB6">
          <w:rPr>
            <w:rFonts w:ascii="Georgia" w:hAnsi="Georgia"/>
            <w:color w:val="282625"/>
            <w:szCs w:val="20"/>
            <w:shd w:val="clear" w:color="auto" w:fill="FFFFFF"/>
            <w:rPrChange w:id="3693" w:author="D'souza, Nigel [2]" w:date="2020-01-03T14:54:00Z">
              <w:rPr>
                <w:rFonts w:ascii="Georgia" w:hAnsi="Georgia"/>
                <w:color w:val="282625"/>
                <w:sz w:val="23"/>
                <w:szCs w:val="23"/>
                <w:shd w:val="clear" w:color="auto" w:fill="FFFFFF"/>
              </w:rPr>
            </w:rPrChange>
          </w:rPr>
          <w:t>Only the direct Deep link and Deep linked Client UI service (state-</w:t>
        </w:r>
        <w:proofErr w:type="spellStart"/>
        <w:r w:rsidRPr="00450BB6">
          <w:rPr>
            <w:rFonts w:ascii="Georgia" w:hAnsi="Georgia"/>
            <w:color w:val="282625"/>
            <w:szCs w:val="20"/>
            <w:shd w:val="clear" w:color="auto" w:fill="FFFFFF"/>
            <w:rPrChange w:id="3694" w:author="D'souza, Nigel [2]" w:date="2020-01-03T14:54:00Z">
              <w:rPr>
                <w:rFonts w:ascii="Georgia" w:hAnsi="Georgia"/>
                <w:color w:val="282625"/>
                <w:sz w:val="23"/>
                <w:szCs w:val="23"/>
                <w:shd w:val="clear" w:color="auto" w:fill="FFFFFF"/>
              </w:rPr>
            </w:rPrChange>
          </w:rPr>
          <w:t>ful</w:t>
        </w:r>
        <w:proofErr w:type="spellEnd"/>
        <w:r w:rsidRPr="00450BB6">
          <w:rPr>
            <w:rFonts w:ascii="Georgia" w:hAnsi="Georgia"/>
            <w:color w:val="282625"/>
            <w:szCs w:val="20"/>
            <w:shd w:val="clear" w:color="auto" w:fill="FFFFFF"/>
            <w:rPrChange w:id="3695" w:author="D'souza, Nigel [2]" w:date="2020-01-03T14:54:00Z">
              <w:rPr>
                <w:rFonts w:ascii="Georgia" w:hAnsi="Georgia"/>
                <w:color w:val="282625"/>
                <w:sz w:val="23"/>
                <w:szCs w:val="23"/>
                <w:shd w:val="clear" w:color="auto" w:fill="FFFFFF"/>
              </w:rPr>
            </w:rPrChange>
          </w:rPr>
          <w:t>) calls will be made over the internet.</w:t>
        </w:r>
      </w:ins>
    </w:p>
    <w:p w14:paraId="5EBF25FC" w14:textId="77777777" w:rsidR="00450BB6" w:rsidRPr="00450BB6" w:rsidRDefault="00450BB6" w:rsidP="00450BB6">
      <w:pPr>
        <w:rPr>
          <w:ins w:id="3696" w:author="D'souza, Nigel [2]" w:date="2020-01-03T14:53:00Z"/>
          <w:rFonts w:ascii="Georgia" w:hAnsi="Georgia"/>
          <w:color w:val="282625"/>
          <w:szCs w:val="20"/>
          <w:shd w:val="clear" w:color="auto" w:fill="FFFFFF"/>
          <w:rPrChange w:id="3697" w:author="D'souza, Nigel [2]" w:date="2020-01-03T14:54:00Z">
            <w:rPr>
              <w:ins w:id="3698" w:author="D'souza, Nigel [2]" w:date="2020-01-03T14:53:00Z"/>
              <w:rFonts w:ascii="Georgia" w:hAnsi="Georgia"/>
              <w:color w:val="282625"/>
              <w:sz w:val="23"/>
              <w:szCs w:val="23"/>
              <w:shd w:val="clear" w:color="auto" w:fill="FFFFFF"/>
            </w:rPr>
          </w:rPrChange>
        </w:rPr>
      </w:pPr>
    </w:p>
    <w:p w14:paraId="66210E16" w14:textId="77777777" w:rsidR="00450BB6" w:rsidRPr="00450BB6" w:rsidRDefault="00450BB6" w:rsidP="00450BB6">
      <w:pPr>
        <w:rPr>
          <w:ins w:id="3699" w:author="D'souza, Nigel [2]" w:date="2020-01-03T14:53:00Z"/>
          <w:rFonts w:ascii="Georgia" w:hAnsi="Georgia"/>
          <w:b/>
          <w:color w:val="282625"/>
          <w:szCs w:val="20"/>
          <w:shd w:val="clear" w:color="auto" w:fill="FFFFFF"/>
          <w:rPrChange w:id="3700" w:author="D'souza, Nigel [2]" w:date="2020-01-03T14:54:00Z">
            <w:rPr>
              <w:ins w:id="3701" w:author="D'souza, Nigel [2]" w:date="2020-01-03T14:53:00Z"/>
              <w:rFonts w:ascii="Georgia" w:hAnsi="Georgia"/>
              <w:b/>
              <w:color w:val="282625"/>
              <w:sz w:val="23"/>
              <w:szCs w:val="23"/>
              <w:shd w:val="clear" w:color="auto" w:fill="FFFFFF"/>
            </w:rPr>
          </w:rPrChange>
        </w:rPr>
      </w:pPr>
      <w:ins w:id="3702" w:author="D'souza, Nigel [2]" w:date="2020-01-03T14:53:00Z">
        <w:r w:rsidRPr="00450BB6">
          <w:rPr>
            <w:rFonts w:ascii="Georgia" w:hAnsi="Georgia"/>
            <w:b/>
            <w:color w:val="282625"/>
            <w:szCs w:val="20"/>
            <w:shd w:val="clear" w:color="auto" w:fill="FFFFFF"/>
            <w:rPrChange w:id="3703" w:author="D'souza, Nigel [2]" w:date="2020-01-03T14:54:00Z">
              <w:rPr>
                <w:rFonts w:ascii="Georgia" w:hAnsi="Georgia"/>
                <w:b/>
                <w:color w:val="282625"/>
                <w:sz w:val="23"/>
                <w:szCs w:val="23"/>
                <w:shd w:val="clear" w:color="auto" w:fill="FFFFFF"/>
              </w:rPr>
            </w:rPrChange>
          </w:rPr>
          <w:t>Interaction</w:t>
        </w:r>
      </w:ins>
    </w:p>
    <w:p w14:paraId="1D263E28" w14:textId="77777777" w:rsidR="00450BB6" w:rsidRPr="008C6DA9" w:rsidRDefault="00450BB6" w:rsidP="00450BB6">
      <w:pPr>
        <w:rPr>
          <w:ins w:id="3704" w:author="D'souza, Nigel [2]" w:date="2020-01-03T14:53:00Z"/>
          <w:szCs w:val="20"/>
        </w:rPr>
      </w:pPr>
    </w:p>
    <w:tbl>
      <w:tblPr>
        <w:tblStyle w:val="TableGrid"/>
        <w:tblW w:w="0" w:type="auto"/>
        <w:tblLook w:val="04A0" w:firstRow="1" w:lastRow="0" w:firstColumn="1" w:lastColumn="0" w:noHBand="0" w:noVBand="1"/>
      </w:tblPr>
      <w:tblGrid>
        <w:gridCol w:w="2337"/>
        <w:gridCol w:w="2337"/>
        <w:gridCol w:w="2338"/>
        <w:gridCol w:w="2338"/>
      </w:tblGrid>
      <w:tr w:rsidR="00450BB6" w:rsidRPr="00450BB6" w14:paraId="4E5DF4A6" w14:textId="77777777" w:rsidTr="008C6DA9">
        <w:trPr>
          <w:ins w:id="3705" w:author="D'souza, Nigel [2]" w:date="2020-01-03T14:53:00Z"/>
        </w:trPr>
        <w:tc>
          <w:tcPr>
            <w:tcW w:w="2337" w:type="dxa"/>
          </w:tcPr>
          <w:p w14:paraId="5F2B480A" w14:textId="77777777" w:rsidR="00450BB6" w:rsidRPr="00450BB6" w:rsidRDefault="00450BB6" w:rsidP="008C6DA9">
            <w:pPr>
              <w:rPr>
                <w:ins w:id="3706" w:author="D'souza, Nigel [2]" w:date="2020-01-03T14:53:00Z"/>
                <w:rFonts w:ascii="Georgia" w:hAnsi="Georgia"/>
                <w:color w:val="282625"/>
                <w:szCs w:val="20"/>
                <w:shd w:val="clear" w:color="auto" w:fill="FFFFFF"/>
                <w:rPrChange w:id="3707" w:author="D'souza, Nigel [2]" w:date="2020-01-03T14:54:00Z">
                  <w:rPr>
                    <w:ins w:id="3708" w:author="D'souza, Nigel [2]" w:date="2020-01-03T14:53:00Z"/>
                    <w:rFonts w:ascii="Georgia" w:hAnsi="Georgia"/>
                    <w:color w:val="282625"/>
                    <w:sz w:val="23"/>
                    <w:szCs w:val="23"/>
                    <w:shd w:val="clear" w:color="auto" w:fill="FFFFFF"/>
                  </w:rPr>
                </w:rPrChange>
              </w:rPr>
            </w:pPr>
            <w:ins w:id="3709" w:author="D'souza, Nigel [2]" w:date="2020-01-03T14:53:00Z">
              <w:r w:rsidRPr="00450BB6">
                <w:rPr>
                  <w:rFonts w:ascii="Georgia" w:hAnsi="Georgia"/>
                  <w:color w:val="282625"/>
                  <w:szCs w:val="20"/>
                  <w:shd w:val="clear" w:color="auto" w:fill="FFFFFF"/>
                  <w:rPrChange w:id="3710" w:author="D'souza, Nigel [2]" w:date="2020-01-03T14:54:00Z">
                    <w:rPr>
                      <w:rFonts w:ascii="Georgia" w:hAnsi="Georgia"/>
                      <w:color w:val="282625"/>
                      <w:sz w:val="23"/>
                      <w:szCs w:val="23"/>
                      <w:shd w:val="clear" w:color="auto" w:fill="FFFFFF"/>
                    </w:rPr>
                  </w:rPrChange>
                </w:rPr>
                <w:t>SSO User Sync</w:t>
              </w:r>
            </w:ins>
          </w:p>
        </w:tc>
        <w:tc>
          <w:tcPr>
            <w:tcW w:w="2337" w:type="dxa"/>
          </w:tcPr>
          <w:p w14:paraId="1A779ABA" w14:textId="77777777" w:rsidR="00450BB6" w:rsidRPr="00450BB6" w:rsidRDefault="00450BB6" w:rsidP="008C6DA9">
            <w:pPr>
              <w:rPr>
                <w:ins w:id="3711" w:author="D'souza, Nigel [2]" w:date="2020-01-03T14:53:00Z"/>
                <w:rFonts w:ascii="Georgia" w:hAnsi="Georgia"/>
                <w:color w:val="282625"/>
                <w:szCs w:val="20"/>
                <w:shd w:val="clear" w:color="auto" w:fill="FFFFFF"/>
                <w:rPrChange w:id="3712" w:author="D'souza, Nigel [2]" w:date="2020-01-03T14:54:00Z">
                  <w:rPr>
                    <w:ins w:id="3713" w:author="D'souza, Nigel [2]" w:date="2020-01-03T14:53:00Z"/>
                    <w:rFonts w:ascii="Georgia" w:hAnsi="Georgia"/>
                    <w:color w:val="282625"/>
                    <w:sz w:val="23"/>
                    <w:szCs w:val="23"/>
                    <w:shd w:val="clear" w:color="auto" w:fill="FFFFFF"/>
                  </w:rPr>
                </w:rPrChange>
              </w:rPr>
            </w:pPr>
            <w:ins w:id="3714" w:author="D'souza, Nigel [2]" w:date="2020-01-03T14:53:00Z">
              <w:r w:rsidRPr="00450BB6">
                <w:rPr>
                  <w:rFonts w:ascii="Georgia" w:hAnsi="Georgia"/>
                  <w:color w:val="282625"/>
                  <w:szCs w:val="20"/>
                  <w:shd w:val="clear" w:color="auto" w:fill="FFFFFF"/>
                  <w:rPrChange w:id="3715" w:author="D'souza, Nigel [2]" w:date="2020-01-03T14:54:00Z">
                    <w:rPr>
                      <w:rFonts w:ascii="Georgia" w:hAnsi="Georgia"/>
                      <w:color w:val="282625"/>
                      <w:sz w:val="23"/>
                      <w:szCs w:val="23"/>
                      <w:shd w:val="clear" w:color="auto" w:fill="FFFFFF"/>
                    </w:rPr>
                  </w:rPrChange>
                </w:rPr>
                <w:t>Web service calls</w:t>
              </w:r>
            </w:ins>
          </w:p>
        </w:tc>
        <w:tc>
          <w:tcPr>
            <w:tcW w:w="2338" w:type="dxa"/>
          </w:tcPr>
          <w:p w14:paraId="7977850B" w14:textId="77777777" w:rsidR="00450BB6" w:rsidRPr="00450BB6" w:rsidRDefault="00450BB6" w:rsidP="008C6DA9">
            <w:pPr>
              <w:rPr>
                <w:ins w:id="3716" w:author="D'souza, Nigel [2]" w:date="2020-01-03T14:53:00Z"/>
                <w:rFonts w:ascii="Georgia" w:hAnsi="Georgia"/>
                <w:color w:val="282625"/>
                <w:szCs w:val="20"/>
                <w:shd w:val="clear" w:color="auto" w:fill="FFFFFF"/>
                <w:rPrChange w:id="3717" w:author="D'souza, Nigel [2]" w:date="2020-01-03T14:54:00Z">
                  <w:rPr>
                    <w:ins w:id="3718" w:author="D'souza, Nigel [2]" w:date="2020-01-03T14:53:00Z"/>
                    <w:rFonts w:ascii="Georgia" w:hAnsi="Georgia"/>
                    <w:color w:val="282625"/>
                    <w:sz w:val="23"/>
                    <w:szCs w:val="23"/>
                    <w:shd w:val="clear" w:color="auto" w:fill="FFFFFF"/>
                  </w:rPr>
                </w:rPrChange>
              </w:rPr>
            </w:pPr>
            <w:ins w:id="3719" w:author="D'souza, Nigel [2]" w:date="2020-01-03T14:53:00Z">
              <w:r w:rsidRPr="00450BB6">
                <w:rPr>
                  <w:rFonts w:ascii="Georgia" w:hAnsi="Georgia"/>
                  <w:color w:val="282625"/>
                  <w:szCs w:val="20"/>
                  <w:shd w:val="clear" w:color="auto" w:fill="FFFFFF"/>
                  <w:rPrChange w:id="3720" w:author="D'souza, Nigel [2]" w:date="2020-01-03T14:54:00Z">
                    <w:rPr>
                      <w:rFonts w:ascii="Georgia" w:hAnsi="Georgia"/>
                      <w:color w:val="282625"/>
                      <w:sz w:val="23"/>
                      <w:szCs w:val="23"/>
                      <w:shd w:val="clear" w:color="auto" w:fill="FFFFFF"/>
                    </w:rPr>
                  </w:rPrChange>
                </w:rPr>
                <w:t>SOAP/HTTPS</w:t>
              </w:r>
            </w:ins>
          </w:p>
          <w:p w14:paraId="7937EF07" w14:textId="77777777" w:rsidR="00450BB6" w:rsidRPr="00450BB6" w:rsidRDefault="00450BB6" w:rsidP="008C6DA9">
            <w:pPr>
              <w:rPr>
                <w:ins w:id="3721" w:author="D'souza, Nigel [2]" w:date="2020-01-03T14:53:00Z"/>
                <w:rFonts w:ascii="Georgia" w:hAnsi="Georgia"/>
                <w:color w:val="282625"/>
                <w:szCs w:val="20"/>
                <w:shd w:val="clear" w:color="auto" w:fill="FFFFFF"/>
                <w:rPrChange w:id="3722" w:author="D'souza, Nigel [2]" w:date="2020-01-03T14:54:00Z">
                  <w:rPr>
                    <w:ins w:id="3723" w:author="D'souza, Nigel [2]" w:date="2020-01-03T14:53:00Z"/>
                    <w:rFonts w:ascii="Georgia" w:hAnsi="Georgia"/>
                    <w:color w:val="282625"/>
                    <w:sz w:val="23"/>
                    <w:szCs w:val="23"/>
                    <w:shd w:val="clear" w:color="auto" w:fill="FFFFFF"/>
                  </w:rPr>
                </w:rPrChange>
              </w:rPr>
            </w:pPr>
            <w:ins w:id="3724" w:author="D'souza, Nigel [2]" w:date="2020-01-03T14:53:00Z">
              <w:r w:rsidRPr="00450BB6">
                <w:rPr>
                  <w:rFonts w:ascii="Georgia" w:hAnsi="Georgia"/>
                  <w:color w:val="282625"/>
                  <w:szCs w:val="20"/>
                  <w:shd w:val="clear" w:color="auto" w:fill="FFFFFF"/>
                  <w:rPrChange w:id="3725" w:author="D'souza, Nigel [2]" w:date="2020-01-03T14:54:00Z">
                    <w:rPr>
                      <w:rFonts w:ascii="Georgia" w:hAnsi="Georgia"/>
                      <w:color w:val="282625"/>
                      <w:sz w:val="23"/>
                      <w:szCs w:val="23"/>
                      <w:shd w:val="clear" w:color="auto" w:fill="FFFFFF"/>
                    </w:rPr>
                  </w:rPrChange>
                </w:rPr>
                <w:t>(SSO Id passed in payload)</w:t>
              </w:r>
            </w:ins>
          </w:p>
        </w:tc>
        <w:tc>
          <w:tcPr>
            <w:tcW w:w="2338" w:type="dxa"/>
          </w:tcPr>
          <w:p w14:paraId="71D9DF71" w14:textId="77777777" w:rsidR="00450BB6" w:rsidRPr="00450BB6" w:rsidRDefault="00450BB6" w:rsidP="008C6DA9">
            <w:pPr>
              <w:rPr>
                <w:ins w:id="3726" w:author="D'souza, Nigel [2]" w:date="2020-01-03T14:53:00Z"/>
                <w:rFonts w:ascii="Georgia" w:hAnsi="Georgia"/>
                <w:color w:val="282625"/>
                <w:szCs w:val="20"/>
                <w:shd w:val="clear" w:color="auto" w:fill="FFFFFF"/>
                <w:rPrChange w:id="3727" w:author="D'souza, Nigel [2]" w:date="2020-01-03T14:54:00Z">
                  <w:rPr>
                    <w:ins w:id="3728" w:author="D'souza, Nigel [2]" w:date="2020-01-03T14:53:00Z"/>
                    <w:rFonts w:ascii="Georgia" w:hAnsi="Georgia"/>
                    <w:color w:val="282625"/>
                    <w:sz w:val="23"/>
                    <w:szCs w:val="23"/>
                    <w:shd w:val="clear" w:color="auto" w:fill="FFFFFF"/>
                  </w:rPr>
                </w:rPrChange>
              </w:rPr>
            </w:pPr>
            <w:ins w:id="3729" w:author="D'souza, Nigel [2]" w:date="2020-01-03T14:53:00Z">
              <w:r w:rsidRPr="00450BB6">
                <w:rPr>
                  <w:rFonts w:ascii="Georgia" w:hAnsi="Georgia"/>
                  <w:color w:val="282625"/>
                  <w:szCs w:val="20"/>
                  <w:shd w:val="clear" w:color="auto" w:fill="FFFFFF"/>
                  <w:rPrChange w:id="3730" w:author="D'souza, Nigel [2]" w:date="2020-01-03T14:54:00Z">
                    <w:rPr>
                      <w:rFonts w:ascii="Georgia" w:hAnsi="Georgia"/>
                      <w:color w:val="282625"/>
                      <w:sz w:val="23"/>
                      <w:szCs w:val="23"/>
                      <w:shd w:val="clear" w:color="auto" w:fill="FFFFFF"/>
                    </w:rPr>
                  </w:rPrChange>
                </w:rPr>
                <w:t xml:space="preserve">Private line (MUFG </w:t>
              </w:r>
              <w:proofErr w:type="spellStart"/>
              <w:r w:rsidRPr="00450BB6">
                <w:rPr>
                  <w:rFonts w:ascii="Georgia" w:hAnsi="Georgia"/>
                  <w:color w:val="282625"/>
                  <w:szCs w:val="20"/>
                  <w:shd w:val="clear" w:color="auto" w:fill="FFFFFF"/>
                  <w:rPrChange w:id="3731" w:author="D'souza, Nigel [2]" w:date="2020-01-03T14:54:00Z">
                    <w:rPr>
                      <w:rFonts w:ascii="Georgia" w:hAnsi="Georgia"/>
                      <w:color w:val="282625"/>
                      <w:sz w:val="23"/>
                      <w:szCs w:val="23"/>
                      <w:shd w:val="clear" w:color="auto" w:fill="FFFFFF"/>
                    </w:rPr>
                  </w:rPrChange>
                </w:rPr>
                <w:t>datacenter</w:t>
              </w:r>
              <w:proofErr w:type="spellEnd"/>
              <w:r w:rsidRPr="00450BB6">
                <w:rPr>
                  <w:rFonts w:ascii="Georgia" w:hAnsi="Georgia"/>
                  <w:color w:val="282625"/>
                  <w:szCs w:val="20"/>
                  <w:shd w:val="clear" w:color="auto" w:fill="FFFFFF"/>
                  <w:rPrChange w:id="3732" w:author="D'souza, Nigel [2]" w:date="2020-01-03T14:54:00Z">
                    <w:rPr>
                      <w:rFonts w:ascii="Georgia" w:hAnsi="Georgia"/>
                      <w:color w:val="282625"/>
                      <w:sz w:val="23"/>
                      <w:szCs w:val="23"/>
                      <w:shd w:val="clear" w:color="auto" w:fill="FFFFFF"/>
                    </w:rPr>
                  </w:rPrChange>
                </w:rPr>
                <w:t xml:space="preserve"> - MPLS)</w:t>
              </w:r>
            </w:ins>
          </w:p>
        </w:tc>
      </w:tr>
      <w:tr w:rsidR="00450BB6" w:rsidRPr="00450BB6" w14:paraId="7A97C870" w14:textId="77777777" w:rsidTr="008C6DA9">
        <w:trPr>
          <w:ins w:id="3733" w:author="D'souza, Nigel [2]" w:date="2020-01-03T14:53:00Z"/>
        </w:trPr>
        <w:tc>
          <w:tcPr>
            <w:tcW w:w="2337" w:type="dxa"/>
          </w:tcPr>
          <w:p w14:paraId="057F753A" w14:textId="77777777" w:rsidR="00450BB6" w:rsidRPr="00450BB6" w:rsidRDefault="00450BB6" w:rsidP="008C6DA9">
            <w:pPr>
              <w:rPr>
                <w:ins w:id="3734" w:author="D'souza, Nigel [2]" w:date="2020-01-03T14:53:00Z"/>
                <w:rFonts w:ascii="Georgia" w:hAnsi="Georgia"/>
                <w:color w:val="282625"/>
                <w:szCs w:val="20"/>
                <w:shd w:val="clear" w:color="auto" w:fill="FFFFFF"/>
                <w:rPrChange w:id="3735" w:author="D'souza, Nigel [2]" w:date="2020-01-03T14:54:00Z">
                  <w:rPr>
                    <w:ins w:id="3736" w:author="D'souza, Nigel [2]" w:date="2020-01-03T14:53:00Z"/>
                    <w:rFonts w:ascii="Georgia" w:hAnsi="Georgia"/>
                    <w:color w:val="282625"/>
                    <w:sz w:val="23"/>
                    <w:szCs w:val="23"/>
                    <w:shd w:val="clear" w:color="auto" w:fill="FFFFFF"/>
                  </w:rPr>
                </w:rPrChange>
              </w:rPr>
            </w:pPr>
            <w:ins w:id="3737" w:author="D'souza, Nigel [2]" w:date="2020-01-03T14:53:00Z">
              <w:r w:rsidRPr="00450BB6">
                <w:rPr>
                  <w:rFonts w:ascii="Georgia" w:hAnsi="Georgia"/>
                  <w:color w:val="282625"/>
                  <w:szCs w:val="20"/>
                  <w:shd w:val="clear" w:color="auto" w:fill="FFFFFF"/>
                  <w:rPrChange w:id="3738" w:author="D'souza, Nigel [2]" w:date="2020-01-03T14:54:00Z">
                    <w:rPr>
                      <w:rFonts w:ascii="Georgia" w:hAnsi="Georgia"/>
                      <w:color w:val="282625"/>
                      <w:sz w:val="23"/>
                      <w:szCs w:val="23"/>
                      <w:shd w:val="clear" w:color="auto" w:fill="FFFFFF"/>
                    </w:rPr>
                  </w:rPrChange>
                </w:rPr>
                <w:t xml:space="preserve">Financial </w:t>
              </w:r>
              <w:proofErr w:type="spellStart"/>
              <w:r w:rsidRPr="00450BB6">
                <w:rPr>
                  <w:rFonts w:ascii="Georgia" w:hAnsi="Georgia"/>
                  <w:color w:val="282625"/>
                  <w:szCs w:val="20"/>
                  <w:shd w:val="clear" w:color="auto" w:fill="FFFFFF"/>
                  <w:rPrChange w:id="3739" w:author="D'souza, Nigel [2]" w:date="2020-01-03T14:54:00Z">
                    <w:rPr>
                      <w:rFonts w:ascii="Georgia" w:hAnsi="Georgia"/>
                      <w:color w:val="282625"/>
                      <w:sz w:val="23"/>
                      <w:szCs w:val="23"/>
                      <w:shd w:val="clear" w:color="auto" w:fill="FFFFFF"/>
                    </w:rPr>
                  </w:rPrChange>
                </w:rPr>
                <w:t>Center</w:t>
              </w:r>
              <w:proofErr w:type="spellEnd"/>
              <w:r w:rsidRPr="00450BB6">
                <w:rPr>
                  <w:rFonts w:ascii="Georgia" w:hAnsi="Georgia"/>
                  <w:color w:val="282625"/>
                  <w:szCs w:val="20"/>
                  <w:shd w:val="clear" w:color="auto" w:fill="FFFFFF"/>
                  <w:rPrChange w:id="3740" w:author="D'souza, Nigel [2]" w:date="2020-01-03T14:54:00Z">
                    <w:rPr>
                      <w:rFonts w:ascii="Georgia" w:hAnsi="Georgia"/>
                      <w:color w:val="282625"/>
                      <w:sz w:val="23"/>
                      <w:szCs w:val="23"/>
                      <w:shd w:val="clear" w:color="auto" w:fill="FFFFFF"/>
                    </w:rPr>
                  </w:rPrChange>
                </w:rPr>
                <w:t xml:space="preserve"> direct link vain mega menu</w:t>
              </w:r>
            </w:ins>
          </w:p>
        </w:tc>
        <w:tc>
          <w:tcPr>
            <w:tcW w:w="2337" w:type="dxa"/>
          </w:tcPr>
          <w:p w14:paraId="05C0DB49" w14:textId="77777777" w:rsidR="00450BB6" w:rsidRPr="00450BB6" w:rsidRDefault="00450BB6" w:rsidP="008C6DA9">
            <w:pPr>
              <w:rPr>
                <w:ins w:id="3741" w:author="D'souza, Nigel [2]" w:date="2020-01-03T14:53:00Z"/>
                <w:rFonts w:ascii="Georgia" w:hAnsi="Georgia"/>
                <w:color w:val="282625"/>
                <w:szCs w:val="20"/>
                <w:shd w:val="clear" w:color="auto" w:fill="FFFFFF"/>
                <w:rPrChange w:id="3742" w:author="D'souza, Nigel [2]" w:date="2020-01-03T14:54:00Z">
                  <w:rPr>
                    <w:ins w:id="3743" w:author="D'souza, Nigel [2]" w:date="2020-01-03T14:53:00Z"/>
                    <w:rFonts w:ascii="Georgia" w:hAnsi="Georgia"/>
                    <w:color w:val="282625"/>
                    <w:sz w:val="23"/>
                    <w:szCs w:val="23"/>
                    <w:shd w:val="clear" w:color="auto" w:fill="FFFFFF"/>
                  </w:rPr>
                </w:rPrChange>
              </w:rPr>
            </w:pPr>
            <w:ins w:id="3744" w:author="D'souza, Nigel [2]" w:date="2020-01-03T14:53:00Z">
              <w:r w:rsidRPr="00450BB6">
                <w:rPr>
                  <w:rFonts w:ascii="Georgia" w:hAnsi="Georgia"/>
                  <w:color w:val="282625"/>
                  <w:szCs w:val="20"/>
                  <w:shd w:val="clear" w:color="auto" w:fill="FFFFFF"/>
                  <w:rPrChange w:id="3745" w:author="D'souza, Nigel [2]" w:date="2020-01-03T14:54:00Z">
                    <w:rPr>
                      <w:rFonts w:ascii="Georgia" w:hAnsi="Georgia"/>
                      <w:color w:val="282625"/>
                      <w:sz w:val="23"/>
                      <w:szCs w:val="23"/>
                      <w:shd w:val="clear" w:color="auto" w:fill="FFFFFF"/>
                    </w:rPr>
                  </w:rPrChange>
                </w:rPr>
                <w:t>Deep Link (contextual)</w:t>
              </w:r>
            </w:ins>
          </w:p>
        </w:tc>
        <w:tc>
          <w:tcPr>
            <w:tcW w:w="2338" w:type="dxa"/>
          </w:tcPr>
          <w:p w14:paraId="52A92F3F" w14:textId="77777777" w:rsidR="00450BB6" w:rsidRPr="00450BB6" w:rsidRDefault="00450BB6" w:rsidP="008C6DA9">
            <w:pPr>
              <w:rPr>
                <w:ins w:id="3746" w:author="D'souza, Nigel [2]" w:date="2020-01-03T14:53:00Z"/>
                <w:rFonts w:ascii="Georgia" w:hAnsi="Georgia"/>
                <w:color w:val="282625"/>
                <w:szCs w:val="20"/>
                <w:shd w:val="clear" w:color="auto" w:fill="FFFFFF"/>
                <w:rPrChange w:id="3747" w:author="D'souza, Nigel [2]" w:date="2020-01-03T14:54:00Z">
                  <w:rPr>
                    <w:ins w:id="3748" w:author="D'souza, Nigel [2]" w:date="2020-01-03T14:53:00Z"/>
                    <w:rFonts w:ascii="Georgia" w:hAnsi="Georgia"/>
                    <w:color w:val="282625"/>
                    <w:sz w:val="23"/>
                    <w:szCs w:val="23"/>
                    <w:shd w:val="clear" w:color="auto" w:fill="FFFFFF"/>
                  </w:rPr>
                </w:rPrChange>
              </w:rPr>
            </w:pPr>
            <w:ins w:id="3749" w:author="D'souza, Nigel [2]" w:date="2020-01-03T14:53:00Z">
              <w:r w:rsidRPr="00450BB6">
                <w:rPr>
                  <w:rFonts w:ascii="Georgia" w:hAnsi="Georgia"/>
                  <w:color w:val="282625"/>
                  <w:szCs w:val="20"/>
                  <w:shd w:val="clear" w:color="auto" w:fill="FFFFFF"/>
                  <w:rPrChange w:id="3750" w:author="D'souza, Nigel [2]" w:date="2020-01-03T14:54:00Z">
                    <w:rPr>
                      <w:rFonts w:ascii="Georgia" w:hAnsi="Georgia"/>
                      <w:color w:val="282625"/>
                      <w:sz w:val="23"/>
                      <w:szCs w:val="23"/>
                      <w:shd w:val="clear" w:color="auto" w:fill="FFFFFF"/>
                    </w:rPr>
                  </w:rPrChange>
                </w:rPr>
                <w:t xml:space="preserve">HTTPS (SAML2 SSO SP initiated SSO – Shibboleth active mode  </w:t>
              </w:r>
            </w:ins>
          </w:p>
          <w:p w14:paraId="3F8678C6" w14:textId="77777777" w:rsidR="00450BB6" w:rsidRPr="00450BB6" w:rsidRDefault="00450BB6" w:rsidP="008C6DA9">
            <w:pPr>
              <w:rPr>
                <w:ins w:id="3751" w:author="D'souza, Nigel [2]" w:date="2020-01-03T14:53:00Z"/>
                <w:rFonts w:ascii="Georgia" w:hAnsi="Georgia"/>
                <w:color w:val="282625"/>
                <w:szCs w:val="20"/>
                <w:shd w:val="clear" w:color="auto" w:fill="FFFFFF"/>
                <w:rPrChange w:id="3752" w:author="D'souza, Nigel [2]" w:date="2020-01-03T14:54:00Z">
                  <w:rPr>
                    <w:ins w:id="3753" w:author="D'souza, Nigel [2]" w:date="2020-01-03T14:53:00Z"/>
                    <w:rFonts w:ascii="Georgia" w:hAnsi="Georgia"/>
                    <w:color w:val="282625"/>
                    <w:sz w:val="23"/>
                    <w:szCs w:val="23"/>
                    <w:shd w:val="clear" w:color="auto" w:fill="FFFFFF"/>
                  </w:rPr>
                </w:rPrChange>
              </w:rPr>
            </w:pPr>
            <w:ins w:id="3754" w:author="D'souza, Nigel [2]" w:date="2020-01-03T14:53:00Z">
              <w:r w:rsidRPr="00450BB6">
                <w:rPr>
                  <w:rFonts w:ascii="Georgia" w:hAnsi="Georgia"/>
                  <w:color w:val="282625"/>
                  <w:szCs w:val="20"/>
                  <w:shd w:val="clear" w:color="auto" w:fill="FFFFFF"/>
                  <w:rPrChange w:id="3755" w:author="D'souza, Nigel [2]" w:date="2020-01-03T14:54:00Z">
                    <w:rPr>
                      <w:rFonts w:ascii="Georgia" w:hAnsi="Georgia"/>
                      <w:color w:val="282625"/>
                      <w:sz w:val="23"/>
                      <w:szCs w:val="23"/>
                      <w:shd w:val="clear" w:color="auto" w:fill="FFFFFF"/>
                    </w:rPr>
                  </w:rPrChange>
                </w:rPr>
                <w:t>/</w:t>
              </w:r>
              <w:proofErr w:type="spellStart"/>
              <w:r w:rsidRPr="00450BB6">
                <w:rPr>
                  <w:rFonts w:ascii="Georgia" w:hAnsi="Georgia"/>
                  <w:color w:val="282625"/>
                  <w:szCs w:val="20"/>
                  <w:shd w:val="clear" w:color="auto" w:fill="FFFFFF"/>
                  <w:rPrChange w:id="3756" w:author="D'souza, Nigel [2]" w:date="2020-01-03T14:54:00Z">
                    <w:rPr>
                      <w:rFonts w:ascii="Georgia" w:hAnsi="Georgia"/>
                      <w:color w:val="282625"/>
                      <w:sz w:val="23"/>
                      <w:szCs w:val="23"/>
                      <w:shd w:val="clear" w:color="auto" w:fill="FFFFFF"/>
                    </w:rPr>
                  </w:rPrChange>
                </w:rPr>
                <w:t>ui</w:t>
              </w:r>
              <w:proofErr w:type="spellEnd"/>
              <w:r w:rsidRPr="00450BB6">
                <w:rPr>
                  <w:rFonts w:ascii="Georgia" w:hAnsi="Georgia"/>
                  <w:color w:val="282625"/>
                  <w:szCs w:val="20"/>
                  <w:shd w:val="clear" w:color="auto" w:fill="FFFFFF"/>
                  <w:rPrChange w:id="3757" w:author="D'souza, Nigel [2]" w:date="2020-01-03T14:54:00Z">
                    <w:rPr>
                      <w:rFonts w:ascii="Georgia" w:hAnsi="Georgia"/>
                      <w:color w:val="282625"/>
                      <w:sz w:val="23"/>
                      <w:szCs w:val="23"/>
                      <w:shd w:val="clear" w:color="auto" w:fill="FFFFFF"/>
                    </w:rPr>
                  </w:rPrChange>
                </w:rPr>
                <w:t>-portal)</w:t>
              </w:r>
            </w:ins>
          </w:p>
        </w:tc>
        <w:tc>
          <w:tcPr>
            <w:tcW w:w="2338" w:type="dxa"/>
          </w:tcPr>
          <w:p w14:paraId="24D42B8F" w14:textId="77777777" w:rsidR="00450BB6" w:rsidRPr="00450BB6" w:rsidRDefault="00450BB6" w:rsidP="008C6DA9">
            <w:pPr>
              <w:rPr>
                <w:ins w:id="3758" w:author="D'souza, Nigel [2]" w:date="2020-01-03T14:53:00Z"/>
                <w:rFonts w:ascii="Georgia" w:hAnsi="Georgia"/>
                <w:color w:val="282625"/>
                <w:szCs w:val="20"/>
                <w:shd w:val="clear" w:color="auto" w:fill="FFFFFF"/>
                <w:rPrChange w:id="3759" w:author="D'souza, Nigel [2]" w:date="2020-01-03T14:54:00Z">
                  <w:rPr>
                    <w:ins w:id="3760" w:author="D'souza, Nigel [2]" w:date="2020-01-03T14:53:00Z"/>
                    <w:rFonts w:ascii="Georgia" w:hAnsi="Georgia"/>
                    <w:color w:val="282625"/>
                    <w:sz w:val="23"/>
                    <w:szCs w:val="23"/>
                    <w:shd w:val="clear" w:color="auto" w:fill="FFFFFF"/>
                  </w:rPr>
                </w:rPrChange>
              </w:rPr>
            </w:pPr>
            <w:ins w:id="3761" w:author="D'souza, Nigel [2]" w:date="2020-01-03T14:53:00Z">
              <w:r w:rsidRPr="00450BB6">
                <w:rPr>
                  <w:rFonts w:ascii="Georgia" w:hAnsi="Georgia"/>
                  <w:color w:val="282625"/>
                  <w:szCs w:val="20"/>
                  <w:shd w:val="clear" w:color="auto" w:fill="FFFFFF"/>
                  <w:rPrChange w:id="3762" w:author="D'souza, Nigel [2]" w:date="2020-01-03T14:54:00Z">
                    <w:rPr>
                      <w:rFonts w:ascii="Georgia" w:hAnsi="Georgia"/>
                      <w:color w:val="282625"/>
                      <w:sz w:val="23"/>
                      <w:szCs w:val="23"/>
                      <w:shd w:val="clear" w:color="auto" w:fill="FFFFFF"/>
                    </w:rPr>
                  </w:rPrChange>
                </w:rPr>
                <w:t>Internet (Public)</w:t>
              </w:r>
            </w:ins>
          </w:p>
        </w:tc>
      </w:tr>
      <w:tr w:rsidR="00450BB6" w:rsidRPr="00450BB6" w14:paraId="0A496D1C" w14:textId="77777777" w:rsidTr="008C6DA9">
        <w:trPr>
          <w:ins w:id="3763" w:author="D'souza, Nigel [2]" w:date="2020-01-03T14:53:00Z"/>
        </w:trPr>
        <w:tc>
          <w:tcPr>
            <w:tcW w:w="2337" w:type="dxa"/>
          </w:tcPr>
          <w:p w14:paraId="2BF1796F" w14:textId="77777777" w:rsidR="00450BB6" w:rsidRPr="00450BB6" w:rsidRDefault="00450BB6" w:rsidP="008C6DA9">
            <w:pPr>
              <w:rPr>
                <w:ins w:id="3764" w:author="D'souza, Nigel [2]" w:date="2020-01-03T14:53:00Z"/>
                <w:rFonts w:ascii="Georgia" w:hAnsi="Georgia"/>
                <w:color w:val="282625"/>
                <w:szCs w:val="20"/>
                <w:shd w:val="clear" w:color="auto" w:fill="FFFFFF"/>
                <w:rPrChange w:id="3765" w:author="D'souza, Nigel [2]" w:date="2020-01-03T14:54:00Z">
                  <w:rPr>
                    <w:ins w:id="3766" w:author="D'souza, Nigel [2]" w:date="2020-01-03T14:53:00Z"/>
                    <w:rFonts w:ascii="Georgia" w:hAnsi="Georgia"/>
                    <w:color w:val="282625"/>
                    <w:sz w:val="23"/>
                    <w:szCs w:val="23"/>
                    <w:shd w:val="clear" w:color="auto" w:fill="FFFFFF"/>
                  </w:rPr>
                </w:rPrChange>
              </w:rPr>
            </w:pPr>
            <w:ins w:id="3767" w:author="D'souza, Nigel [2]" w:date="2020-01-03T14:53:00Z">
              <w:r w:rsidRPr="00450BB6">
                <w:rPr>
                  <w:rFonts w:ascii="Georgia" w:hAnsi="Georgia"/>
                  <w:color w:val="282625"/>
                  <w:szCs w:val="20"/>
                  <w:shd w:val="clear" w:color="auto" w:fill="FFFFFF"/>
                  <w:rPrChange w:id="3768" w:author="D'souza, Nigel [2]" w:date="2020-01-03T14:54:00Z">
                    <w:rPr>
                      <w:rFonts w:ascii="Georgia" w:hAnsi="Georgia"/>
                      <w:color w:val="282625"/>
                      <w:sz w:val="23"/>
                      <w:szCs w:val="23"/>
                      <w:shd w:val="clear" w:color="auto" w:fill="FFFFFF"/>
                    </w:rPr>
                  </w:rPrChange>
                </w:rPr>
                <w:t xml:space="preserve">Financial </w:t>
              </w:r>
              <w:proofErr w:type="spellStart"/>
              <w:r w:rsidRPr="00450BB6">
                <w:rPr>
                  <w:rFonts w:ascii="Georgia" w:hAnsi="Georgia"/>
                  <w:color w:val="282625"/>
                  <w:szCs w:val="20"/>
                  <w:shd w:val="clear" w:color="auto" w:fill="FFFFFF"/>
                  <w:rPrChange w:id="3769" w:author="D'souza, Nigel [2]" w:date="2020-01-03T14:54:00Z">
                    <w:rPr>
                      <w:rFonts w:ascii="Georgia" w:hAnsi="Georgia"/>
                      <w:color w:val="282625"/>
                      <w:sz w:val="23"/>
                      <w:szCs w:val="23"/>
                      <w:shd w:val="clear" w:color="auto" w:fill="FFFFFF"/>
                    </w:rPr>
                  </w:rPrChange>
                </w:rPr>
                <w:t>Center</w:t>
              </w:r>
              <w:proofErr w:type="spellEnd"/>
              <w:r w:rsidRPr="00450BB6">
                <w:rPr>
                  <w:rFonts w:ascii="Georgia" w:hAnsi="Georgia"/>
                  <w:color w:val="282625"/>
                  <w:szCs w:val="20"/>
                  <w:shd w:val="clear" w:color="auto" w:fill="FFFFFF"/>
                  <w:rPrChange w:id="3770" w:author="D'souza, Nigel [2]" w:date="2020-01-03T14:54:00Z">
                    <w:rPr>
                      <w:rFonts w:ascii="Georgia" w:hAnsi="Georgia"/>
                      <w:color w:val="282625"/>
                      <w:sz w:val="23"/>
                      <w:szCs w:val="23"/>
                      <w:shd w:val="clear" w:color="auto" w:fill="FFFFFF"/>
                    </w:rPr>
                  </w:rPrChange>
                </w:rPr>
                <w:t xml:space="preserve"> dashboard widget services</w:t>
              </w:r>
            </w:ins>
          </w:p>
        </w:tc>
        <w:tc>
          <w:tcPr>
            <w:tcW w:w="2337" w:type="dxa"/>
          </w:tcPr>
          <w:p w14:paraId="69CC5DD4" w14:textId="77777777" w:rsidR="00450BB6" w:rsidRPr="00450BB6" w:rsidRDefault="00450BB6" w:rsidP="008C6DA9">
            <w:pPr>
              <w:rPr>
                <w:ins w:id="3771" w:author="D'souza, Nigel [2]" w:date="2020-01-03T14:53:00Z"/>
                <w:rFonts w:ascii="Georgia" w:hAnsi="Georgia"/>
                <w:color w:val="282625"/>
                <w:szCs w:val="20"/>
                <w:shd w:val="clear" w:color="auto" w:fill="FFFFFF"/>
                <w:rPrChange w:id="3772" w:author="D'souza, Nigel [2]" w:date="2020-01-03T14:54:00Z">
                  <w:rPr>
                    <w:ins w:id="3773" w:author="D'souza, Nigel [2]" w:date="2020-01-03T14:53:00Z"/>
                    <w:rFonts w:ascii="Georgia" w:hAnsi="Georgia"/>
                    <w:color w:val="282625"/>
                    <w:sz w:val="23"/>
                    <w:szCs w:val="23"/>
                    <w:shd w:val="clear" w:color="auto" w:fill="FFFFFF"/>
                  </w:rPr>
                </w:rPrChange>
              </w:rPr>
            </w:pPr>
            <w:ins w:id="3774" w:author="D'souza, Nigel [2]" w:date="2020-01-03T14:53:00Z">
              <w:r w:rsidRPr="00450BB6">
                <w:rPr>
                  <w:rFonts w:ascii="Georgia" w:hAnsi="Georgia"/>
                  <w:color w:val="282625"/>
                  <w:szCs w:val="20"/>
                  <w:shd w:val="clear" w:color="auto" w:fill="FFFFFF"/>
                  <w:rPrChange w:id="3775" w:author="D'souza, Nigel [2]" w:date="2020-01-03T14:54:00Z">
                    <w:rPr>
                      <w:rFonts w:ascii="Georgia" w:hAnsi="Georgia"/>
                      <w:color w:val="282625"/>
                      <w:sz w:val="23"/>
                      <w:szCs w:val="23"/>
                      <w:shd w:val="clear" w:color="auto" w:fill="FFFFFF"/>
                    </w:rPr>
                  </w:rPrChange>
                </w:rPr>
                <w:t>Stateless Restful calls</w:t>
              </w:r>
            </w:ins>
          </w:p>
        </w:tc>
        <w:tc>
          <w:tcPr>
            <w:tcW w:w="2338" w:type="dxa"/>
          </w:tcPr>
          <w:p w14:paraId="60388B4B" w14:textId="77777777" w:rsidR="00450BB6" w:rsidRPr="00450BB6" w:rsidRDefault="00450BB6" w:rsidP="008C6DA9">
            <w:pPr>
              <w:rPr>
                <w:ins w:id="3776" w:author="D'souza, Nigel [2]" w:date="2020-01-03T14:53:00Z"/>
                <w:rFonts w:ascii="Georgia" w:hAnsi="Georgia"/>
                <w:color w:val="282625"/>
                <w:szCs w:val="20"/>
                <w:shd w:val="clear" w:color="auto" w:fill="FFFFFF"/>
                <w:rPrChange w:id="3777" w:author="D'souza, Nigel [2]" w:date="2020-01-03T14:54:00Z">
                  <w:rPr>
                    <w:ins w:id="3778" w:author="D'souza, Nigel [2]" w:date="2020-01-03T14:53:00Z"/>
                    <w:rFonts w:ascii="Georgia" w:hAnsi="Georgia"/>
                    <w:color w:val="282625"/>
                    <w:sz w:val="23"/>
                    <w:szCs w:val="23"/>
                    <w:shd w:val="clear" w:color="auto" w:fill="FFFFFF"/>
                  </w:rPr>
                </w:rPrChange>
              </w:rPr>
            </w:pPr>
            <w:ins w:id="3779" w:author="D'souza, Nigel [2]" w:date="2020-01-03T14:53:00Z">
              <w:r w:rsidRPr="00450BB6">
                <w:rPr>
                  <w:rFonts w:ascii="Georgia" w:hAnsi="Georgia"/>
                  <w:color w:val="282625"/>
                  <w:szCs w:val="20"/>
                  <w:shd w:val="clear" w:color="auto" w:fill="FFFFFF"/>
                  <w:rPrChange w:id="3780" w:author="D'souza, Nigel [2]" w:date="2020-01-03T14:54:00Z">
                    <w:rPr>
                      <w:rFonts w:ascii="Georgia" w:hAnsi="Georgia"/>
                      <w:color w:val="282625"/>
                      <w:sz w:val="23"/>
                      <w:szCs w:val="23"/>
                      <w:shd w:val="clear" w:color="auto" w:fill="FFFFFF"/>
                    </w:rPr>
                  </w:rPrChange>
                </w:rPr>
                <w:t>HTTPS (user SSOID passed in the http header)</w:t>
              </w:r>
            </w:ins>
          </w:p>
        </w:tc>
        <w:tc>
          <w:tcPr>
            <w:tcW w:w="2338" w:type="dxa"/>
          </w:tcPr>
          <w:p w14:paraId="7444B10E" w14:textId="77777777" w:rsidR="00450BB6" w:rsidRPr="00450BB6" w:rsidRDefault="00450BB6" w:rsidP="008C6DA9">
            <w:pPr>
              <w:rPr>
                <w:ins w:id="3781" w:author="D'souza, Nigel [2]" w:date="2020-01-03T14:53:00Z"/>
                <w:rFonts w:ascii="Georgia" w:hAnsi="Georgia"/>
                <w:color w:val="282625"/>
                <w:szCs w:val="20"/>
                <w:shd w:val="clear" w:color="auto" w:fill="FFFFFF"/>
                <w:rPrChange w:id="3782" w:author="D'souza, Nigel [2]" w:date="2020-01-03T14:54:00Z">
                  <w:rPr>
                    <w:ins w:id="3783" w:author="D'souza, Nigel [2]" w:date="2020-01-03T14:53:00Z"/>
                    <w:rFonts w:ascii="Georgia" w:hAnsi="Georgia"/>
                    <w:color w:val="282625"/>
                    <w:sz w:val="23"/>
                    <w:szCs w:val="23"/>
                    <w:shd w:val="clear" w:color="auto" w:fill="FFFFFF"/>
                  </w:rPr>
                </w:rPrChange>
              </w:rPr>
            </w:pPr>
            <w:ins w:id="3784" w:author="D'souza, Nigel [2]" w:date="2020-01-03T14:53:00Z">
              <w:r w:rsidRPr="00450BB6">
                <w:rPr>
                  <w:rFonts w:ascii="Georgia" w:hAnsi="Georgia"/>
                  <w:color w:val="282625"/>
                  <w:szCs w:val="20"/>
                  <w:shd w:val="clear" w:color="auto" w:fill="FFFFFF"/>
                  <w:rPrChange w:id="3785" w:author="D'souza, Nigel [2]" w:date="2020-01-03T14:54:00Z">
                    <w:rPr>
                      <w:rFonts w:ascii="Georgia" w:hAnsi="Georgia"/>
                      <w:color w:val="282625"/>
                      <w:sz w:val="23"/>
                      <w:szCs w:val="23"/>
                      <w:shd w:val="clear" w:color="auto" w:fill="FFFFFF"/>
                    </w:rPr>
                  </w:rPrChange>
                </w:rPr>
                <w:t xml:space="preserve">Private line (MUFG </w:t>
              </w:r>
              <w:proofErr w:type="spellStart"/>
              <w:r w:rsidRPr="00450BB6">
                <w:rPr>
                  <w:rFonts w:ascii="Georgia" w:hAnsi="Georgia"/>
                  <w:color w:val="282625"/>
                  <w:szCs w:val="20"/>
                  <w:shd w:val="clear" w:color="auto" w:fill="FFFFFF"/>
                  <w:rPrChange w:id="3786" w:author="D'souza, Nigel [2]" w:date="2020-01-03T14:54:00Z">
                    <w:rPr>
                      <w:rFonts w:ascii="Georgia" w:hAnsi="Georgia"/>
                      <w:color w:val="282625"/>
                      <w:sz w:val="23"/>
                      <w:szCs w:val="23"/>
                      <w:shd w:val="clear" w:color="auto" w:fill="FFFFFF"/>
                    </w:rPr>
                  </w:rPrChange>
                </w:rPr>
                <w:t>datacenter</w:t>
              </w:r>
              <w:proofErr w:type="spellEnd"/>
              <w:r w:rsidRPr="00450BB6">
                <w:rPr>
                  <w:rFonts w:ascii="Georgia" w:hAnsi="Georgia"/>
                  <w:color w:val="282625"/>
                  <w:szCs w:val="20"/>
                  <w:shd w:val="clear" w:color="auto" w:fill="FFFFFF"/>
                  <w:rPrChange w:id="3787" w:author="D'souza, Nigel [2]" w:date="2020-01-03T14:54:00Z">
                    <w:rPr>
                      <w:rFonts w:ascii="Georgia" w:hAnsi="Georgia"/>
                      <w:color w:val="282625"/>
                      <w:sz w:val="23"/>
                      <w:szCs w:val="23"/>
                      <w:shd w:val="clear" w:color="auto" w:fill="FFFFFF"/>
                    </w:rPr>
                  </w:rPrChange>
                </w:rPr>
                <w:t xml:space="preserve"> - MPLS)</w:t>
              </w:r>
            </w:ins>
          </w:p>
        </w:tc>
      </w:tr>
    </w:tbl>
    <w:p w14:paraId="3DEB8AF0" w14:textId="77777777" w:rsidR="00450BB6" w:rsidRPr="008C6DA9" w:rsidRDefault="00450BB6" w:rsidP="00450BB6">
      <w:pPr>
        <w:rPr>
          <w:ins w:id="3788" w:author="D'souza, Nigel [2]" w:date="2020-01-03T14:53:00Z"/>
          <w:szCs w:val="20"/>
        </w:rPr>
      </w:pPr>
    </w:p>
    <w:p w14:paraId="0725C72A" w14:textId="77777777" w:rsidR="00BC4C26" w:rsidRPr="008C6DA9" w:rsidRDefault="00BC4C26" w:rsidP="00BC4C26">
      <w:pPr>
        <w:pStyle w:val="NormalIndent"/>
        <w:rPr>
          <w:szCs w:val="18"/>
        </w:rPr>
      </w:pPr>
    </w:p>
    <w:p w14:paraId="4F564AB5" w14:textId="77777777" w:rsidR="00BC4C26" w:rsidRPr="008C6DA9" w:rsidRDefault="00BC4C26" w:rsidP="00BC4C26">
      <w:pPr>
        <w:pStyle w:val="NormalIndent"/>
        <w:rPr>
          <w:szCs w:val="18"/>
        </w:rPr>
      </w:pPr>
    </w:p>
    <w:p w14:paraId="3C7CE14A" w14:textId="77777777" w:rsidR="00BC4C26" w:rsidRPr="008C6DA9" w:rsidRDefault="00BC4C26" w:rsidP="00BC4C26">
      <w:pPr>
        <w:pStyle w:val="NormalIndent"/>
        <w:rPr>
          <w:szCs w:val="18"/>
        </w:rPr>
      </w:pPr>
    </w:p>
    <w:p w14:paraId="1DDB9E10" w14:textId="77777777" w:rsidR="00BC4C26" w:rsidRDefault="00BC4C26" w:rsidP="00BC4C26">
      <w:pPr>
        <w:pStyle w:val="NormalIndent"/>
      </w:pPr>
    </w:p>
    <w:p w14:paraId="0D4B9EE9" w14:textId="77777777" w:rsidR="00BC4C26" w:rsidRDefault="00BC4C26" w:rsidP="00BC4C26">
      <w:pPr>
        <w:pStyle w:val="NormalIndent"/>
      </w:pPr>
    </w:p>
    <w:p w14:paraId="291C14FB" w14:textId="77777777" w:rsidR="00BC4C26" w:rsidRDefault="00BC4C26" w:rsidP="00BC4C26">
      <w:pPr>
        <w:pStyle w:val="NormalIndent"/>
      </w:pPr>
    </w:p>
    <w:p w14:paraId="355DADD6" w14:textId="77777777" w:rsidR="00BC4C26" w:rsidRDefault="00BC4C26" w:rsidP="00BC4C26">
      <w:pPr>
        <w:pStyle w:val="NormalIndent"/>
      </w:pPr>
    </w:p>
    <w:p w14:paraId="65E2BD9C" w14:textId="77777777" w:rsidR="00BC4C26" w:rsidRDefault="00BC4C26" w:rsidP="00BC4C26">
      <w:pPr>
        <w:pStyle w:val="NormalIndent"/>
      </w:pPr>
    </w:p>
    <w:p w14:paraId="469105D4" w14:textId="77777777" w:rsidR="00BC4C26" w:rsidRDefault="00BC4C26" w:rsidP="00BC4C26">
      <w:pPr>
        <w:pStyle w:val="NormalIndent"/>
      </w:pPr>
    </w:p>
    <w:p w14:paraId="44996F08" w14:textId="77777777" w:rsidR="00BC4C26" w:rsidRDefault="00BC4C26" w:rsidP="00BC4C26">
      <w:pPr>
        <w:pStyle w:val="NormalIndent"/>
      </w:pPr>
    </w:p>
    <w:p w14:paraId="4D4557A7" w14:textId="77777777" w:rsidR="000D1F27" w:rsidRDefault="000D1F27">
      <w:pPr>
        <w:rPr>
          <w:sz w:val="18"/>
          <w:szCs w:val="20"/>
        </w:rPr>
      </w:pPr>
      <w:r>
        <w:br w:type="page"/>
      </w:r>
    </w:p>
    <w:p w14:paraId="78408206" w14:textId="77777777" w:rsidR="00BC4C26" w:rsidRDefault="00BC4C26" w:rsidP="00BC4C26">
      <w:pPr>
        <w:pStyle w:val="NormalIndent"/>
        <w:ind w:left="0"/>
      </w:pPr>
      <w:r>
        <w:lastRenderedPageBreak/>
        <w:t xml:space="preserve">It is anticipated that as part of the bank and client admin application, the RSA token management function will be utilized.  Below is a high-level summary diagram of that product </w:t>
      </w:r>
      <w:commentRangeStart w:id="3789"/>
      <w:r>
        <w:t>function</w:t>
      </w:r>
      <w:commentRangeEnd w:id="3789"/>
      <w:r w:rsidR="00236ED4">
        <w:rPr>
          <w:rStyle w:val="CommentReference"/>
          <w:lang w:val="en-GB"/>
        </w:rPr>
        <w:commentReference w:id="3789"/>
      </w:r>
      <w:r>
        <w:t>.</w:t>
      </w:r>
      <w:bookmarkStart w:id="3790" w:name="_Toc447174661"/>
    </w:p>
    <w:p w14:paraId="5DC910A5" w14:textId="77777777" w:rsidR="00BC4C26" w:rsidRDefault="00BC4C26" w:rsidP="00BC4C26">
      <w:pPr>
        <w:pStyle w:val="NormalIndent"/>
        <w:ind w:left="0"/>
      </w:pPr>
    </w:p>
    <w:p w14:paraId="05907C83" w14:textId="77777777" w:rsidR="00BC4C26" w:rsidRDefault="00BC4C26" w:rsidP="00BC4C26">
      <w:pPr>
        <w:pStyle w:val="NormalIndent"/>
        <w:ind w:left="0"/>
        <w:jc w:val="center"/>
      </w:pPr>
      <w:r>
        <w:rPr>
          <w:noProof/>
          <w:lang w:val="en-US"/>
        </w:rPr>
        <w:drawing>
          <wp:inline distT="0" distB="0" distL="0" distR="0" wp14:anchorId="033E9AEE" wp14:editId="13CA453A">
            <wp:extent cx="3435350" cy="32454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35350" cy="3245485"/>
                    </a:xfrm>
                    <a:prstGeom prst="rect">
                      <a:avLst/>
                    </a:prstGeom>
                    <a:noFill/>
                    <a:ln>
                      <a:noFill/>
                    </a:ln>
                  </pic:spPr>
                </pic:pic>
              </a:graphicData>
            </a:graphic>
          </wp:inline>
        </w:drawing>
      </w:r>
    </w:p>
    <w:p w14:paraId="130556A7" w14:textId="77777777" w:rsidR="00483E58" w:rsidDel="0035265C" w:rsidRDefault="0035265C">
      <w:pPr>
        <w:rPr>
          <w:del w:id="3791" w:author="D'souza, Nigel" w:date="2019-08-28T15:39:00Z"/>
          <w:rFonts w:ascii="Arial Narrow" w:hAnsi="Arial Narrow"/>
          <w:b/>
          <w:bCs/>
          <w:color w:val="003366"/>
          <w:sz w:val="32"/>
        </w:rPr>
        <w:pPrChange w:id="3792" w:author="D'souza, Nigel" w:date="2019-08-28T15:39:00Z">
          <w:pPr>
            <w:pStyle w:val="NormalIndent"/>
            <w:ind w:left="0"/>
            <w:jc w:val="center"/>
          </w:pPr>
        </w:pPrChange>
      </w:pPr>
      <w:ins w:id="3793" w:author="D'souza, Nigel" w:date="2019-08-28T15:35:00Z">
        <w:r>
          <w:rPr>
            <w:rFonts w:ascii="Arial Narrow" w:hAnsi="Arial Narrow"/>
            <w:b/>
            <w:bCs/>
            <w:color w:val="003366"/>
            <w:sz w:val="32"/>
          </w:rPr>
          <w:br w:type="page"/>
        </w:r>
      </w:ins>
    </w:p>
    <w:p w14:paraId="4EDA0CD3" w14:textId="77777777" w:rsidR="0035265C" w:rsidRDefault="00BC4C26">
      <w:pPr>
        <w:rPr>
          <w:ins w:id="3794" w:author="D'souza, Nigel" w:date="2019-08-28T15:39:00Z"/>
        </w:rPr>
      </w:pPr>
      <w:del w:id="3795" w:author="D'souza, Nigel" w:date="2019-08-28T15:36:00Z">
        <w:r w:rsidDel="0035265C">
          <w:br w:type="page"/>
        </w:r>
      </w:del>
    </w:p>
    <w:p w14:paraId="1E2AD16C" w14:textId="77777777" w:rsidR="0035265C" w:rsidRDefault="0035265C" w:rsidP="0035265C">
      <w:pPr>
        <w:pStyle w:val="Heading1"/>
        <w:pageBreakBefore w:val="0"/>
        <w:numPr>
          <w:ilvl w:val="2"/>
          <w:numId w:val="2"/>
        </w:numPr>
        <w:rPr>
          <w:ins w:id="3796" w:author="D'souza, Nigel" w:date="2019-08-28T15:39:00Z"/>
        </w:rPr>
      </w:pPr>
      <w:bookmarkStart w:id="3797" w:name="_Toc28956475"/>
      <w:ins w:id="3798" w:author="D'souza, Nigel" w:date="2019-08-28T15:39:00Z">
        <w:r>
          <w:t>SSO/</w:t>
        </w:r>
        <w:commentRangeStart w:id="3799"/>
        <w:r>
          <w:t xml:space="preserve">Financial </w:t>
        </w:r>
        <w:proofErr w:type="spellStart"/>
        <w:r>
          <w:t>Center</w:t>
        </w:r>
        <w:proofErr w:type="spellEnd"/>
        <w:r>
          <w:t xml:space="preserve"> Service </w:t>
        </w:r>
      </w:ins>
      <w:commentRangeEnd w:id="3799"/>
      <w:r w:rsidR="00820888">
        <w:rPr>
          <w:rStyle w:val="CommentReference"/>
          <w:rFonts w:ascii="Arial" w:hAnsi="Arial"/>
          <w:b w:val="0"/>
          <w:bCs w:val="0"/>
          <w:color w:val="auto"/>
          <w:lang w:val="en-GB"/>
        </w:rPr>
        <w:commentReference w:id="3799"/>
      </w:r>
      <w:ins w:id="3800" w:author="D'souza, Nigel" w:date="2019-08-28T15:39:00Z">
        <w:r>
          <w:t>Requests (SOAP)</w:t>
        </w:r>
        <w:bookmarkEnd w:id="3797"/>
      </w:ins>
    </w:p>
    <w:p w14:paraId="6BB0DCBF" w14:textId="77777777" w:rsidR="0035265C" w:rsidRDefault="0035265C">
      <w:pPr>
        <w:rPr>
          <w:ins w:id="3801" w:author="D'souza, Nigel" w:date="2019-08-28T15:39:00Z"/>
        </w:rPr>
      </w:pPr>
    </w:p>
    <w:p w14:paraId="7B117448" w14:textId="77777777" w:rsidR="0035265C" w:rsidRDefault="0035265C">
      <w:pPr>
        <w:rPr>
          <w:ins w:id="3802" w:author="D'souza, Nigel" w:date="2019-08-28T15:38:00Z"/>
          <w:rFonts w:ascii="Arial Narrow" w:hAnsi="Arial Narrow"/>
          <w:b/>
          <w:bCs/>
          <w:color w:val="003366"/>
          <w:sz w:val="32"/>
        </w:rPr>
      </w:pPr>
    </w:p>
    <w:tbl>
      <w:tblPr>
        <w:tblStyle w:val="GridTable4-Accent11"/>
        <w:tblW w:w="8715" w:type="dxa"/>
        <w:tblLook w:val="04A0" w:firstRow="1" w:lastRow="0" w:firstColumn="1" w:lastColumn="0" w:noHBand="0" w:noVBand="1"/>
      </w:tblPr>
      <w:tblGrid>
        <w:gridCol w:w="2220"/>
        <w:gridCol w:w="2321"/>
        <w:gridCol w:w="4174"/>
      </w:tblGrid>
      <w:tr w:rsidR="00236ED4" w14:paraId="7011CC1B" w14:textId="77777777" w:rsidTr="00236ED4">
        <w:trPr>
          <w:cnfStyle w:val="100000000000" w:firstRow="1" w:lastRow="0" w:firstColumn="0" w:lastColumn="0" w:oddVBand="0" w:evenVBand="0" w:oddHBand="0" w:evenHBand="0" w:firstRowFirstColumn="0" w:firstRowLastColumn="0" w:lastRowFirstColumn="0" w:lastRowLastColumn="0"/>
          <w:trHeight w:val="765"/>
          <w:ins w:id="3803" w:author="D'souza, Nigel" w:date="2019-10-11T12:48:00Z"/>
        </w:trPr>
        <w:tc>
          <w:tcPr>
            <w:cnfStyle w:val="001000000000" w:firstRow="0" w:lastRow="0" w:firstColumn="1" w:lastColumn="0" w:oddVBand="0" w:evenVBand="0" w:oddHBand="0" w:evenHBand="0" w:firstRowFirstColumn="0" w:firstRowLastColumn="0" w:lastRowFirstColumn="0" w:lastRowLastColumn="0"/>
            <w:tcW w:w="2220" w:type="dxa"/>
            <w:noWrap/>
            <w:hideMark/>
          </w:tcPr>
          <w:p w14:paraId="67A6F9BF" w14:textId="77777777" w:rsidR="00236ED4" w:rsidRDefault="00236ED4" w:rsidP="00820888">
            <w:pPr>
              <w:jc w:val="center"/>
              <w:rPr>
                <w:ins w:id="3804" w:author="D'souza, Nigel" w:date="2019-10-11T12:48:00Z"/>
                <w:b w:val="0"/>
                <w:bCs w:val="0"/>
                <w:color w:val="000000"/>
              </w:rPr>
            </w:pPr>
            <w:ins w:id="3805" w:author="D'souza, Nigel" w:date="2019-10-11T12:48:00Z">
              <w:r>
                <w:rPr>
                  <w:b w:val="0"/>
                  <w:bCs w:val="0"/>
                  <w:color w:val="000000"/>
                </w:rPr>
                <w:t>Interface ID</w:t>
              </w:r>
            </w:ins>
          </w:p>
        </w:tc>
        <w:tc>
          <w:tcPr>
            <w:tcW w:w="2321" w:type="dxa"/>
            <w:noWrap/>
            <w:hideMark/>
          </w:tcPr>
          <w:p w14:paraId="0BC7FD84" w14:textId="77777777" w:rsidR="00236ED4" w:rsidRDefault="00236ED4" w:rsidP="00820888">
            <w:pPr>
              <w:jc w:val="center"/>
              <w:cnfStyle w:val="100000000000" w:firstRow="1" w:lastRow="0" w:firstColumn="0" w:lastColumn="0" w:oddVBand="0" w:evenVBand="0" w:oddHBand="0" w:evenHBand="0" w:firstRowFirstColumn="0" w:firstRowLastColumn="0" w:lastRowFirstColumn="0" w:lastRowLastColumn="0"/>
              <w:rPr>
                <w:ins w:id="3806" w:author="D'souza, Nigel" w:date="2019-10-11T12:48:00Z"/>
                <w:b w:val="0"/>
                <w:bCs w:val="0"/>
                <w:color w:val="000000"/>
              </w:rPr>
            </w:pPr>
            <w:commentRangeStart w:id="3807"/>
            <w:ins w:id="3808" w:author="D'souza, Nigel" w:date="2019-10-11T12:48:00Z">
              <w:r>
                <w:rPr>
                  <w:b w:val="0"/>
                  <w:bCs w:val="0"/>
                  <w:color w:val="000000"/>
                </w:rPr>
                <w:t>Interface</w:t>
              </w:r>
            </w:ins>
            <w:commentRangeEnd w:id="3807"/>
            <w:r>
              <w:rPr>
                <w:rStyle w:val="CommentReference"/>
                <w:b w:val="0"/>
                <w:bCs w:val="0"/>
                <w:color w:val="auto"/>
                <w:lang w:val="en-GB"/>
              </w:rPr>
              <w:commentReference w:id="3807"/>
            </w:r>
            <w:ins w:id="3809" w:author="D'souza, Nigel" w:date="2019-10-11T12:48:00Z">
              <w:r>
                <w:rPr>
                  <w:b w:val="0"/>
                  <w:bCs w:val="0"/>
                  <w:color w:val="000000"/>
                </w:rPr>
                <w:t xml:space="preserve"> Description</w:t>
              </w:r>
            </w:ins>
          </w:p>
        </w:tc>
        <w:tc>
          <w:tcPr>
            <w:tcW w:w="4174" w:type="dxa"/>
            <w:noWrap/>
            <w:hideMark/>
          </w:tcPr>
          <w:p w14:paraId="12555E5D" w14:textId="77777777" w:rsidR="00236ED4" w:rsidRDefault="00236ED4" w:rsidP="00820888">
            <w:pPr>
              <w:jc w:val="center"/>
              <w:cnfStyle w:val="100000000000" w:firstRow="1" w:lastRow="0" w:firstColumn="0" w:lastColumn="0" w:oddVBand="0" w:evenVBand="0" w:oddHBand="0" w:evenHBand="0" w:firstRowFirstColumn="0" w:firstRowLastColumn="0" w:lastRowFirstColumn="0" w:lastRowLastColumn="0"/>
              <w:rPr>
                <w:ins w:id="3810" w:author="D'souza, Nigel" w:date="2019-10-11T12:48:00Z"/>
                <w:b w:val="0"/>
                <w:bCs w:val="0"/>
                <w:color w:val="000000"/>
                <w:szCs w:val="20"/>
              </w:rPr>
            </w:pPr>
            <w:ins w:id="3811" w:author="D'souza, Nigel" w:date="2019-10-11T12:48:00Z">
              <w:r>
                <w:rPr>
                  <w:b w:val="0"/>
                  <w:bCs w:val="0"/>
                  <w:color w:val="000000"/>
                  <w:szCs w:val="20"/>
                </w:rPr>
                <w:t>Bottomline WSDL/Operation</w:t>
              </w:r>
            </w:ins>
          </w:p>
        </w:tc>
      </w:tr>
      <w:tr w:rsidR="00236ED4" w14:paraId="54966B4A" w14:textId="77777777" w:rsidTr="00236ED4">
        <w:trPr>
          <w:cnfStyle w:val="000000100000" w:firstRow="0" w:lastRow="0" w:firstColumn="0" w:lastColumn="0" w:oddVBand="0" w:evenVBand="0" w:oddHBand="1" w:evenHBand="0" w:firstRowFirstColumn="0" w:firstRowLastColumn="0" w:lastRowFirstColumn="0" w:lastRowLastColumn="0"/>
          <w:trHeight w:val="510"/>
          <w:ins w:id="3812" w:author="D'souza, Nigel" w:date="2019-10-11T12:48:00Z"/>
        </w:trPr>
        <w:tc>
          <w:tcPr>
            <w:cnfStyle w:val="001000000000" w:firstRow="0" w:lastRow="0" w:firstColumn="1" w:lastColumn="0" w:oddVBand="0" w:evenVBand="0" w:oddHBand="0" w:evenHBand="0" w:firstRowFirstColumn="0" w:firstRowLastColumn="0" w:lastRowFirstColumn="0" w:lastRowLastColumn="0"/>
            <w:tcW w:w="2220" w:type="dxa"/>
            <w:hideMark/>
          </w:tcPr>
          <w:p w14:paraId="75D01C18" w14:textId="77777777" w:rsidR="00236ED4" w:rsidRDefault="00236ED4" w:rsidP="00820888">
            <w:pPr>
              <w:jc w:val="center"/>
              <w:rPr>
                <w:ins w:id="3813" w:author="D'souza, Nigel" w:date="2019-10-11T12:48:00Z"/>
                <w:color w:val="000000"/>
                <w:szCs w:val="20"/>
              </w:rPr>
            </w:pPr>
            <w:ins w:id="3814" w:author="D'souza, Nigel" w:date="2019-10-11T12:48:00Z">
              <w:r>
                <w:rPr>
                  <w:color w:val="000000"/>
                  <w:szCs w:val="20"/>
                </w:rPr>
                <w:t>WCA-DTB-1025/WCA-DTB-1036(Comp API)</w:t>
              </w:r>
            </w:ins>
          </w:p>
        </w:tc>
        <w:tc>
          <w:tcPr>
            <w:tcW w:w="2321" w:type="dxa"/>
            <w:noWrap/>
            <w:hideMark/>
          </w:tcPr>
          <w:p w14:paraId="4BD2C153" w14:textId="77777777" w:rsidR="00236ED4" w:rsidRDefault="00236ED4" w:rsidP="00820888">
            <w:pPr>
              <w:jc w:val="center"/>
              <w:cnfStyle w:val="000000100000" w:firstRow="0" w:lastRow="0" w:firstColumn="0" w:lastColumn="0" w:oddVBand="0" w:evenVBand="0" w:oddHBand="1" w:evenHBand="0" w:firstRowFirstColumn="0" w:firstRowLastColumn="0" w:lastRowFirstColumn="0" w:lastRowLastColumn="0"/>
              <w:rPr>
                <w:ins w:id="3815" w:author="D'souza, Nigel" w:date="2019-10-11T12:48:00Z"/>
                <w:color w:val="000000"/>
                <w:szCs w:val="20"/>
              </w:rPr>
            </w:pPr>
            <w:ins w:id="3816" w:author="D'souza, Nigel" w:date="2019-10-11T12:48:00Z">
              <w:r>
                <w:rPr>
                  <w:color w:val="000000"/>
                  <w:szCs w:val="20"/>
                </w:rPr>
                <w:t>SSO Create Customer</w:t>
              </w:r>
            </w:ins>
          </w:p>
        </w:tc>
        <w:tc>
          <w:tcPr>
            <w:tcW w:w="4174" w:type="dxa"/>
            <w:noWrap/>
            <w:hideMark/>
          </w:tcPr>
          <w:p w14:paraId="6F4F69B0" w14:textId="77777777" w:rsidR="00236ED4" w:rsidRDefault="00236ED4" w:rsidP="00820888">
            <w:pPr>
              <w:cnfStyle w:val="000000100000" w:firstRow="0" w:lastRow="0" w:firstColumn="0" w:lastColumn="0" w:oddVBand="0" w:evenVBand="0" w:oddHBand="1" w:evenHBand="0" w:firstRowFirstColumn="0" w:firstRowLastColumn="0" w:lastRowFirstColumn="0" w:lastRowLastColumn="0"/>
              <w:rPr>
                <w:ins w:id="3817" w:author="D'souza, Nigel" w:date="2019-10-11T12:48:00Z"/>
                <w:color w:val="000000"/>
                <w:sz w:val="22"/>
                <w:szCs w:val="22"/>
              </w:rPr>
            </w:pPr>
            <w:proofErr w:type="spellStart"/>
            <w:ins w:id="3818" w:author="D'souza, Nigel" w:date="2019-10-11T12:48:00Z">
              <w:r>
                <w:rPr>
                  <w:color w:val="000000"/>
                </w:rPr>
                <w:t>UserGroupMaintServic</w:t>
              </w:r>
              <w:proofErr w:type="spellEnd"/>
              <w:r>
                <w:rPr>
                  <w:color w:val="000000"/>
                </w:rPr>
                <w:t>/</w:t>
              </w:r>
              <w:proofErr w:type="spellStart"/>
              <w:r>
                <w:rPr>
                  <w:color w:val="000000"/>
                </w:rPr>
                <w:t>createUserGroup</w:t>
              </w:r>
              <w:proofErr w:type="spellEnd"/>
            </w:ins>
          </w:p>
        </w:tc>
      </w:tr>
      <w:tr w:rsidR="00236ED4" w14:paraId="6D1EDF30" w14:textId="77777777" w:rsidTr="00236ED4">
        <w:trPr>
          <w:trHeight w:val="300"/>
          <w:ins w:id="3819" w:author="D'souza, Nigel" w:date="2019-10-11T12:48:00Z"/>
        </w:trPr>
        <w:tc>
          <w:tcPr>
            <w:cnfStyle w:val="001000000000" w:firstRow="0" w:lastRow="0" w:firstColumn="1" w:lastColumn="0" w:oddVBand="0" w:evenVBand="0" w:oddHBand="0" w:evenHBand="0" w:firstRowFirstColumn="0" w:firstRowLastColumn="0" w:lastRowFirstColumn="0" w:lastRowLastColumn="0"/>
            <w:tcW w:w="2220" w:type="dxa"/>
            <w:noWrap/>
            <w:hideMark/>
          </w:tcPr>
          <w:p w14:paraId="299ED485" w14:textId="77777777" w:rsidR="00236ED4" w:rsidRDefault="00236ED4" w:rsidP="00820888">
            <w:pPr>
              <w:jc w:val="center"/>
              <w:rPr>
                <w:ins w:id="3820" w:author="D'souza, Nigel" w:date="2019-10-11T12:48:00Z"/>
                <w:color w:val="000000"/>
                <w:szCs w:val="20"/>
              </w:rPr>
            </w:pPr>
            <w:ins w:id="3821" w:author="D'souza, Nigel" w:date="2019-10-11T12:48:00Z">
              <w:r>
                <w:rPr>
                  <w:color w:val="000000"/>
                  <w:szCs w:val="20"/>
                </w:rPr>
                <w:t>WCA-DTB-1028</w:t>
              </w:r>
            </w:ins>
          </w:p>
        </w:tc>
        <w:tc>
          <w:tcPr>
            <w:tcW w:w="2321" w:type="dxa"/>
            <w:noWrap/>
            <w:hideMark/>
          </w:tcPr>
          <w:p w14:paraId="4D4BB59A" w14:textId="77777777" w:rsidR="00236ED4" w:rsidRDefault="00236ED4" w:rsidP="00820888">
            <w:pPr>
              <w:jc w:val="center"/>
              <w:cnfStyle w:val="000000000000" w:firstRow="0" w:lastRow="0" w:firstColumn="0" w:lastColumn="0" w:oddVBand="0" w:evenVBand="0" w:oddHBand="0" w:evenHBand="0" w:firstRowFirstColumn="0" w:firstRowLastColumn="0" w:lastRowFirstColumn="0" w:lastRowLastColumn="0"/>
              <w:rPr>
                <w:ins w:id="3822" w:author="D'souza, Nigel" w:date="2019-10-11T12:48:00Z"/>
                <w:color w:val="000000"/>
                <w:szCs w:val="20"/>
              </w:rPr>
            </w:pPr>
            <w:ins w:id="3823" w:author="D'souza, Nigel" w:date="2019-10-11T12:48:00Z">
              <w:r>
                <w:rPr>
                  <w:color w:val="000000"/>
                  <w:szCs w:val="20"/>
                </w:rPr>
                <w:t>SSO Edit Customer, mainly customer name and customer ID</w:t>
              </w:r>
            </w:ins>
          </w:p>
        </w:tc>
        <w:tc>
          <w:tcPr>
            <w:tcW w:w="4174" w:type="dxa"/>
            <w:noWrap/>
            <w:hideMark/>
          </w:tcPr>
          <w:p w14:paraId="6C82B321" w14:textId="77777777" w:rsidR="00236ED4" w:rsidRDefault="00236ED4" w:rsidP="00820888">
            <w:pPr>
              <w:cnfStyle w:val="000000000000" w:firstRow="0" w:lastRow="0" w:firstColumn="0" w:lastColumn="0" w:oddVBand="0" w:evenVBand="0" w:oddHBand="0" w:evenHBand="0" w:firstRowFirstColumn="0" w:firstRowLastColumn="0" w:lastRowFirstColumn="0" w:lastRowLastColumn="0"/>
              <w:rPr>
                <w:ins w:id="3824" w:author="D'souza, Nigel" w:date="2019-10-11T12:48:00Z"/>
                <w:color w:val="000000"/>
                <w:sz w:val="22"/>
                <w:szCs w:val="22"/>
              </w:rPr>
            </w:pPr>
            <w:proofErr w:type="spellStart"/>
            <w:ins w:id="3825" w:author="D'souza, Nigel" w:date="2019-10-11T12:48:00Z">
              <w:r>
                <w:rPr>
                  <w:color w:val="000000"/>
                </w:rPr>
                <w:t>UserGroupMaintService</w:t>
              </w:r>
              <w:proofErr w:type="spellEnd"/>
              <w:r>
                <w:rPr>
                  <w:color w:val="000000"/>
                </w:rPr>
                <w:t>/</w:t>
              </w:r>
              <w:proofErr w:type="spellStart"/>
              <w:r>
                <w:rPr>
                  <w:color w:val="000000"/>
                </w:rPr>
                <w:t>updateUserGroup</w:t>
              </w:r>
              <w:proofErr w:type="spellEnd"/>
            </w:ins>
          </w:p>
        </w:tc>
      </w:tr>
      <w:tr w:rsidR="00236ED4" w14:paraId="75C2F38C" w14:textId="77777777" w:rsidTr="00236ED4">
        <w:trPr>
          <w:cnfStyle w:val="000000100000" w:firstRow="0" w:lastRow="0" w:firstColumn="0" w:lastColumn="0" w:oddVBand="0" w:evenVBand="0" w:oddHBand="1" w:evenHBand="0" w:firstRowFirstColumn="0" w:firstRowLastColumn="0" w:lastRowFirstColumn="0" w:lastRowLastColumn="0"/>
          <w:trHeight w:val="300"/>
          <w:ins w:id="3826" w:author="D'souza, Nigel" w:date="2019-10-11T12:48:00Z"/>
        </w:trPr>
        <w:tc>
          <w:tcPr>
            <w:cnfStyle w:val="001000000000" w:firstRow="0" w:lastRow="0" w:firstColumn="1" w:lastColumn="0" w:oddVBand="0" w:evenVBand="0" w:oddHBand="0" w:evenHBand="0" w:firstRowFirstColumn="0" w:firstRowLastColumn="0" w:lastRowFirstColumn="0" w:lastRowLastColumn="0"/>
            <w:tcW w:w="2220" w:type="dxa"/>
            <w:noWrap/>
            <w:hideMark/>
          </w:tcPr>
          <w:p w14:paraId="54652B59" w14:textId="77777777" w:rsidR="00236ED4" w:rsidRDefault="00236ED4" w:rsidP="00820888">
            <w:pPr>
              <w:jc w:val="center"/>
              <w:rPr>
                <w:ins w:id="3827" w:author="D'souza, Nigel" w:date="2019-10-11T12:48:00Z"/>
                <w:color w:val="000000"/>
                <w:szCs w:val="20"/>
              </w:rPr>
            </w:pPr>
            <w:ins w:id="3828" w:author="D'souza, Nigel" w:date="2019-10-11T12:48:00Z">
              <w:r>
                <w:rPr>
                  <w:color w:val="000000"/>
                  <w:szCs w:val="20"/>
                </w:rPr>
                <w:t>WCA-DTB-1029</w:t>
              </w:r>
            </w:ins>
          </w:p>
        </w:tc>
        <w:tc>
          <w:tcPr>
            <w:tcW w:w="2321" w:type="dxa"/>
            <w:noWrap/>
            <w:hideMark/>
          </w:tcPr>
          <w:p w14:paraId="483CD95C" w14:textId="77777777" w:rsidR="00236ED4" w:rsidRDefault="00236ED4" w:rsidP="00820888">
            <w:pPr>
              <w:jc w:val="center"/>
              <w:cnfStyle w:val="000000100000" w:firstRow="0" w:lastRow="0" w:firstColumn="0" w:lastColumn="0" w:oddVBand="0" w:evenVBand="0" w:oddHBand="1" w:evenHBand="0" w:firstRowFirstColumn="0" w:firstRowLastColumn="0" w:lastRowFirstColumn="0" w:lastRowLastColumn="0"/>
              <w:rPr>
                <w:ins w:id="3829" w:author="D'souza, Nigel" w:date="2019-10-11T12:48:00Z"/>
                <w:color w:val="000000"/>
                <w:szCs w:val="20"/>
              </w:rPr>
            </w:pPr>
            <w:ins w:id="3830" w:author="D'souza, Nigel" w:date="2019-10-11T12:48:00Z">
              <w:r>
                <w:rPr>
                  <w:color w:val="000000"/>
                  <w:szCs w:val="20"/>
                </w:rPr>
                <w:t>SSO Delete Customer</w:t>
              </w:r>
            </w:ins>
          </w:p>
        </w:tc>
        <w:tc>
          <w:tcPr>
            <w:tcW w:w="4174" w:type="dxa"/>
            <w:noWrap/>
            <w:hideMark/>
          </w:tcPr>
          <w:p w14:paraId="616B8B11" w14:textId="77777777" w:rsidR="00236ED4" w:rsidRDefault="00236ED4" w:rsidP="00820888">
            <w:pPr>
              <w:cnfStyle w:val="000000100000" w:firstRow="0" w:lastRow="0" w:firstColumn="0" w:lastColumn="0" w:oddVBand="0" w:evenVBand="0" w:oddHBand="1" w:evenHBand="0" w:firstRowFirstColumn="0" w:firstRowLastColumn="0" w:lastRowFirstColumn="0" w:lastRowLastColumn="0"/>
              <w:rPr>
                <w:ins w:id="3831" w:author="D'souza, Nigel" w:date="2019-10-11T12:48:00Z"/>
                <w:color w:val="000000"/>
                <w:sz w:val="22"/>
                <w:szCs w:val="22"/>
              </w:rPr>
            </w:pPr>
            <w:proofErr w:type="spellStart"/>
            <w:ins w:id="3832" w:author="D'souza, Nigel" w:date="2019-10-11T12:48:00Z">
              <w:r>
                <w:rPr>
                  <w:color w:val="000000"/>
                </w:rPr>
                <w:t>UserGroupMaintService</w:t>
              </w:r>
              <w:proofErr w:type="spellEnd"/>
              <w:r>
                <w:rPr>
                  <w:color w:val="000000"/>
                </w:rPr>
                <w:t>/</w:t>
              </w:r>
              <w:proofErr w:type="spellStart"/>
              <w:r>
                <w:rPr>
                  <w:color w:val="000000"/>
                </w:rPr>
                <w:t>deleteUserGroup</w:t>
              </w:r>
              <w:proofErr w:type="spellEnd"/>
            </w:ins>
          </w:p>
        </w:tc>
      </w:tr>
      <w:tr w:rsidR="00236ED4" w14:paraId="36F9188D" w14:textId="77777777" w:rsidTr="00236ED4">
        <w:trPr>
          <w:trHeight w:val="285"/>
          <w:ins w:id="3833" w:author="D'souza, Nigel" w:date="2019-10-11T12:48:00Z"/>
        </w:trPr>
        <w:tc>
          <w:tcPr>
            <w:cnfStyle w:val="001000000000" w:firstRow="0" w:lastRow="0" w:firstColumn="1" w:lastColumn="0" w:oddVBand="0" w:evenVBand="0" w:oddHBand="0" w:evenHBand="0" w:firstRowFirstColumn="0" w:firstRowLastColumn="0" w:lastRowFirstColumn="0" w:lastRowLastColumn="0"/>
            <w:tcW w:w="2220" w:type="dxa"/>
            <w:noWrap/>
            <w:hideMark/>
          </w:tcPr>
          <w:p w14:paraId="53064309" w14:textId="77777777" w:rsidR="00236ED4" w:rsidRDefault="00236ED4" w:rsidP="00820888">
            <w:pPr>
              <w:jc w:val="center"/>
              <w:rPr>
                <w:ins w:id="3834" w:author="D'souza, Nigel" w:date="2019-10-11T12:48:00Z"/>
                <w:color w:val="000000"/>
                <w:szCs w:val="20"/>
              </w:rPr>
            </w:pPr>
            <w:ins w:id="3835" w:author="D'souza, Nigel" w:date="2019-10-11T12:48:00Z">
              <w:r>
                <w:rPr>
                  <w:color w:val="000000"/>
                  <w:szCs w:val="20"/>
                </w:rPr>
                <w:t>WCA-DTB-1031</w:t>
              </w:r>
            </w:ins>
          </w:p>
        </w:tc>
        <w:tc>
          <w:tcPr>
            <w:tcW w:w="2321" w:type="dxa"/>
            <w:noWrap/>
            <w:hideMark/>
          </w:tcPr>
          <w:p w14:paraId="32468FCE" w14:textId="77777777" w:rsidR="00236ED4" w:rsidRDefault="00236ED4" w:rsidP="00820888">
            <w:pPr>
              <w:jc w:val="center"/>
              <w:cnfStyle w:val="000000000000" w:firstRow="0" w:lastRow="0" w:firstColumn="0" w:lastColumn="0" w:oddVBand="0" w:evenVBand="0" w:oddHBand="0" w:evenHBand="0" w:firstRowFirstColumn="0" w:firstRowLastColumn="0" w:lastRowFirstColumn="0" w:lastRowLastColumn="0"/>
              <w:rPr>
                <w:ins w:id="3836" w:author="D'souza, Nigel" w:date="2019-10-11T12:48:00Z"/>
                <w:color w:val="000000"/>
                <w:szCs w:val="20"/>
              </w:rPr>
            </w:pPr>
            <w:ins w:id="3837" w:author="D'souza, Nigel" w:date="2019-10-11T12:48:00Z">
              <w:r>
                <w:rPr>
                  <w:color w:val="000000"/>
                  <w:szCs w:val="20"/>
                </w:rPr>
                <w:t>SSO Customer Status/Get Customer Details</w:t>
              </w:r>
            </w:ins>
          </w:p>
        </w:tc>
        <w:tc>
          <w:tcPr>
            <w:tcW w:w="4174" w:type="dxa"/>
            <w:noWrap/>
            <w:hideMark/>
          </w:tcPr>
          <w:p w14:paraId="58079C04" w14:textId="77777777" w:rsidR="00236ED4" w:rsidRDefault="00236ED4" w:rsidP="00820888">
            <w:pPr>
              <w:cnfStyle w:val="000000000000" w:firstRow="0" w:lastRow="0" w:firstColumn="0" w:lastColumn="0" w:oddVBand="0" w:evenVBand="0" w:oddHBand="0" w:evenHBand="0" w:firstRowFirstColumn="0" w:firstRowLastColumn="0" w:lastRowFirstColumn="0" w:lastRowLastColumn="0"/>
              <w:rPr>
                <w:ins w:id="3838" w:author="D'souza, Nigel" w:date="2019-10-11T12:48:00Z"/>
                <w:color w:val="000000"/>
                <w:sz w:val="22"/>
                <w:szCs w:val="22"/>
              </w:rPr>
            </w:pPr>
            <w:proofErr w:type="spellStart"/>
            <w:ins w:id="3839" w:author="D'souza, Nigel" w:date="2019-10-11T12:48:00Z">
              <w:r>
                <w:rPr>
                  <w:color w:val="000000"/>
                </w:rPr>
                <w:t>UserGroupMaintService</w:t>
              </w:r>
              <w:proofErr w:type="spellEnd"/>
              <w:r>
                <w:rPr>
                  <w:color w:val="000000"/>
                </w:rPr>
                <w:t>/</w:t>
              </w:r>
              <w:proofErr w:type="spellStart"/>
              <w:r>
                <w:rPr>
                  <w:color w:val="000000"/>
                </w:rPr>
                <w:t>getUserGroupDetail</w:t>
              </w:r>
              <w:proofErr w:type="spellEnd"/>
            </w:ins>
          </w:p>
        </w:tc>
      </w:tr>
      <w:tr w:rsidR="00236ED4" w14:paraId="7FA250DD" w14:textId="77777777" w:rsidTr="00236ED4">
        <w:trPr>
          <w:cnfStyle w:val="000000100000" w:firstRow="0" w:lastRow="0" w:firstColumn="0" w:lastColumn="0" w:oddVBand="0" w:evenVBand="0" w:oddHBand="1" w:evenHBand="0" w:firstRowFirstColumn="0" w:firstRowLastColumn="0" w:lastRowFirstColumn="0" w:lastRowLastColumn="0"/>
          <w:trHeight w:val="300"/>
          <w:ins w:id="3840" w:author="D'souza, Nigel" w:date="2019-10-11T12:48:00Z"/>
        </w:trPr>
        <w:tc>
          <w:tcPr>
            <w:cnfStyle w:val="001000000000" w:firstRow="0" w:lastRow="0" w:firstColumn="1" w:lastColumn="0" w:oddVBand="0" w:evenVBand="0" w:oddHBand="0" w:evenHBand="0" w:firstRowFirstColumn="0" w:firstRowLastColumn="0" w:lastRowFirstColumn="0" w:lastRowLastColumn="0"/>
            <w:tcW w:w="2220" w:type="dxa"/>
            <w:noWrap/>
            <w:hideMark/>
          </w:tcPr>
          <w:p w14:paraId="0D2F9D90" w14:textId="77777777" w:rsidR="00236ED4" w:rsidRDefault="00236ED4" w:rsidP="00820888">
            <w:pPr>
              <w:jc w:val="center"/>
              <w:rPr>
                <w:ins w:id="3841" w:author="D'souza, Nigel" w:date="2019-10-11T12:48:00Z"/>
                <w:color w:val="000000"/>
                <w:szCs w:val="20"/>
              </w:rPr>
            </w:pPr>
            <w:ins w:id="3842" w:author="D'souza, Nigel" w:date="2019-10-11T12:48:00Z">
              <w:r>
                <w:rPr>
                  <w:color w:val="000000"/>
                  <w:szCs w:val="20"/>
                </w:rPr>
                <w:t>WCA-DTB-1034</w:t>
              </w:r>
            </w:ins>
          </w:p>
        </w:tc>
        <w:tc>
          <w:tcPr>
            <w:tcW w:w="2321" w:type="dxa"/>
            <w:noWrap/>
            <w:hideMark/>
          </w:tcPr>
          <w:p w14:paraId="76BC4399" w14:textId="77777777" w:rsidR="00236ED4" w:rsidRDefault="00236ED4" w:rsidP="00820888">
            <w:pPr>
              <w:jc w:val="center"/>
              <w:cnfStyle w:val="000000100000" w:firstRow="0" w:lastRow="0" w:firstColumn="0" w:lastColumn="0" w:oddVBand="0" w:evenVBand="0" w:oddHBand="1" w:evenHBand="0" w:firstRowFirstColumn="0" w:firstRowLastColumn="0" w:lastRowFirstColumn="0" w:lastRowLastColumn="0"/>
              <w:rPr>
                <w:ins w:id="3843" w:author="D'souza, Nigel" w:date="2019-10-11T12:48:00Z"/>
                <w:color w:val="000000"/>
                <w:szCs w:val="20"/>
              </w:rPr>
            </w:pPr>
            <w:ins w:id="3844" w:author="D'souza, Nigel" w:date="2019-10-11T12:48:00Z">
              <w:r>
                <w:rPr>
                  <w:color w:val="000000"/>
                  <w:szCs w:val="20"/>
                </w:rPr>
                <w:t>SSO Reactivate/Restore Customer</w:t>
              </w:r>
            </w:ins>
          </w:p>
        </w:tc>
        <w:tc>
          <w:tcPr>
            <w:tcW w:w="4174" w:type="dxa"/>
            <w:noWrap/>
            <w:hideMark/>
          </w:tcPr>
          <w:p w14:paraId="2F7A3DD1" w14:textId="77777777" w:rsidR="00236ED4" w:rsidRDefault="00236ED4" w:rsidP="00820888">
            <w:pPr>
              <w:cnfStyle w:val="000000100000" w:firstRow="0" w:lastRow="0" w:firstColumn="0" w:lastColumn="0" w:oddVBand="0" w:evenVBand="0" w:oddHBand="1" w:evenHBand="0" w:firstRowFirstColumn="0" w:firstRowLastColumn="0" w:lastRowFirstColumn="0" w:lastRowLastColumn="0"/>
              <w:rPr>
                <w:ins w:id="3845" w:author="D'souza, Nigel" w:date="2019-10-11T12:48:00Z"/>
                <w:color w:val="000000"/>
                <w:sz w:val="22"/>
                <w:szCs w:val="22"/>
              </w:rPr>
            </w:pPr>
            <w:proofErr w:type="spellStart"/>
            <w:ins w:id="3846" w:author="D'souza, Nigel" w:date="2019-10-11T12:48:00Z">
              <w:r>
                <w:rPr>
                  <w:color w:val="000000"/>
                </w:rPr>
                <w:t>UserGroupMaintService</w:t>
              </w:r>
              <w:proofErr w:type="spellEnd"/>
              <w:r>
                <w:rPr>
                  <w:color w:val="000000"/>
                </w:rPr>
                <w:t>/</w:t>
              </w:r>
              <w:proofErr w:type="spellStart"/>
              <w:r>
                <w:rPr>
                  <w:color w:val="000000"/>
                </w:rPr>
                <w:t>restoreUserGroup</w:t>
              </w:r>
              <w:proofErr w:type="spellEnd"/>
            </w:ins>
          </w:p>
        </w:tc>
      </w:tr>
      <w:tr w:rsidR="00236ED4" w14:paraId="02577350" w14:textId="77777777" w:rsidTr="00236ED4">
        <w:trPr>
          <w:trHeight w:val="600"/>
          <w:ins w:id="3847" w:author="D'souza, Nigel" w:date="2019-10-11T12:48:00Z"/>
        </w:trPr>
        <w:tc>
          <w:tcPr>
            <w:cnfStyle w:val="001000000000" w:firstRow="0" w:lastRow="0" w:firstColumn="1" w:lastColumn="0" w:oddVBand="0" w:evenVBand="0" w:oddHBand="0" w:evenHBand="0" w:firstRowFirstColumn="0" w:firstRowLastColumn="0" w:lastRowFirstColumn="0" w:lastRowLastColumn="0"/>
            <w:tcW w:w="2220" w:type="dxa"/>
            <w:noWrap/>
            <w:hideMark/>
          </w:tcPr>
          <w:p w14:paraId="11053B9A" w14:textId="77777777" w:rsidR="00236ED4" w:rsidRDefault="00236ED4" w:rsidP="00820888">
            <w:pPr>
              <w:jc w:val="center"/>
              <w:rPr>
                <w:ins w:id="3848" w:author="D'souza, Nigel" w:date="2019-10-11T12:48:00Z"/>
                <w:color w:val="000000"/>
                <w:szCs w:val="20"/>
              </w:rPr>
            </w:pPr>
            <w:ins w:id="3849" w:author="D'souza, Nigel" w:date="2019-10-11T12:48:00Z">
              <w:r>
                <w:rPr>
                  <w:color w:val="000000"/>
                  <w:szCs w:val="20"/>
                </w:rPr>
                <w:t>WCA-DTB-1021</w:t>
              </w:r>
            </w:ins>
          </w:p>
        </w:tc>
        <w:tc>
          <w:tcPr>
            <w:tcW w:w="2321" w:type="dxa"/>
            <w:noWrap/>
            <w:hideMark/>
          </w:tcPr>
          <w:p w14:paraId="10CC4C9A" w14:textId="77777777" w:rsidR="00236ED4" w:rsidRDefault="00236ED4" w:rsidP="00820888">
            <w:pPr>
              <w:jc w:val="center"/>
              <w:cnfStyle w:val="000000000000" w:firstRow="0" w:lastRow="0" w:firstColumn="0" w:lastColumn="0" w:oddVBand="0" w:evenVBand="0" w:oddHBand="0" w:evenHBand="0" w:firstRowFirstColumn="0" w:firstRowLastColumn="0" w:lastRowFirstColumn="0" w:lastRowLastColumn="0"/>
              <w:rPr>
                <w:ins w:id="3850" w:author="D'souza, Nigel" w:date="2019-10-11T12:48:00Z"/>
                <w:szCs w:val="20"/>
              </w:rPr>
            </w:pPr>
            <w:ins w:id="3851" w:author="D'souza, Nigel" w:date="2019-10-11T12:48:00Z">
              <w:r>
                <w:rPr>
                  <w:szCs w:val="20"/>
                </w:rPr>
                <w:t>SSO Edit User</w:t>
              </w:r>
            </w:ins>
          </w:p>
        </w:tc>
        <w:tc>
          <w:tcPr>
            <w:tcW w:w="4174" w:type="dxa"/>
            <w:noWrap/>
            <w:hideMark/>
          </w:tcPr>
          <w:p w14:paraId="08A378A1" w14:textId="77777777" w:rsidR="00236ED4" w:rsidRDefault="00236ED4" w:rsidP="00820888">
            <w:pPr>
              <w:cnfStyle w:val="000000000000" w:firstRow="0" w:lastRow="0" w:firstColumn="0" w:lastColumn="0" w:oddVBand="0" w:evenVBand="0" w:oddHBand="0" w:evenHBand="0" w:firstRowFirstColumn="0" w:firstRowLastColumn="0" w:lastRowFirstColumn="0" w:lastRowLastColumn="0"/>
              <w:rPr>
                <w:ins w:id="3852" w:author="D'souza, Nigel" w:date="2019-10-11T12:48:00Z"/>
                <w:color w:val="000000"/>
                <w:sz w:val="22"/>
                <w:szCs w:val="22"/>
              </w:rPr>
            </w:pPr>
            <w:proofErr w:type="spellStart"/>
            <w:ins w:id="3853" w:author="D'souza, Nigel" w:date="2019-10-11T12:48:00Z">
              <w:r>
                <w:rPr>
                  <w:color w:val="000000"/>
                </w:rPr>
                <w:t>UserMaintService</w:t>
              </w:r>
              <w:proofErr w:type="spellEnd"/>
              <w:r>
                <w:rPr>
                  <w:color w:val="000000"/>
                </w:rPr>
                <w:t>/</w:t>
              </w:r>
              <w:proofErr w:type="spellStart"/>
              <w:r>
                <w:rPr>
                  <w:color w:val="000000"/>
                </w:rPr>
                <w:t>updateUser</w:t>
              </w:r>
              <w:proofErr w:type="spellEnd"/>
            </w:ins>
          </w:p>
        </w:tc>
      </w:tr>
      <w:tr w:rsidR="00236ED4" w14:paraId="6588BECF" w14:textId="77777777" w:rsidTr="00236ED4">
        <w:trPr>
          <w:cnfStyle w:val="000000100000" w:firstRow="0" w:lastRow="0" w:firstColumn="0" w:lastColumn="0" w:oddVBand="0" w:evenVBand="0" w:oddHBand="1" w:evenHBand="0" w:firstRowFirstColumn="0" w:firstRowLastColumn="0" w:lastRowFirstColumn="0" w:lastRowLastColumn="0"/>
          <w:trHeight w:val="300"/>
          <w:ins w:id="3854" w:author="D'souza, Nigel" w:date="2019-10-11T12:48:00Z"/>
        </w:trPr>
        <w:tc>
          <w:tcPr>
            <w:cnfStyle w:val="001000000000" w:firstRow="0" w:lastRow="0" w:firstColumn="1" w:lastColumn="0" w:oddVBand="0" w:evenVBand="0" w:oddHBand="0" w:evenHBand="0" w:firstRowFirstColumn="0" w:firstRowLastColumn="0" w:lastRowFirstColumn="0" w:lastRowLastColumn="0"/>
            <w:tcW w:w="2220" w:type="dxa"/>
            <w:noWrap/>
            <w:hideMark/>
          </w:tcPr>
          <w:p w14:paraId="6FEF67BA" w14:textId="77777777" w:rsidR="00236ED4" w:rsidRDefault="00236ED4" w:rsidP="00820888">
            <w:pPr>
              <w:jc w:val="center"/>
              <w:rPr>
                <w:ins w:id="3855" w:author="D'souza, Nigel" w:date="2019-10-11T12:48:00Z"/>
                <w:color w:val="000000"/>
                <w:szCs w:val="20"/>
              </w:rPr>
            </w:pPr>
            <w:ins w:id="3856" w:author="D'souza, Nigel" w:date="2019-10-11T12:48:00Z">
              <w:r>
                <w:rPr>
                  <w:color w:val="000000"/>
                  <w:szCs w:val="20"/>
                </w:rPr>
                <w:t>WCA-DTB-1022</w:t>
              </w:r>
            </w:ins>
          </w:p>
        </w:tc>
        <w:tc>
          <w:tcPr>
            <w:tcW w:w="2321" w:type="dxa"/>
            <w:hideMark/>
          </w:tcPr>
          <w:p w14:paraId="4E6B3618" w14:textId="77777777" w:rsidR="00236ED4" w:rsidRDefault="00236ED4" w:rsidP="00820888">
            <w:pPr>
              <w:jc w:val="center"/>
              <w:cnfStyle w:val="000000100000" w:firstRow="0" w:lastRow="0" w:firstColumn="0" w:lastColumn="0" w:oddVBand="0" w:evenVBand="0" w:oddHBand="1" w:evenHBand="0" w:firstRowFirstColumn="0" w:firstRowLastColumn="0" w:lastRowFirstColumn="0" w:lastRowLastColumn="0"/>
              <w:rPr>
                <w:ins w:id="3857" w:author="D'souza, Nigel" w:date="2019-10-11T12:48:00Z"/>
                <w:szCs w:val="20"/>
              </w:rPr>
            </w:pPr>
            <w:ins w:id="3858" w:author="D'souza, Nigel" w:date="2019-10-11T12:48:00Z">
              <w:r>
                <w:rPr>
                  <w:szCs w:val="20"/>
                </w:rPr>
                <w:t>SSO User self service</w:t>
              </w:r>
            </w:ins>
          </w:p>
        </w:tc>
        <w:tc>
          <w:tcPr>
            <w:tcW w:w="4174" w:type="dxa"/>
            <w:noWrap/>
            <w:hideMark/>
          </w:tcPr>
          <w:p w14:paraId="02071A4D" w14:textId="77777777" w:rsidR="00236ED4" w:rsidRDefault="00236ED4" w:rsidP="00820888">
            <w:pPr>
              <w:cnfStyle w:val="000000100000" w:firstRow="0" w:lastRow="0" w:firstColumn="0" w:lastColumn="0" w:oddVBand="0" w:evenVBand="0" w:oddHBand="1" w:evenHBand="0" w:firstRowFirstColumn="0" w:firstRowLastColumn="0" w:lastRowFirstColumn="0" w:lastRowLastColumn="0"/>
              <w:rPr>
                <w:ins w:id="3859" w:author="D'souza, Nigel" w:date="2019-10-11T12:48:00Z"/>
                <w:color w:val="000000"/>
                <w:sz w:val="22"/>
                <w:szCs w:val="22"/>
              </w:rPr>
            </w:pPr>
            <w:proofErr w:type="spellStart"/>
            <w:ins w:id="3860" w:author="D'souza, Nigel" w:date="2019-10-11T12:48:00Z">
              <w:r>
                <w:rPr>
                  <w:color w:val="000000"/>
                </w:rPr>
                <w:t>UserSelfService</w:t>
              </w:r>
              <w:proofErr w:type="spellEnd"/>
              <w:r>
                <w:rPr>
                  <w:color w:val="000000"/>
                </w:rPr>
                <w:t>/</w:t>
              </w:r>
              <w:proofErr w:type="spellStart"/>
              <w:r>
                <w:rPr>
                  <w:color w:val="000000"/>
                </w:rPr>
                <w:t>changeUserSettings</w:t>
              </w:r>
              <w:proofErr w:type="spellEnd"/>
            </w:ins>
          </w:p>
        </w:tc>
      </w:tr>
      <w:tr w:rsidR="00236ED4" w14:paraId="00A043AB" w14:textId="77777777" w:rsidTr="00236ED4">
        <w:trPr>
          <w:trHeight w:val="600"/>
          <w:ins w:id="3861" w:author="D'souza, Nigel" w:date="2019-10-11T12:48:00Z"/>
        </w:trPr>
        <w:tc>
          <w:tcPr>
            <w:cnfStyle w:val="001000000000" w:firstRow="0" w:lastRow="0" w:firstColumn="1" w:lastColumn="0" w:oddVBand="0" w:evenVBand="0" w:oddHBand="0" w:evenHBand="0" w:firstRowFirstColumn="0" w:firstRowLastColumn="0" w:lastRowFirstColumn="0" w:lastRowLastColumn="0"/>
            <w:tcW w:w="2220" w:type="dxa"/>
            <w:hideMark/>
          </w:tcPr>
          <w:p w14:paraId="4A0CE5F0" w14:textId="77777777" w:rsidR="00236ED4" w:rsidRDefault="00236ED4" w:rsidP="00820888">
            <w:pPr>
              <w:jc w:val="center"/>
              <w:rPr>
                <w:ins w:id="3862" w:author="D'souza, Nigel" w:date="2019-10-11T12:48:00Z"/>
                <w:color w:val="000000"/>
                <w:szCs w:val="20"/>
              </w:rPr>
            </w:pPr>
            <w:ins w:id="3863" w:author="D'souza, Nigel" w:date="2019-10-11T12:48:00Z">
              <w:r>
                <w:rPr>
                  <w:color w:val="000000"/>
                  <w:szCs w:val="20"/>
                </w:rPr>
                <w:t>WCA-DTB-1023/WCA-DTB-1035(Comp API)</w:t>
              </w:r>
            </w:ins>
          </w:p>
        </w:tc>
        <w:tc>
          <w:tcPr>
            <w:tcW w:w="2321" w:type="dxa"/>
            <w:noWrap/>
            <w:hideMark/>
          </w:tcPr>
          <w:p w14:paraId="6BDE17C1" w14:textId="77777777" w:rsidR="00236ED4" w:rsidRDefault="00236ED4" w:rsidP="00820888">
            <w:pPr>
              <w:jc w:val="center"/>
              <w:cnfStyle w:val="000000000000" w:firstRow="0" w:lastRow="0" w:firstColumn="0" w:lastColumn="0" w:oddVBand="0" w:evenVBand="0" w:oddHBand="0" w:evenHBand="0" w:firstRowFirstColumn="0" w:firstRowLastColumn="0" w:lastRowFirstColumn="0" w:lastRowLastColumn="0"/>
              <w:rPr>
                <w:ins w:id="3864" w:author="D'souza, Nigel" w:date="2019-10-11T12:48:00Z"/>
                <w:szCs w:val="20"/>
              </w:rPr>
            </w:pPr>
            <w:ins w:id="3865" w:author="D'souza, Nigel" w:date="2019-10-11T12:48:00Z">
              <w:r>
                <w:rPr>
                  <w:szCs w:val="20"/>
                </w:rPr>
                <w:t>SSO Create User</w:t>
              </w:r>
            </w:ins>
          </w:p>
        </w:tc>
        <w:tc>
          <w:tcPr>
            <w:tcW w:w="4174" w:type="dxa"/>
            <w:noWrap/>
            <w:hideMark/>
          </w:tcPr>
          <w:p w14:paraId="424232B6" w14:textId="77777777" w:rsidR="00236ED4" w:rsidRDefault="00236ED4" w:rsidP="00820888">
            <w:pPr>
              <w:cnfStyle w:val="000000000000" w:firstRow="0" w:lastRow="0" w:firstColumn="0" w:lastColumn="0" w:oddVBand="0" w:evenVBand="0" w:oddHBand="0" w:evenHBand="0" w:firstRowFirstColumn="0" w:firstRowLastColumn="0" w:lastRowFirstColumn="0" w:lastRowLastColumn="0"/>
              <w:rPr>
                <w:ins w:id="3866" w:author="D'souza, Nigel" w:date="2019-10-11T12:48:00Z"/>
                <w:color w:val="000000"/>
                <w:sz w:val="22"/>
                <w:szCs w:val="22"/>
              </w:rPr>
            </w:pPr>
            <w:proofErr w:type="spellStart"/>
            <w:ins w:id="3867" w:author="D'souza, Nigel" w:date="2019-10-11T12:48:00Z">
              <w:r>
                <w:rPr>
                  <w:color w:val="000000"/>
                </w:rPr>
                <w:t>UserMaintService</w:t>
              </w:r>
              <w:proofErr w:type="spellEnd"/>
              <w:r>
                <w:rPr>
                  <w:color w:val="000000"/>
                </w:rPr>
                <w:t>/</w:t>
              </w:r>
              <w:proofErr w:type="spellStart"/>
              <w:r>
                <w:rPr>
                  <w:color w:val="000000"/>
                </w:rPr>
                <w:t>createUser</w:t>
              </w:r>
              <w:proofErr w:type="spellEnd"/>
            </w:ins>
          </w:p>
        </w:tc>
      </w:tr>
      <w:tr w:rsidR="00236ED4" w14:paraId="2704D3E9" w14:textId="77777777" w:rsidTr="00236ED4">
        <w:trPr>
          <w:cnfStyle w:val="000000100000" w:firstRow="0" w:lastRow="0" w:firstColumn="0" w:lastColumn="0" w:oddVBand="0" w:evenVBand="0" w:oddHBand="1" w:evenHBand="0" w:firstRowFirstColumn="0" w:firstRowLastColumn="0" w:lastRowFirstColumn="0" w:lastRowLastColumn="0"/>
          <w:trHeight w:val="600"/>
          <w:ins w:id="3868" w:author="D'souza, Nigel" w:date="2019-10-11T12:48:00Z"/>
        </w:trPr>
        <w:tc>
          <w:tcPr>
            <w:cnfStyle w:val="001000000000" w:firstRow="0" w:lastRow="0" w:firstColumn="1" w:lastColumn="0" w:oddVBand="0" w:evenVBand="0" w:oddHBand="0" w:evenHBand="0" w:firstRowFirstColumn="0" w:firstRowLastColumn="0" w:lastRowFirstColumn="0" w:lastRowLastColumn="0"/>
            <w:tcW w:w="2220" w:type="dxa"/>
            <w:noWrap/>
            <w:hideMark/>
          </w:tcPr>
          <w:p w14:paraId="1F50988B" w14:textId="77777777" w:rsidR="00236ED4" w:rsidRDefault="00236ED4" w:rsidP="00820888">
            <w:pPr>
              <w:jc w:val="center"/>
              <w:rPr>
                <w:ins w:id="3869" w:author="D'souza, Nigel" w:date="2019-10-11T12:48:00Z"/>
                <w:color w:val="000000"/>
                <w:szCs w:val="20"/>
              </w:rPr>
            </w:pPr>
            <w:ins w:id="3870" w:author="D'souza, Nigel" w:date="2019-10-11T12:48:00Z">
              <w:r>
                <w:rPr>
                  <w:color w:val="000000"/>
                  <w:szCs w:val="20"/>
                </w:rPr>
                <w:t>WCA-DTB-1024</w:t>
              </w:r>
            </w:ins>
          </w:p>
        </w:tc>
        <w:tc>
          <w:tcPr>
            <w:tcW w:w="2321" w:type="dxa"/>
            <w:noWrap/>
            <w:hideMark/>
          </w:tcPr>
          <w:p w14:paraId="71F8C06B" w14:textId="77777777" w:rsidR="00236ED4" w:rsidRDefault="00236ED4" w:rsidP="00820888">
            <w:pPr>
              <w:jc w:val="center"/>
              <w:cnfStyle w:val="000000100000" w:firstRow="0" w:lastRow="0" w:firstColumn="0" w:lastColumn="0" w:oddVBand="0" w:evenVBand="0" w:oddHBand="1" w:evenHBand="0" w:firstRowFirstColumn="0" w:firstRowLastColumn="0" w:lastRowFirstColumn="0" w:lastRowLastColumn="0"/>
              <w:rPr>
                <w:ins w:id="3871" w:author="D'souza, Nigel" w:date="2019-10-11T12:48:00Z"/>
                <w:szCs w:val="20"/>
              </w:rPr>
            </w:pPr>
            <w:ins w:id="3872" w:author="D'souza, Nigel" w:date="2019-10-11T12:48:00Z">
              <w:r>
                <w:rPr>
                  <w:szCs w:val="20"/>
                </w:rPr>
                <w:t>SSO Delete User</w:t>
              </w:r>
            </w:ins>
          </w:p>
        </w:tc>
        <w:tc>
          <w:tcPr>
            <w:tcW w:w="4174" w:type="dxa"/>
            <w:noWrap/>
            <w:hideMark/>
          </w:tcPr>
          <w:p w14:paraId="6EFACFDA" w14:textId="77777777" w:rsidR="00236ED4" w:rsidRDefault="00236ED4" w:rsidP="00820888">
            <w:pPr>
              <w:cnfStyle w:val="000000100000" w:firstRow="0" w:lastRow="0" w:firstColumn="0" w:lastColumn="0" w:oddVBand="0" w:evenVBand="0" w:oddHBand="1" w:evenHBand="0" w:firstRowFirstColumn="0" w:firstRowLastColumn="0" w:lastRowFirstColumn="0" w:lastRowLastColumn="0"/>
              <w:rPr>
                <w:ins w:id="3873" w:author="D'souza, Nigel" w:date="2019-10-11T12:48:00Z"/>
                <w:color w:val="000000"/>
                <w:sz w:val="22"/>
                <w:szCs w:val="22"/>
              </w:rPr>
            </w:pPr>
            <w:proofErr w:type="spellStart"/>
            <w:ins w:id="3874" w:author="D'souza, Nigel" w:date="2019-10-11T12:48:00Z">
              <w:r>
                <w:rPr>
                  <w:color w:val="000000"/>
                </w:rPr>
                <w:t>UserMaintService</w:t>
              </w:r>
              <w:proofErr w:type="spellEnd"/>
              <w:r>
                <w:rPr>
                  <w:color w:val="000000"/>
                </w:rPr>
                <w:t>/</w:t>
              </w:r>
              <w:proofErr w:type="spellStart"/>
              <w:r>
                <w:rPr>
                  <w:color w:val="000000"/>
                </w:rPr>
                <w:t>deleteUser</w:t>
              </w:r>
              <w:proofErr w:type="spellEnd"/>
            </w:ins>
          </w:p>
        </w:tc>
      </w:tr>
      <w:tr w:rsidR="00236ED4" w14:paraId="63E53241" w14:textId="77777777" w:rsidTr="00236ED4">
        <w:trPr>
          <w:trHeight w:val="600"/>
          <w:ins w:id="3875" w:author="D'souza, Nigel" w:date="2019-10-11T12:48:00Z"/>
        </w:trPr>
        <w:tc>
          <w:tcPr>
            <w:cnfStyle w:val="001000000000" w:firstRow="0" w:lastRow="0" w:firstColumn="1" w:lastColumn="0" w:oddVBand="0" w:evenVBand="0" w:oddHBand="0" w:evenHBand="0" w:firstRowFirstColumn="0" w:firstRowLastColumn="0" w:lastRowFirstColumn="0" w:lastRowLastColumn="0"/>
            <w:tcW w:w="2220" w:type="dxa"/>
            <w:noWrap/>
            <w:hideMark/>
          </w:tcPr>
          <w:p w14:paraId="7F4252E7" w14:textId="77777777" w:rsidR="00236ED4" w:rsidRDefault="00236ED4" w:rsidP="00820888">
            <w:pPr>
              <w:jc w:val="center"/>
              <w:rPr>
                <w:ins w:id="3876" w:author="D'souza, Nigel" w:date="2019-10-11T12:48:00Z"/>
                <w:color w:val="000000"/>
                <w:szCs w:val="20"/>
              </w:rPr>
            </w:pPr>
            <w:ins w:id="3877" w:author="D'souza, Nigel" w:date="2019-10-11T12:48:00Z">
              <w:r>
                <w:rPr>
                  <w:color w:val="000000"/>
                  <w:szCs w:val="20"/>
                </w:rPr>
                <w:t>WCA-DTB-1026</w:t>
              </w:r>
            </w:ins>
          </w:p>
        </w:tc>
        <w:tc>
          <w:tcPr>
            <w:tcW w:w="2321" w:type="dxa"/>
            <w:hideMark/>
          </w:tcPr>
          <w:p w14:paraId="2E737024" w14:textId="77777777" w:rsidR="00236ED4" w:rsidRDefault="00236ED4" w:rsidP="00820888">
            <w:pPr>
              <w:jc w:val="center"/>
              <w:cnfStyle w:val="000000000000" w:firstRow="0" w:lastRow="0" w:firstColumn="0" w:lastColumn="0" w:oddVBand="0" w:evenVBand="0" w:oddHBand="0" w:evenHBand="0" w:firstRowFirstColumn="0" w:firstRowLastColumn="0" w:lastRowFirstColumn="0" w:lastRowLastColumn="0"/>
              <w:rPr>
                <w:ins w:id="3878" w:author="D'souza, Nigel" w:date="2019-10-11T12:48:00Z"/>
                <w:color w:val="000000"/>
                <w:szCs w:val="20"/>
              </w:rPr>
            </w:pPr>
            <w:ins w:id="3879" w:author="D'souza, Nigel" w:date="2019-10-11T12:48:00Z">
              <w:r>
                <w:rPr>
                  <w:color w:val="000000"/>
                  <w:szCs w:val="20"/>
                </w:rPr>
                <w:t>SSO User Status</w:t>
              </w:r>
              <w:r>
                <w:rPr>
                  <w:color w:val="000000"/>
                  <w:szCs w:val="20"/>
                </w:rPr>
                <w:br/>
                <w:t>SSO Check User Exist</w:t>
              </w:r>
            </w:ins>
          </w:p>
        </w:tc>
        <w:tc>
          <w:tcPr>
            <w:tcW w:w="4174" w:type="dxa"/>
            <w:noWrap/>
            <w:hideMark/>
          </w:tcPr>
          <w:p w14:paraId="1DA1D13F" w14:textId="77777777" w:rsidR="00236ED4" w:rsidRDefault="00236ED4" w:rsidP="00820888">
            <w:pPr>
              <w:cnfStyle w:val="000000000000" w:firstRow="0" w:lastRow="0" w:firstColumn="0" w:lastColumn="0" w:oddVBand="0" w:evenVBand="0" w:oddHBand="0" w:evenHBand="0" w:firstRowFirstColumn="0" w:firstRowLastColumn="0" w:lastRowFirstColumn="0" w:lastRowLastColumn="0"/>
              <w:rPr>
                <w:ins w:id="3880" w:author="D'souza, Nigel" w:date="2019-10-11T12:48:00Z"/>
                <w:color w:val="000000"/>
                <w:sz w:val="22"/>
                <w:szCs w:val="22"/>
              </w:rPr>
            </w:pPr>
            <w:proofErr w:type="spellStart"/>
            <w:ins w:id="3881" w:author="D'souza, Nigel" w:date="2019-10-11T12:48:00Z">
              <w:r>
                <w:rPr>
                  <w:color w:val="000000"/>
                </w:rPr>
                <w:t>UserMaintService</w:t>
              </w:r>
              <w:proofErr w:type="spellEnd"/>
              <w:r>
                <w:rPr>
                  <w:color w:val="000000"/>
                </w:rPr>
                <w:t>/</w:t>
              </w:r>
              <w:proofErr w:type="spellStart"/>
              <w:r>
                <w:rPr>
                  <w:color w:val="000000"/>
                </w:rPr>
                <w:t>userDetail</w:t>
              </w:r>
              <w:proofErr w:type="spellEnd"/>
            </w:ins>
          </w:p>
        </w:tc>
      </w:tr>
      <w:tr w:rsidR="00236ED4" w14:paraId="4845399D" w14:textId="77777777" w:rsidTr="00236ED4">
        <w:trPr>
          <w:cnfStyle w:val="000000100000" w:firstRow="0" w:lastRow="0" w:firstColumn="0" w:lastColumn="0" w:oddVBand="0" w:evenVBand="0" w:oddHBand="1" w:evenHBand="0" w:firstRowFirstColumn="0" w:firstRowLastColumn="0" w:lastRowFirstColumn="0" w:lastRowLastColumn="0"/>
          <w:trHeight w:val="600"/>
          <w:ins w:id="3882" w:author="D'souza, Nigel" w:date="2019-10-11T12:48:00Z"/>
        </w:trPr>
        <w:tc>
          <w:tcPr>
            <w:cnfStyle w:val="001000000000" w:firstRow="0" w:lastRow="0" w:firstColumn="1" w:lastColumn="0" w:oddVBand="0" w:evenVBand="0" w:oddHBand="0" w:evenHBand="0" w:firstRowFirstColumn="0" w:firstRowLastColumn="0" w:lastRowFirstColumn="0" w:lastRowLastColumn="0"/>
            <w:tcW w:w="2220" w:type="dxa"/>
            <w:noWrap/>
            <w:hideMark/>
          </w:tcPr>
          <w:p w14:paraId="6AC5D5AE" w14:textId="77777777" w:rsidR="00236ED4" w:rsidRDefault="00236ED4" w:rsidP="00820888">
            <w:pPr>
              <w:jc w:val="center"/>
              <w:rPr>
                <w:ins w:id="3883" w:author="D'souza, Nigel" w:date="2019-10-11T12:48:00Z"/>
                <w:color w:val="000000"/>
                <w:szCs w:val="20"/>
              </w:rPr>
            </w:pPr>
            <w:ins w:id="3884" w:author="D'souza, Nigel" w:date="2019-10-11T12:48:00Z">
              <w:r>
                <w:rPr>
                  <w:color w:val="000000"/>
                  <w:szCs w:val="20"/>
                </w:rPr>
                <w:t>WCA-DTB-1027</w:t>
              </w:r>
            </w:ins>
          </w:p>
        </w:tc>
        <w:tc>
          <w:tcPr>
            <w:tcW w:w="2321" w:type="dxa"/>
            <w:hideMark/>
          </w:tcPr>
          <w:p w14:paraId="42A36DE5" w14:textId="77777777" w:rsidR="00236ED4" w:rsidRDefault="00236ED4" w:rsidP="00820888">
            <w:pPr>
              <w:jc w:val="center"/>
              <w:cnfStyle w:val="000000100000" w:firstRow="0" w:lastRow="0" w:firstColumn="0" w:lastColumn="0" w:oddVBand="0" w:evenVBand="0" w:oddHBand="1" w:evenHBand="0" w:firstRowFirstColumn="0" w:firstRowLastColumn="0" w:lastRowFirstColumn="0" w:lastRowLastColumn="0"/>
              <w:rPr>
                <w:ins w:id="3885" w:author="D'souza, Nigel" w:date="2019-10-11T12:48:00Z"/>
                <w:color w:val="000000"/>
                <w:szCs w:val="20"/>
              </w:rPr>
            </w:pPr>
            <w:ins w:id="3886" w:author="D'souza, Nigel" w:date="2019-10-11T12:48:00Z">
              <w:r>
                <w:rPr>
                  <w:color w:val="000000"/>
                  <w:szCs w:val="20"/>
                </w:rPr>
                <w:t>SSO User List Summary Details</w:t>
              </w:r>
            </w:ins>
          </w:p>
        </w:tc>
        <w:tc>
          <w:tcPr>
            <w:tcW w:w="4174" w:type="dxa"/>
            <w:noWrap/>
            <w:hideMark/>
          </w:tcPr>
          <w:p w14:paraId="12BBC36F" w14:textId="77777777" w:rsidR="00236ED4" w:rsidRDefault="00236ED4" w:rsidP="00820888">
            <w:pPr>
              <w:cnfStyle w:val="000000100000" w:firstRow="0" w:lastRow="0" w:firstColumn="0" w:lastColumn="0" w:oddVBand="0" w:evenVBand="0" w:oddHBand="1" w:evenHBand="0" w:firstRowFirstColumn="0" w:firstRowLastColumn="0" w:lastRowFirstColumn="0" w:lastRowLastColumn="0"/>
              <w:rPr>
                <w:ins w:id="3887" w:author="D'souza, Nigel" w:date="2019-10-11T12:48:00Z"/>
                <w:color w:val="000000"/>
                <w:sz w:val="22"/>
                <w:szCs w:val="22"/>
              </w:rPr>
            </w:pPr>
            <w:proofErr w:type="spellStart"/>
            <w:ins w:id="3888" w:author="D'souza, Nigel" w:date="2019-10-11T12:48:00Z">
              <w:r>
                <w:rPr>
                  <w:color w:val="000000"/>
                </w:rPr>
                <w:t>UserMaintService</w:t>
              </w:r>
              <w:proofErr w:type="spellEnd"/>
              <w:r>
                <w:rPr>
                  <w:color w:val="000000"/>
                </w:rPr>
                <w:t>/</w:t>
              </w:r>
              <w:proofErr w:type="spellStart"/>
              <w:r>
                <w:rPr>
                  <w:color w:val="000000"/>
                </w:rPr>
                <w:t>getUserList</w:t>
              </w:r>
              <w:proofErr w:type="spellEnd"/>
            </w:ins>
          </w:p>
        </w:tc>
      </w:tr>
      <w:tr w:rsidR="00236ED4" w14:paraId="1B643929" w14:textId="77777777" w:rsidTr="00236ED4">
        <w:trPr>
          <w:trHeight w:val="600"/>
          <w:ins w:id="3889" w:author="D'souza, Nigel" w:date="2019-10-11T12:48:00Z"/>
        </w:trPr>
        <w:tc>
          <w:tcPr>
            <w:cnfStyle w:val="001000000000" w:firstRow="0" w:lastRow="0" w:firstColumn="1" w:lastColumn="0" w:oddVBand="0" w:evenVBand="0" w:oddHBand="0" w:evenHBand="0" w:firstRowFirstColumn="0" w:firstRowLastColumn="0" w:lastRowFirstColumn="0" w:lastRowLastColumn="0"/>
            <w:tcW w:w="2220" w:type="dxa"/>
            <w:noWrap/>
            <w:hideMark/>
          </w:tcPr>
          <w:p w14:paraId="22C01008" w14:textId="77777777" w:rsidR="00236ED4" w:rsidRDefault="00236ED4" w:rsidP="00820888">
            <w:pPr>
              <w:jc w:val="center"/>
              <w:rPr>
                <w:ins w:id="3890" w:author="D'souza, Nigel" w:date="2019-10-11T12:48:00Z"/>
                <w:color w:val="000000"/>
                <w:szCs w:val="20"/>
              </w:rPr>
            </w:pPr>
            <w:ins w:id="3891" w:author="D'souza, Nigel" w:date="2019-10-11T12:48:00Z">
              <w:r>
                <w:rPr>
                  <w:color w:val="000000"/>
                  <w:szCs w:val="20"/>
                </w:rPr>
                <w:t>WCA-DTB-1033</w:t>
              </w:r>
            </w:ins>
          </w:p>
        </w:tc>
        <w:tc>
          <w:tcPr>
            <w:tcW w:w="2321" w:type="dxa"/>
            <w:noWrap/>
            <w:hideMark/>
          </w:tcPr>
          <w:p w14:paraId="3D33CE22" w14:textId="77777777" w:rsidR="00236ED4" w:rsidRDefault="00236ED4" w:rsidP="00820888">
            <w:pPr>
              <w:jc w:val="center"/>
              <w:cnfStyle w:val="000000000000" w:firstRow="0" w:lastRow="0" w:firstColumn="0" w:lastColumn="0" w:oddVBand="0" w:evenVBand="0" w:oddHBand="0" w:evenHBand="0" w:firstRowFirstColumn="0" w:firstRowLastColumn="0" w:lastRowFirstColumn="0" w:lastRowLastColumn="0"/>
              <w:rPr>
                <w:ins w:id="3892" w:author="D'souza, Nigel" w:date="2019-10-11T12:48:00Z"/>
                <w:szCs w:val="20"/>
              </w:rPr>
            </w:pPr>
            <w:ins w:id="3893" w:author="D'souza, Nigel" w:date="2019-10-11T12:48:00Z">
              <w:r>
                <w:rPr>
                  <w:szCs w:val="20"/>
                </w:rPr>
                <w:t>SSO Reactivate User</w:t>
              </w:r>
            </w:ins>
          </w:p>
        </w:tc>
        <w:tc>
          <w:tcPr>
            <w:tcW w:w="4174" w:type="dxa"/>
            <w:noWrap/>
            <w:hideMark/>
          </w:tcPr>
          <w:p w14:paraId="0777D648" w14:textId="77777777" w:rsidR="00236ED4" w:rsidRDefault="00236ED4" w:rsidP="00820888">
            <w:pPr>
              <w:cnfStyle w:val="000000000000" w:firstRow="0" w:lastRow="0" w:firstColumn="0" w:lastColumn="0" w:oddVBand="0" w:evenVBand="0" w:oddHBand="0" w:evenHBand="0" w:firstRowFirstColumn="0" w:firstRowLastColumn="0" w:lastRowFirstColumn="0" w:lastRowLastColumn="0"/>
              <w:rPr>
                <w:ins w:id="3894" w:author="D'souza, Nigel" w:date="2019-10-11T12:48:00Z"/>
                <w:color w:val="000000"/>
                <w:sz w:val="22"/>
                <w:szCs w:val="22"/>
              </w:rPr>
            </w:pPr>
            <w:proofErr w:type="spellStart"/>
            <w:ins w:id="3895" w:author="D'souza, Nigel" w:date="2019-10-11T12:48:00Z">
              <w:r>
                <w:rPr>
                  <w:color w:val="000000"/>
                </w:rPr>
                <w:t>UserMaintService</w:t>
              </w:r>
              <w:proofErr w:type="spellEnd"/>
              <w:r>
                <w:rPr>
                  <w:color w:val="000000"/>
                </w:rPr>
                <w:t>/</w:t>
              </w:r>
              <w:proofErr w:type="spellStart"/>
              <w:r>
                <w:rPr>
                  <w:color w:val="000000"/>
                </w:rPr>
                <w:t>restoreUser</w:t>
              </w:r>
              <w:proofErr w:type="spellEnd"/>
              <w:r>
                <w:rPr>
                  <w:color w:val="000000"/>
                </w:rPr>
                <w:t xml:space="preserve"> </w:t>
              </w:r>
            </w:ins>
          </w:p>
        </w:tc>
      </w:tr>
    </w:tbl>
    <w:p w14:paraId="6EF1ABCA" w14:textId="77777777" w:rsidR="008751B1" w:rsidRDefault="008751B1" w:rsidP="008751B1">
      <w:pPr>
        <w:rPr>
          <w:ins w:id="3896" w:author="D'souza, Nigel" w:date="2019-10-11T12:47:00Z"/>
        </w:rPr>
      </w:pPr>
    </w:p>
    <w:p w14:paraId="485852AD" w14:textId="77777777" w:rsidR="00AA1F11" w:rsidRDefault="00AA1F11" w:rsidP="008751B1">
      <w:pPr>
        <w:rPr>
          <w:ins w:id="3897" w:author="D'souza, Nigel" w:date="2019-08-28T15:40:00Z"/>
        </w:rPr>
      </w:pPr>
    </w:p>
    <w:p w14:paraId="7F689F12" w14:textId="047CD66C" w:rsidR="008751B1" w:rsidRDefault="008751B1">
      <w:pPr>
        <w:pStyle w:val="Heading1"/>
        <w:pageBreakBefore w:val="0"/>
        <w:numPr>
          <w:ilvl w:val="2"/>
          <w:numId w:val="2"/>
        </w:numPr>
        <w:rPr>
          <w:ins w:id="3898" w:author="D'souza, Nigel" w:date="2019-08-28T15:40:00Z"/>
        </w:rPr>
        <w:pPrChange w:id="3899" w:author="D'souza, Nigel" w:date="2019-08-28T15:40:00Z">
          <w:pPr>
            <w:pStyle w:val="Heading1"/>
            <w:pageBreakBefore w:val="0"/>
            <w:numPr>
              <w:ilvl w:val="2"/>
              <w:numId w:val="15"/>
            </w:numPr>
            <w:tabs>
              <w:tab w:val="clear" w:pos="360"/>
              <w:tab w:val="num" w:pos="990"/>
            </w:tabs>
            <w:ind w:left="990" w:hanging="720"/>
          </w:pPr>
        </w:pPrChange>
      </w:pPr>
      <w:ins w:id="3900" w:author="D'souza, Nigel" w:date="2019-08-28T15:40:00Z">
        <w:del w:id="3901" w:author="D'souza, Nigel [2]" w:date="2020-01-03T14:55:00Z">
          <w:r w:rsidDel="00FD3F79">
            <w:delText>SSO/</w:delText>
          </w:r>
        </w:del>
        <w:bookmarkStart w:id="3902" w:name="_Toc28956476"/>
        <w:r>
          <w:t xml:space="preserve">Financial </w:t>
        </w:r>
        <w:proofErr w:type="spellStart"/>
        <w:r>
          <w:t>Center</w:t>
        </w:r>
        <w:proofErr w:type="spellEnd"/>
        <w:r>
          <w:t xml:space="preserve"> Service Requests (</w:t>
        </w:r>
      </w:ins>
      <w:proofErr w:type="spellStart"/>
      <w:ins w:id="3903" w:author="D'souza, Nigel [2]" w:date="2020-01-03T14:55:00Z">
        <w:r w:rsidR="00FD3F79">
          <w:t>R</w:t>
        </w:r>
      </w:ins>
      <w:commentRangeStart w:id="3904"/>
      <w:ins w:id="3905" w:author="D'souza, Nigel" w:date="2019-08-28T15:40:00Z">
        <w:del w:id="3906" w:author="D'souza, Nigel [2]" w:date="2020-01-03T14:55:00Z">
          <w:r w:rsidDel="00FD3F79">
            <w:delText>r</w:delText>
          </w:r>
        </w:del>
        <w:r>
          <w:t>estFul</w:t>
        </w:r>
      </w:ins>
      <w:commentRangeEnd w:id="3904"/>
      <w:proofErr w:type="spellEnd"/>
      <w:r w:rsidR="00820888">
        <w:rPr>
          <w:rStyle w:val="CommentReference"/>
          <w:rFonts w:ascii="Arial" w:hAnsi="Arial"/>
          <w:b w:val="0"/>
          <w:bCs w:val="0"/>
          <w:color w:val="auto"/>
          <w:lang w:val="en-GB"/>
        </w:rPr>
        <w:commentReference w:id="3904"/>
      </w:r>
      <w:ins w:id="3907" w:author="D'souza, Nigel" w:date="2019-08-28T15:40:00Z">
        <w:r>
          <w:t>)</w:t>
        </w:r>
        <w:bookmarkEnd w:id="3902"/>
      </w:ins>
    </w:p>
    <w:p w14:paraId="6BAB68C7" w14:textId="77777777" w:rsidR="00AA1F11" w:rsidRDefault="00AA1F11" w:rsidP="00AA1F11">
      <w:pPr>
        <w:pStyle w:val="NormalIndent"/>
        <w:ind w:left="0"/>
        <w:rPr>
          <w:ins w:id="3908" w:author="D'souza, Nigel" w:date="2019-10-11T12:46:00Z"/>
        </w:rPr>
      </w:pPr>
    </w:p>
    <w:p w14:paraId="29DF8238" w14:textId="77777777" w:rsidR="00AA1F11" w:rsidRDefault="00AA1F11" w:rsidP="00AA1F11">
      <w:pPr>
        <w:pStyle w:val="NormalIndent"/>
        <w:ind w:left="0"/>
        <w:rPr>
          <w:ins w:id="3909" w:author="D'souza, Nigel" w:date="2019-10-11T12:46:00Z"/>
        </w:rPr>
      </w:pPr>
    </w:p>
    <w:p w14:paraId="7E9375C8" w14:textId="77777777" w:rsidR="00AA1F11" w:rsidRPr="00DA61FB" w:rsidRDefault="00AA1F11" w:rsidP="00AA1F11">
      <w:pPr>
        <w:rPr>
          <w:ins w:id="3910" w:author="D'souza, Nigel" w:date="2019-10-11T12:46:00Z"/>
          <w:rFonts w:ascii="Calibri" w:hAnsi="Calibri"/>
          <w:b/>
          <w:szCs w:val="22"/>
          <w:lang w:val="en-US"/>
        </w:rPr>
      </w:pPr>
      <w:ins w:id="3911" w:author="D'souza, Nigel" w:date="2019-10-11T12:46:00Z">
        <w:r w:rsidRPr="00DA61FB">
          <w:rPr>
            <w:b/>
          </w:rPr>
          <w:t>       Mega menu/Quick links</w:t>
        </w:r>
      </w:ins>
    </w:p>
    <w:p w14:paraId="7A1A78E2" w14:textId="77777777" w:rsidR="00AA1F11" w:rsidRDefault="00AA1F11" w:rsidP="00AA1F11">
      <w:pPr>
        <w:numPr>
          <w:ilvl w:val="0"/>
          <w:numId w:val="18"/>
        </w:numPr>
        <w:rPr>
          <w:ins w:id="3912" w:author="D'souza, Nigel" w:date="2019-10-11T12:46:00Z"/>
        </w:rPr>
      </w:pPr>
      <w:ins w:id="3913" w:author="D'souza, Nigel" w:date="2019-10-11T12:46:00Z">
        <w:r>
          <w:rPr>
            <w:rFonts w:ascii="Helvetica" w:hAnsi="Helvetica"/>
            <w:color w:val="505050"/>
            <w:sz w:val="18"/>
            <w:szCs w:val="18"/>
            <w:shd w:val="clear" w:color="auto" w:fill="FFFFFF"/>
          </w:rPr>
          <w:t>/</w:t>
        </w:r>
        <w:r>
          <w:t>banking-services/</w:t>
        </w:r>
        <w:proofErr w:type="spellStart"/>
        <w:r>
          <w:t>api</w:t>
        </w:r>
        <w:proofErr w:type="spellEnd"/>
        <w:r>
          <w:t>/workspaces/</w:t>
        </w:r>
        <w:proofErr w:type="spellStart"/>
        <w:r>
          <w:t>getAllDeeplinks</w:t>
        </w:r>
        <w:proofErr w:type="spellEnd"/>
        <w:r>
          <w:t>  (mega menu)</w:t>
        </w:r>
      </w:ins>
    </w:p>
    <w:p w14:paraId="649C606C" w14:textId="77777777" w:rsidR="00AA1F11" w:rsidRDefault="00AA1F11" w:rsidP="00AA1F11">
      <w:pPr>
        <w:ind w:left="360"/>
        <w:rPr>
          <w:ins w:id="3914" w:author="D'souza, Nigel" w:date="2019-10-11T12:46:00Z"/>
          <w:rFonts w:eastAsiaTheme="minorHAnsi"/>
        </w:rPr>
      </w:pPr>
      <w:ins w:id="3915" w:author="D'souza, Nigel" w:date="2019-10-11T12:46:00Z">
        <w:r>
          <w:t> </w:t>
        </w:r>
      </w:ins>
    </w:p>
    <w:p w14:paraId="5E2C05D8" w14:textId="77777777" w:rsidR="00AA1F11" w:rsidRDefault="00AA1F11" w:rsidP="00AA1F11">
      <w:pPr>
        <w:ind w:left="360"/>
        <w:rPr>
          <w:ins w:id="3916" w:author="D'souza, Nigel" w:date="2019-10-11T12:46:00Z"/>
        </w:rPr>
      </w:pPr>
      <w:ins w:id="3917" w:author="D'souza, Nigel" w:date="2019-10-11T12:46:00Z">
        <w:r>
          <w:t>Action Items</w:t>
        </w:r>
      </w:ins>
    </w:p>
    <w:p w14:paraId="59E91DE9" w14:textId="77777777" w:rsidR="00AA1F11" w:rsidRDefault="00AA1F11" w:rsidP="00AA1F11">
      <w:pPr>
        <w:numPr>
          <w:ilvl w:val="0"/>
          <w:numId w:val="18"/>
        </w:numPr>
        <w:rPr>
          <w:ins w:id="3918" w:author="D'souza, Nigel" w:date="2019-10-11T12:46:00Z"/>
        </w:rPr>
      </w:pPr>
      <w:ins w:id="3919" w:author="D'souza, Nigel" w:date="2019-10-11T12:46:00Z">
        <w:r>
          <w:t>/banking-services/</w:t>
        </w:r>
        <w:proofErr w:type="spellStart"/>
        <w:r>
          <w:t>api</w:t>
        </w:r>
        <w:proofErr w:type="spellEnd"/>
        <w:r>
          <w:t>/notifications/</w:t>
        </w:r>
        <w:proofErr w:type="spellStart"/>
        <w:r>
          <w:t>getNotifications</w:t>
        </w:r>
        <w:proofErr w:type="spellEnd"/>
        <w:r>
          <w:t>  (action widget)</w:t>
        </w:r>
      </w:ins>
    </w:p>
    <w:p w14:paraId="5F2D69CE" w14:textId="77777777" w:rsidR="00AA1F11" w:rsidRDefault="00AA1F11" w:rsidP="00AA1F11">
      <w:pPr>
        <w:ind w:left="360"/>
        <w:rPr>
          <w:ins w:id="3920" w:author="D'souza, Nigel" w:date="2019-10-11T12:46:00Z"/>
          <w:rFonts w:eastAsiaTheme="minorHAnsi"/>
        </w:rPr>
      </w:pPr>
      <w:ins w:id="3921" w:author="D'souza, Nigel" w:date="2019-10-11T12:46:00Z">
        <w:r>
          <w:t> </w:t>
        </w:r>
      </w:ins>
    </w:p>
    <w:p w14:paraId="6C40EED5" w14:textId="77777777" w:rsidR="00AA1F11" w:rsidRPr="00DA61FB" w:rsidRDefault="00AA1F11" w:rsidP="00AA1F11">
      <w:pPr>
        <w:ind w:left="360"/>
        <w:rPr>
          <w:ins w:id="3922" w:author="D'souza, Nigel" w:date="2019-10-11T12:46:00Z"/>
          <w:b/>
        </w:rPr>
      </w:pPr>
      <w:proofErr w:type="spellStart"/>
      <w:ins w:id="3923" w:author="D'souza, Nigel" w:date="2019-10-11T12:46:00Z">
        <w:r w:rsidRPr="00DA61FB">
          <w:rPr>
            <w:b/>
          </w:rPr>
          <w:t>Favorite</w:t>
        </w:r>
        <w:proofErr w:type="spellEnd"/>
        <w:r w:rsidRPr="00DA61FB">
          <w:rPr>
            <w:b/>
          </w:rPr>
          <w:t xml:space="preserve"> Template</w:t>
        </w:r>
      </w:ins>
    </w:p>
    <w:p w14:paraId="121749E8" w14:textId="77777777" w:rsidR="00AA1F11" w:rsidRDefault="00AA1F11" w:rsidP="00AA1F11">
      <w:pPr>
        <w:numPr>
          <w:ilvl w:val="0"/>
          <w:numId w:val="18"/>
        </w:numPr>
        <w:rPr>
          <w:ins w:id="3924" w:author="D'souza, Nigel" w:date="2019-10-11T12:46:00Z"/>
        </w:rPr>
      </w:pPr>
      <w:ins w:id="3925" w:author="D'souza, Nigel" w:date="2019-10-11T12:46:00Z">
        <w:r>
          <w:t>/banking-services/</w:t>
        </w:r>
        <w:proofErr w:type="spellStart"/>
        <w:r>
          <w:t>api</w:t>
        </w:r>
        <w:proofErr w:type="spellEnd"/>
        <w:r>
          <w:t>/inquiry/</w:t>
        </w:r>
        <w:proofErr w:type="spellStart"/>
        <w:r>
          <w:t>getQueryResults</w:t>
        </w:r>
        <w:proofErr w:type="spellEnd"/>
        <w:r>
          <w:t xml:space="preserve"> ( </w:t>
        </w:r>
        <w:proofErr w:type="spellStart"/>
        <w:r>
          <w:t>favorite</w:t>
        </w:r>
        <w:proofErr w:type="spellEnd"/>
        <w:r>
          <w:t xml:space="preserve"> template)</w:t>
        </w:r>
      </w:ins>
    </w:p>
    <w:p w14:paraId="227B0BBF" w14:textId="77777777" w:rsidR="00AA1F11" w:rsidRDefault="00AA1F11" w:rsidP="00AA1F11">
      <w:pPr>
        <w:ind w:left="360"/>
        <w:rPr>
          <w:ins w:id="3926" w:author="D'souza, Nigel" w:date="2019-10-11T12:46:00Z"/>
          <w:rFonts w:eastAsiaTheme="minorHAnsi"/>
        </w:rPr>
      </w:pPr>
      <w:ins w:id="3927" w:author="D'souza, Nigel" w:date="2019-10-11T12:46:00Z">
        <w:r>
          <w:t> </w:t>
        </w:r>
      </w:ins>
    </w:p>
    <w:p w14:paraId="657E5648" w14:textId="77777777" w:rsidR="00AA1F11" w:rsidRPr="00DA61FB" w:rsidRDefault="00AA1F11" w:rsidP="00AA1F11">
      <w:pPr>
        <w:ind w:left="360"/>
        <w:rPr>
          <w:ins w:id="3928" w:author="D'souza, Nigel" w:date="2019-10-11T12:46:00Z"/>
          <w:b/>
        </w:rPr>
      </w:pPr>
      <w:ins w:id="3929" w:author="D'souza, Nigel" w:date="2019-10-11T12:46:00Z">
        <w:r w:rsidRPr="00DA61FB">
          <w:rPr>
            <w:b/>
          </w:rPr>
          <w:t xml:space="preserve">Balance: </w:t>
        </w:r>
      </w:ins>
    </w:p>
    <w:p w14:paraId="3AC0F554" w14:textId="77777777" w:rsidR="00AA1F11" w:rsidRDefault="00AA1F11" w:rsidP="00AA1F11">
      <w:pPr>
        <w:ind w:left="360"/>
        <w:rPr>
          <w:ins w:id="3930" w:author="D'souza, Nigel" w:date="2019-10-11T12:46:00Z"/>
        </w:rPr>
      </w:pPr>
      <w:ins w:id="3931" w:author="D'souza, Nigel" w:date="2019-10-11T12:46:00Z">
        <w:r>
          <w:t> </w:t>
        </w:r>
      </w:ins>
    </w:p>
    <w:p w14:paraId="179063F2" w14:textId="77777777" w:rsidR="00AA1F11" w:rsidRDefault="00AA1F11" w:rsidP="00AA1F11">
      <w:pPr>
        <w:numPr>
          <w:ilvl w:val="0"/>
          <w:numId w:val="18"/>
        </w:numPr>
        <w:rPr>
          <w:ins w:id="3932" w:author="D'souza, Nigel" w:date="2019-10-11T12:46:00Z"/>
        </w:rPr>
      </w:pPr>
      <w:ins w:id="3933" w:author="D'souza, Nigel" w:date="2019-10-11T12:46:00Z">
        <w:r>
          <w:t>/banking-services/api/</w:t>
        </w:r>
        <w:r>
          <w:rPr>
            <w:rFonts w:ascii="Helvetica" w:hAnsi="Helvetica"/>
            <w:color w:val="505050"/>
            <w:sz w:val="18"/>
            <w:szCs w:val="18"/>
            <w:shd w:val="clear" w:color="auto" w:fill="FFFFFF"/>
          </w:rPr>
          <w:t>balanceAndTransaction</w:t>
        </w:r>
        <w:r>
          <w:t>/depositAccounts/PRIORDAY/accountSummary/getListView (balance—individual accounts)</w:t>
        </w:r>
      </w:ins>
    </w:p>
    <w:p w14:paraId="1956F8E2" w14:textId="77777777" w:rsidR="00AA1F11" w:rsidRDefault="00AA1F11" w:rsidP="00AA1F11">
      <w:pPr>
        <w:numPr>
          <w:ilvl w:val="0"/>
          <w:numId w:val="18"/>
        </w:numPr>
        <w:rPr>
          <w:ins w:id="3934" w:author="D'souza, Nigel" w:date="2019-10-11T12:46:00Z"/>
        </w:rPr>
      </w:pPr>
      <w:ins w:id="3935" w:author="D'souza, Nigel" w:date="2019-10-11T12:46:00Z">
        <w:r>
          <w:lastRenderedPageBreak/>
          <w:t>/banking-services/api/balanceAndTransaction/depositAccounts/CURRDAY/accountSummary/getListView (balance—individual accounts)</w:t>
        </w:r>
      </w:ins>
    </w:p>
    <w:p w14:paraId="3896B1E5" w14:textId="77777777" w:rsidR="00AA1F11" w:rsidRDefault="00AA1F11" w:rsidP="00AA1F11">
      <w:pPr>
        <w:numPr>
          <w:ilvl w:val="0"/>
          <w:numId w:val="18"/>
        </w:numPr>
        <w:rPr>
          <w:ins w:id="3936" w:author="D'souza, Nigel" w:date="2019-10-11T12:46:00Z"/>
        </w:rPr>
      </w:pPr>
      <w:ins w:id="3937" w:author="D'souza, Nigel" w:date="2019-10-11T12:46:00Z">
        <w:r>
          <w:rPr>
            <w:rFonts w:ascii="Helvetica" w:hAnsi="Helvetica"/>
            <w:color w:val="505050"/>
            <w:sz w:val="18"/>
            <w:szCs w:val="18"/>
            <w:shd w:val="clear" w:color="auto" w:fill="FFFFFF"/>
          </w:rPr>
          <w:t>/</w:t>
        </w:r>
        <w:r>
          <w:t>banking-services/api/balanceAndTransaction/depositAccounts/PRIORDAY/accountSummary/getAcctGroupTotalsList (balance – account group)</w:t>
        </w:r>
      </w:ins>
    </w:p>
    <w:p w14:paraId="08337616" w14:textId="77777777" w:rsidR="00AA1F11" w:rsidRDefault="00AA1F11" w:rsidP="00AA1F11">
      <w:pPr>
        <w:numPr>
          <w:ilvl w:val="0"/>
          <w:numId w:val="18"/>
        </w:numPr>
        <w:rPr>
          <w:ins w:id="3938" w:author="D'souza, Nigel" w:date="2019-10-11T12:46:00Z"/>
        </w:rPr>
      </w:pPr>
      <w:ins w:id="3939" w:author="D'souza, Nigel" w:date="2019-10-11T12:46:00Z">
        <w:r>
          <w:t>/banking-services/api/balanceAndTransaction/depositAccounts/PRIORDAY/accountSummary/getAcctGroupBalanceSummary (balance – account group drill down)</w:t>
        </w:r>
      </w:ins>
    </w:p>
    <w:p w14:paraId="3945DFF1" w14:textId="77777777" w:rsidR="00AA1F11" w:rsidRDefault="00AA1F11" w:rsidP="00AA1F11">
      <w:pPr>
        <w:ind w:left="360"/>
        <w:rPr>
          <w:ins w:id="3940" w:author="D'souza, Nigel" w:date="2019-10-11T12:46:00Z"/>
          <w:rFonts w:eastAsiaTheme="minorHAnsi"/>
        </w:rPr>
      </w:pPr>
      <w:ins w:id="3941" w:author="D'souza, Nigel" w:date="2019-10-11T12:46:00Z">
        <w:r>
          <w:t> </w:t>
        </w:r>
      </w:ins>
    </w:p>
    <w:p w14:paraId="48ACF1FF" w14:textId="77777777" w:rsidR="00AA1F11" w:rsidRPr="00DA61FB" w:rsidRDefault="00AA1F11" w:rsidP="00AA1F11">
      <w:pPr>
        <w:ind w:left="360"/>
        <w:rPr>
          <w:ins w:id="3942" w:author="D'souza, Nigel" w:date="2019-10-11T12:46:00Z"/>
          <w:b/>
        </w:rPr>
      </w:pPr>
      <w:ins w:id="3943" w:author="D'souza, Nigel" w:date="2019-10-11T12:46:00Z">
        <w:r w:rsidRPr="00DA61FB">
          <w:rPr>
            <w:b/>
          </w:rPr>
          <w:t>Search widget:</w:t>
        </w:r>
      </w:ins>
    </w:p>
    <w:p w14:paraId="2DCCAE7C" w14:textId="77777777" w:rsidR="00AA1F11" w:rsidRDefault="00AA1F11" w:rsidP="00AA1F11">
      <w:pPr>
        <w:ind w:left="360"/>
        <w:rPr>
          <w:ins w:id="3944" w:author="D'souza, Nigel" w:date="2019-10-11T12:46:00Z"/>
        </w:rPr>
      </w:pPr>
      <w:ins w:id="3945" w:author="D'souza, Nigel" w:date="2019-10-11T12:46:00Z">
        <w:r>
          <w:t> </w:t>
        </w:r>
      </w:ins>
    </w:p>
    <w:p w14:paraId="204EA5A3" w14:textId="77777777" w:rsidR="00AA1F11" w:rsidRDefault="00AA1F11" w:rsidP="00AA1F11">
      <w:pPr>
        <w:numPr>
          <w:ilvl w:val="0"/>
          <w:numId w:val="18"/>
        </w:numPr>
        <w:rPr>
          <w:ins w:id="3946" w:author="D'souza, Nigel" w:date="2019-10-11T12:46:00Z"/>
        </w:rPr>
      </w:pPr>
      <w:ins w:id="3947" w:author="D'souza, Nigel" w:date="2019-10-11T12:46:00Z">
        <w:r>
          <w:t>/banking-services/</w:t>
        </w:r>
        <w:proofErr w:type="spellStart"/>
        <w:r>
          <w:t>api</w:t>
        </w:r>
        <w:proofErr w:type="spellEnd"/>
        <w:r>
          <w:t>/</w:t>
        </w:r>
        <w:proofErr w:type="spellStart"/>
        <w:r>
          <w:t>tableMaintenance</w:t>
        </w:r>
        <w:proofErr w:type="spellEnd"/>
        <w:r>
          <w:t>/</w:t>
        </w:r>
        <w:proofErr w:type="spellStart"/>
        <w:r>
          <w:t>getLookupResults</w:t>
        </w:r>
        <w:proofErr w:type="spellEnd"/>
        <w:r>
          <w:t>  (Search widget – get transaction types)</w:t>
        </w:r>
      </w:ins>
    </w:p>
    <w:p w14:paraId="043528D9" w14:textId="77777777" w:rsidR="00AA1F11" w:rsidRDefault="00AA1F11" w:rsidP="00AA1F11">
      <w:pPr>
        <w:numPr>
          <w:ilvl w:val="0"/>
          <w:numId w:val="18"/>
        </w:numPr>
        <w:rPr>
          <w:ins w:id="3948" w:author="D'souza, Nigel" w:date="2019-10-11T12:46:00Z"/>
        </w:rPr>
      </w:pPr>
      <w:ins w:id="3949" w:author="D'souza, Nigel" w:date="2019-10-11T12:46:00Z">
        <w:r>
          <w:t>/banking-services/api/balanceAndTransaction/depositAccounts/previousDay/getSearchTransactions/getListView  (Search widget – past payments)</w:t>
        </w:r>
      </w:ins>
    </w:p>
    <w:p w14:paraId="066CBD04" w14:textId="77777777" w:rsidR="00AA1F11" w:rsidRDefault="00AA1F11" w:rsidP="00AA1F11">
      <w:pPr>
        <w:numPr>
          <w:ilvl w:val="0"/>
          <w:numId w:val="18"/>
        </w:numPr>
        <w:rPr>
          <w:ins w:id="3950" w:author="D'souza, Nigel" w:date="2019-10-11T12:46:00Z"/>
        </w:rPr>
      </w:pPr>
      <w:ins w:id="3951" w:author="D'souza, Nigel" w:date="2019-10-11T12:46:00Z">
        <w:r>
          <w:t>/banking-services/</w:t>
        </w:r>
        <w:proofErr w:type="spellStart"/>
        <w:r>
          <w:t>api</w:t>
        </w:r>
        <w:proofErr w:type="spellEnd"/>
        <w:r>
          <w:t>/payment/</w:t>
        </w:r>
        <w:proofErr w:type="spellStart"/>
        <w:r>
          <w:t>listView</w:t>
        </w:r>
        <w:proofErr w:type="spellEnd"/>
        <w:r>
          <w:t>/</w:t>
        </w:r>
        <w:proofErr w:type="spellStart"/>
        <w:r>
          <w:t>corp</w:t>
        </w:r>
        <w:proofErr w:type="spellEnd"/>
        <w:r>
          <w:t>/</w:t>
        </w:r>
        <w:proofErr w:type="spellStart"/>
        <w:r>
          <w:t>getListView</w:t>
        </w:r>
        <w:proofErr w:type="spellEnd"/>
        <w:r>
          <w:t>  (Search widget – pending payments)</w:t>
        </w:r>
      </w:ins>
    </w:p>
    <w:p w14:paraId="149BEE10" w14:textId="77777777" w:rsidR="00AA1F11" w:rsidRDefault="00AA1F11" w:rsidP="00AA1F11">
      <w:pPr>
        <w:ind w:left="360"/>
        <w:rPr>
          <w:ins w:id="3952" w:author="D'souza, Nigel" w:date="2019-10-11T12:46:00Z"/>
          <w:rFonts w:eastAsiaTheme="minorHAnsi"/>
        </w:rPr>
      </w:pPr>
      <w:ins w:id="3953" w:author="D'souza, Nigel" w:date="2019-10-11T12:46:00Z">
        <w:r>
          <w:t> </w:t>
        </w:r>
      </w:ins>
    </w:p>
    <w:p w14:paraId="3D08AAB6" w14:textId="77777777" w:rsidR="00AA1F11" w:rsidRPr="00DA61FB" w:rsidRDefault="00AA1F11" w:rsidP="00AA1F11">
      <w:pPr>
        <w:ind w:left="360"/>
        <w:rPr>
          <w:ins w:id="3954" w:author="D'souza, Nigel" w:date="2019-10-11T12:46:00Z"/>
          <w:b/>
        </w:rPr>
      </w:pPr>
      <w:ins w:id="3955" w:author="D'souza, Nigel" w:date="2019-10-11T12:46:00Z">
        <w:r w:rsidRPr="00DA61FB">
          <w:rPr>
            <w:b/>
          </w:rPr>
          <w:t>Approval widget:</w:t>
        </w:r>
      </w:ins>
    </w:p>
    <w:p w14:paraId="1089EC39" w14:textId="77777777" w:rsidR="00AA1F11" w:rsidRDefault="00AA1F11" w:rsidP="00AA1F11">
      <w:pPr>
        <w:ind w:left="360"/>
        <w:rPr>
          <w:ins w:id="3956" w:author="D'souza, Nigel" w:date="2019-10-11T12:46:00Z"/>
        </w:rPr>
      </w:pPr>
      <w:ins w:id="3957" w:author="D'souza, Nigel" w:date="2019-10-11T12:46:00Z">
        <w:r>
          <w:t> </w:t>
        </w:r>
      </w:ins>
    </w:p>
    <w:p w14:paraId="163813F6" w14:textId="77777777" w:rsidR="00AA1F11" w:rsidRDefault="00AA1F11" w:rsidP="00AA1F11">
      <w:pPr>
        <w:numPr>
          <w:ilvl w:val="0"/>
          <w:numId w:val="18"/>
        </w:numPr>
        <w:rPr>
          <w:ins w:id="3958" w:author="D'souza, Nigel" w:date="2019-10-11T12:46:00Z"/>
        </w:rPr>
      </w:pPr>
      <w:ins w:id="3959" w:author="D'souza, Nigel" w:date="2019-10-11T12:46:00Z">
        <w:r>
          <w:t>/banking-services/</w:t>
        </w:r>
        <w:proofErr w:type="spellStart"/>
        <w:r>
          <w:t>api</w:t>
        </w:r>
        <w:proofErr w:type="spellEnd"/>
        <w:r>
          <w:t>/payment/</w:t>
        </w:r>
        <w:proofErr w:type="spellStart"/>
        <w:r>
          <w:t>listView</w:t>
        </w:r>
        <w:proofErr w:type="spellEnd"/>
        <w:r>
          <w:t>/</w:t>
        </w:r>
        <w:proofErr w:type="spellStart"/>
        <w:r>
          <w:t>corp</w:t>
        </w:r>
        <w:proofErr w:type="spellEnd"/>
        <w:r>
          <w:t>/</w:t>
        </w:r>
        <w:proofErr w:type="spellStart"/>
        <w:r>
          <w:t>getListView</w:t>
        </w:r>
        <w:proofErr w:type="spellEnd"/>
        <w:r>
          <w:t xml:space="preserve"> (approval widget -- get pending payments)</w:t>
        </w:r>
      </w:ins>
    </w:p>
    <w:p w14:paraId="00628243" w14:textId="77777777" w:rsidR="00AA1F11" w:rsidRDefault="00AA1F11" w:rsidP="00AA1F11">
      <w:pPr>
        <w:numPr>
          <w:ilvl w:val="0"/>
          <w:numId w:val="18"/>
        </w:numPr>
        <w:rPr>
          <w:ins w:id="3960" w:author="D'souza, Nigel" w:date="2019-10-11T12:46:00Z"/>
        </w:rPr>
      </w:pPr>
      <w:ins w:id="3961" w:author="D'souza, Nigel" w:date="2019-10-11T12:46:00Z">
        <w:r>
          <w:t>/banking-services/</w:t>
        </w:r>
        <w:proofErr w:type="spellStart"/>
        <w:r>
          <w:t>api</w:t>
        </w:r>
        <w:proofErr w:type="spellEnd"/>
        <w:r>
          <w:t>/payment/</w:t>
        </w:r>
        <w:proofErr w:type="spellStart"/>
        <w:r>
          <w:t>listView</w:t>
        </w:r>
        <w:proofErr w:type="spellEnd"/>
        <w:r>
          <w:t>/</w:t>
        </w:r>
        <w:proofErr w:type="spellStart"/>
        <w:r>
          <w:t>corp</w:t>
        </w:r>
        <w:proofErr w:type="spellEnd"/>
        <w:r>
          <w:t>/approve (approval widget – approve payment)</w:t>
        </w:r>
      </w:ins>
    </w:p>
    <w:p w14:paraId="5E2BF92A" w14:textId="77777777" w:rsidR="00AA1F11" w:rsidRDefault="00AA1F11" w:rsidP="00AA1F11">
      <w:pPr>
        <w:numPr>
          <w:ilvl w:val="0"/>
          <w:numId w:val="18"/>
        </w:numPr>
        <w:rPr>
          <w:ins w:id="3962" w:author="D'souza, Nigel" w:date="2019-10-11T12:46:00Z"/>
        </w:rPr>
      </w:pPr>
      <w:ins w:id="3963" w:author="D'souza, Nigel" w:date="2019-10-11T12:46:00Z">
        <w:r>
          <w:rPr>
            <w:color w:val="000000"/>
          </w:rPr>
          <w:t>/banking-services/</w:t>
        </w:r>
        <w:proofErr w:type="spellStart"/>
        <w:r>
          <w:rPr>
            <w:color w:val="000000"/>
          </w:rPr>
          <w:t>api</w:t>
        </w:r>
        <w:proofErr w:type="spellEnd"/>
        <w:r>
          <w:rPr>
            <w:color w:val="000000"/>
          </w:rPr>
          <w:t>/payment/</w:t>
        </w:r>
        <w:proofErr w:type="spellStart"/>
        <w:r>
          <w:rPr>
            <w:color w:val="000000"/>
          </w:rPr>
          <w:t>listView</w:t>
        </w:r>
        <w:proofErr w:type="spellEnd"/>
        <w:r>
          <w:rPr>
            <w:color w:val="000000"/>
          </w:rPr>
          <w:t>/</w:t>
        </w:r>
        <w:proofErr w:type="spellStart"/>
        <w:r>
          <w:rPr>
            <w:color w:val="000000"/>
          </w:rPr>
          <w:t>corp</w:t>
        </w:r>
        <w:proofErr w:type="spellEnd"/>
        <w:r>
          <w:rPr>
            <w:color w:val="000000"/>
          </w:rPr>
          <w:t>/delete</w:t>
        </w:r>
      </w:ins>
    </w:p>
    <w:p w14:paraId="58029C45" w14:textId="77777777" w:rsidR="00AA1F11" w:rsidRDefault="00AA1F11" w:rsidP="00AA1F11">
      <w:pPr>
        <w:numPr>
          <w:ilvl w:val="0"/>
          <w:numId w:val="18"/>
        </w:numPr>
        <w:rPr>
          <w:ins w:id="3964" w:author="D'souza, Nigel" w:date="2019-10-11T12:46:00Z"/>
        </w:rPr>
      </w:pPr>
      <w:ins w:id="3965" w:author="D'souza, Nigel" w:date="2019-10-11T12:46:00Z">
        <w:r>
          <w:t>/banking-services/</w:t>
        </w:r>
        <w:proofErr w:type="spellStart"/>
        <w:r>
          <w:t>api</w:t>
        </w:r>
        <w:proofErr w:type="spellEnd"/>
        <w:r>
          <w:t>/payment/</w:t>
        </w:r>
        <w:proofErr w:type="spellStart"/>
        <w:r>
          <w:t>listView</w:t>
        </w:r>
        <w:proofErr w:type="spellEnd"/>
        <w:r>
          <w:t>/</w:t>
        </w:r>
        <w:proofErr w:type="spellStart"/>
        <w:r>
          <w:t>corp</w:t>
        </w:r>
        <w:proofErr w:type="spellEnd"/>
        <w:r>
          <w:t>/reject</w:t>
        </w:r>
      </w:ins>
    </w:p>
    <w:p w14:paraId="7731ED63" w14:textId="77777777" w:rsidR="00AA1F11" w:rsidRDefault="00AA1F11" w:rsidP="00AA1F11">
      <w:pPr>
        <w:numPr>
          <w:ilvl w:val="0"/>
          <w:numId w:val="18"/>
        </w:numPr>
        <w:rPr>
          <w:ins w:id="3966" w:author="D'souza, Nigel" w:date="2019-10-11T12:46:00Z"/>
        </w:rPr>
      </w:pPr>
      <w:ins w:id="3967" w:author="D'souza, Nigel" w:date="2019-10-11T12:46:00Z">
        <w:r>
          <w:t>/banking-services/</w:t>
        </w:r>
        <w:proofErr w:type="spellStart"/>
        <w:r>
          <w:t>api</w:t>
        </w:r>
        <w:proofErr w:type="spellEnd"/>
        <w:r>
          <w:t>/</w:t>
        </w:r>
        <w:proofErr w:type="spellStart"/>
        <w:r>
          <w:t>mfaService</w:t>
        </w:r>
        <w:proofErr w:type="spellEnd"/>
        <w:r>
          <w:t>/</w:t>
        </w:r>
        <w:proofErr w:type="spellStart"/>
        <w:r>
          <w:t>getSettings</w:t>
        </w:r>
        <w:proofErr w:type="spellEnd"/>
        <w:r>
          <w:t xml:space="preserve"> (approval widget – </w:t>
        </w:r>
        <w:proofErr w:type="spellStart"/>
        <w:r>
          <w:t>getSettings</w:t>
        </w:r>
        <w:proofErr w:type="spellEnd"/>
        <w:r>
          <w:t>)</w:t>
        </w:r>
      </w:ins>
    </w:p>
    <w:p w14:paraId="516CE580" w14:textId="77777777" w:rsidR="00AA1F11" w:rsidRDefault="00AA1F11" w:rsidP="00AA1F11">
      <w:pPr>
        <w:numPr>
          <w:ilvl w:val="0"/>
          <w:numId w:val="18"/>
        </w:numPr>
        <w:rPr>
          <w:ins w:id="3968" w:author="D'souza, Nigel" w:date="2019-10-11T12:46:00Z"/>
        </w:rPr>
      </w:pPr>
      <w:ins w:id="3969" w:author="D'souza, Nigel" w:date="2019-10-11T12:46:00Z">
        <w:r>
          <w:t>/banking-services/</w:t>
        </w:r>
        <w:proofErr w:type="spellStart"/>
        <w:r>
          <w:t>api</w:t>
        </w:r>
        <w:proofErr w:type="spellEnd"/>
        <w:r>
          <w:t>/</w:t>
        </w:r>
        <w:proofErr w:type="spellStart"/>
        <w:r>
          <w:t>mfaService</w:t>
        </w:r>
        <w:proofErr w:type="spellEnd"/>
        <w:r>
          <w:t>/validate (approval widget – validate token)</w:t>
        </w:r>
      </w:ins>
    </w:p>
    <w:p w14:paraId="59AD4720" w14:textId="77777777" w:rsidR="00BC4C26" w:rsidRDefault="00BC4C26">
      <w:pPr>
        <w:rPr>
          <w:rFonts w:ascii="Arial Narrow" w:hAnsi="Arial Narrow"/>
          <w:b/>
          <w:bCs/>
          <w:color w:val="003366"/>
          <w:sz w:val="32"/>
        </w:rPr>
      </w:pPr>
    </w:p>
    <w:p w14:paraId="678E787B" w14:textId="77777777" w:rsidR="005A3589" w:rsidRDefault="005A3589" w:rsidP="008751B1">
      <w:pPr>
        <w:pStyle w:val="Heading1"/>
        <w:pageBreakBefore w:val="0"/>
        <w:numPr>
          <w:ilvl w:val="0"/>
          <w:numId w:val="15"/>
        </w:numPr>
      </w:pPr>
      <w:bookmarkStart w:id="3970" w:name="_Toc28956477"/>
      <w:r>
        <w:t>Extended Functionality</w:t>
      </w:r>
      <w:bookmarkEnd w:id="3790"/>
      <w:bookmarkEnd w:id="3970"/>
    </w:p>
    <w:p w14:paraId="5FB0E910" w14:textId="77777777" w:rsidR="005A3589" w:rsidRDefault="005A3589" w:rsidP="005A3589">
      <w:pPr>
        <w:pStyle w:val="NormalIndent"/>
      </w:pPr>
    </w:p>
    <w:p w14:paraId="20E9F79C" w14:textId="77777777" w:rsidR="005A3589" w:rsidRPr="002D37AA" w:rsidRDefault="005A3589" w:rsidP="005A3589">
      <w:pPr>
        <w:pStyle w:val="NormalIndent"/>
      </w:pPr>
    </w:p>
    <w:p w14:paraId="4ACCEB9F" w14:textId="77777777" w:rsidR="005A3589" w:rsidRDefault="005A3589" w:rsidP="008751B1">
      <w:pPr>
        <w:pStyle w:val="Heading1"/>
        <w:pageBreakBefore w:val="0"/>
        <w:numPr>
          <w:ilvl w:val="1"/>
          <w:numId w:val="15"/>
        </w:numPr>
      </w:pPr>
      <w:bookmarkStart w:id="3971" w:name="_Toc447174691"/>
      <w:bookmarkStart w:id="3972" w:name="_Toc28956478"/>
      <w:r>
        <w:t>Advanced Configurations</w:t>
      </w:r>
      <w:bookmarkEnd w:id="3971"/>
      <w:bookmarkEnd w:id="3972"/>
    </w:p>
    <w:p w14:paraId="32780555" w14:textId="77777777" w:rsidR="005A3589" w:rsidRDefault="005A3589" w:rsidP="005A3589">
      <w:pPr>
        <w:pStyle w:val="NormalIndent"/>
      </w:pPr>
    </w:p>
    <w:tbl>
      <w:tblPr>
        <w:tblStyle w:val="TableGrid"/>
        <w:tblW w:w="0" w:type="auto"/>
        <w:tblLook w:val="04A0" w:firstRow="1" w:lastRow="0" w:firstColumn="1" w:lastColumn="0" w:noHBand="0" w:noVBand="1"/>
      </w:tblPr>
      <w:tblGrid>
        <w:gridCol w:w="627"/>
        <w:gridCol w:w="1011"/>
        <w:gridCol w:w="3400"/>
        <w:gridCol w:w="847"/>
        <w:gridCol w:w="978"/>
        <w:gridCol w:w="2675"/>
      </w:tblGrid>
      <w:tr w:rsidR="005A3589" w14:paraId="6C4BEA39" w14:textId="77777777" w:rsidTr="00C17FCE">
        <w:tc>
          <w:tcPr>
            <w:tcW w:w="627" w:type="dxa"/>
            <w:shd w:val="clear" w:color="auto" w:fill="8DB3E2" w:themeFill="text2" w:themeFillTint="66"/>
          </w:tcPr>
          <w:p w14:paraId="41716E29" w14:textId="77777777" w:rsidR="005A3589" w:rsidRPr="00222D7E" w:rsidRDefault="005A3589" w:rsidP="00C17FCE">
            <w:pPr>
              <w:pStyle w:val="NormalIndent"/>
              <w:ind w:left="0"/>
              <w:rPr>
                <w:b/>
              </w:rPr>
            </w:pPr>
            <w:r w:rsidRPr="00222D7E">
              <w:rPr>
                <w:b/>
              </w:rPr>
              <w:t>Ref #</w:t>
            </w:r>
          </w:p>
        </w:tc>
        <w:tc>
          <w:tcPr>
            <w:tcW w:w="1011" w:type="dxa"/>
            <w:shd w:val="clear" w:color="auto" w:fill="8DB3E2" w:themeFill="text2" w:themeFillTint="66"/>
          </w:tcPr>
          <w:p w14:paraId="379C0465" w14:textId="77777777" w:rsidR="005A3589" w:rsidRPr="00222D7E" w:rsidRDefault="005A3589" w:rsidP="00C17FCE">
            <w:pPr>
              <w:pStyle w:val="NormalIndent"/>
              <w:ind w:left="0"/>
              <w:rPr>
                <w:b/>
              </w:rPr>
            </w:pPr>
            <w:r w:rsidRPr="00222D7E">
              <w:rPr>
                <w:b/>
              </w:rPr>
              <w:t>Category</w:t>
            </w:r>
          </w:p>
        </w:tc>
        <w:tc>
          <w:tcPr>
            <w:tcW w:w="3400" w:type="dxa"/>
            <w:shd w:val="clear" w:color="auto" w:fill="8DB3E2" w:themeFill="text2" w:themeFillTint="66"/>
          </w:tcPr>
          <w:p w14:paraId="776166F0" w14:textId="77777777" w:rsidR="005A3589" w:rsidRPr="00222D7E" w:rsidRDefault="005A3589" w:rsidP="00C17FCE">
            <w:pPr>
              <w:pStyle w:val="NormalIndent"/>
              <w:ind w:left="0"/>
              <w:rPr>
                <w:b/>
              </w:rPr>
            </w:pPr>
            <w:r w:rsidRPr="00222D7E">
              <w:rPr>
                <w:b/>
              </w:rPr>
              <w:t>Description</w:t>
            </w:r>
          </w:p>
        </w:tc>
        <w:tc>
          <w:tcPr>
            <w:tcW w:w="847" w:type="dxa"/>
            <w:shd w:val="clear" w:color="auto" w:fill="8DB3E2" w:themeFill="text2" w:themeFillTint="66"/>
          </w:tcPr>
          <w:p w14:paraId="6EB6F3A1" w14:textId="77777777" w:rsidR="005A3589" w:rsidRPr="00222D7E" w:rsidRDefault="005A3589" w:rsidP="00C17FCE">
            <w:pPr>
              <w:pStyle w:val="NormalIndent"/>
              <w:ind w:left="0"/>
              <w:rPr>
                <w:b/>
              </w:rPr>
            </w:pPr>
            <w:r w:rsidRPr="00222D7E">
              <w:rPr>
                <w:b/>
              </w:rPr>
              <w:t>Priority</w:t>
            </w:r>
          </w:p>
        </w:tc>
        <w:tc>
          <w:tcPr>
            <w:tcW w:w="978" w:type="dxa"/>
            <w:shd w:val="clear" w:color="auto" w:fill="8DB3E2" w:themeFill="text2" w:themeFillTint="66"/>
          </w:tcPr>
          <w:p w14:paraId="7BAD5DCC" w14:textId="77777777" w:rsidR="005A3589" w:rsidRPr="00222D7E" w:rsidRDefault="005A3589" w:rsidP="005A3589">
            <w:pPr>
              <w:pStyle w:val="NormalIndent"/>
              <w:ind w:left="0"/>
              <w:rPr>
                <w:b/>
              </w:rPr>
            </w:pPr>
            <w:r w:rsidRPr="00222D7E">
              <w:rPr>
                <w:b/>
              </w:rPr>
              <w:t>In Current System</w:t>
            </w:r>
          </w:p>
        </w:tc>
        <w:tc>
          <w:tcPr>
            <w:tcW w:w="2675" w:type="dxa"/>
            <w:shd w:val="clear" w:color="auto" w:fill="8DB3E2" w:themeFill="text2" w:themeFillTint="66"/>
          </w:tcPr>
          <w:p w14:paraId="44F4541E" w14:textId="77777777" w:rsidR="005A3589" w:rsidRPr="00222D7E" w:rsidRDefault="005A3589" w:rsidP="00C17FCE">
            <w:pPr>
              <w:pStyle w:val="NormalIndent"/>
              <w:ind w:left="0"/>
              <w:rPr>
                <w:b/>
              </w:rPr>
            </w:pPr>
            <w:r w:rsidRPr="00222D7E">
              <w:rPr>
                <w:b/>
              </w:rPr>
              <w:t>Configuration</w:t>
            </w:r>
          </w:p>
        </w:tc>
      </w:tr>
      <w:tr w:rsidR="005A3589" w:rsidRPr="00612C0A" w14:paraId="2099B7E2" w14:textId="77777777" w:rsidTr="005A3589">
        <w:trPr>
          <w:trHeight w:val="480"/>
        </w:trPr>
        <w:tc>
          <w:tcPr>
            <w:tcW w:w="627" w:type="dxa"/>
            <w:noWrap/>
          </w:tcPr>
          <w:p w14:paraId="3765790E" w14:textId="77777777" w:rsidR="005A3589" w:rsidRPr="00612C0A" w:rsidRDefault="003A5326" w:rsidP="00C17FCE">
            <w:pPr>
              <w:jc w:val="center"/>
              <w:rPr>
                <w:rFonts w:ascii="Calibri" w:hAnsi="Calibri"/>
                <w:color w:val="000000"/>
                <w:sz w:val="18"/>
                <w:szCs w:val="18"/>
                <w:lang w:val="en-US"/>
              </w:rPr>
            </w:pPr>
            <w:r>
              <w:rPr>
                <w:rFonts w:ascii="Calibri" w:hAnsi="Calibri"/>
                <w:color w:val="000000"/>
                <w:sz w:val="18"/>
                <w:szCs w:val="18"/>
                <w:lang w:val="en-US"/>
              </w:rPr>
              <w:t>1</w:t>
            </w:r>
          </w:p>
        </w:tc>
        <w:tc>
          <w:tcPr>
            <w:tcW w:w="1011" w:type="dxa"/>
            <w:noWrap/>
          </w:tcPr>
          <w:p w14:paraId="4AE1DABD" w14:textId="77777777" w:rsidR="005A3589" w:rsidRPr="00612C0A" w:rsidRDefault="003A5326" w:rsidP="00C17FCE">
            <w:pPr>
              <w:jc w:val="center"/>
              <w:rPr>
                <w:rFonts w:ascii="Calibri" w:hAnsi="Calibri"/>
                <w:color w:val="000000"/>
                <w:sz w:val="18"/>
                <w:szCs w:val="18"/>
                <w:lang w:val="en-US"/>
              </w:rPr>
            </w:pPr>
            <w:r>
              <w:rPr>
                <w:rFonts w:ascii="Calibri" w:hAnsi="Calibri"/>
                <w:color w:val="000000"/>
                <w:sz w:val="18"/>
                <w:szCs w:val="18"/>
                <w:lang w:val="en-US"/>
              </w:rPr>
              <w:t>RESTful Service</w:t>
            </w:r>
          </w:p>
        </w:tc>
        <w:tc>
          <w:tcPr>
            <w:tcW w:w="3400" w:type="dxa"/>
          </w:tcPr>
          <w:p w14:paraId="55915788" w14:textId="77777777" w:rsidR="005A3589" w:rsidRPr="00612C0A" w:rsidRDefault="003A5326" w:rsidP="00C17FCE">
            <w:pPr>
              <w:rPr>
                <w:rFonts w:ascii="Calibri" w:hAnsi="Calibri"/>
                <w:color w:val="000000"/>
                <w:sz w:val="18"/>
                <w:szCs w:val="18"/>
                <w:lang w:val="en-US"/>
              </w:rPr>
            </w:pPr>
            <w:r>
              <w:rPr>
                <w:rFonts w:ascii="Calibri" w:hAnsi="Calibri"/>
                <w:color w:val="000000"/>
                <w:sz w:val="18"/>
                <w:szCs w:val="18"/>
                <w:lang w:val="en-US"/>
              </w:rPr>
              <w:t xml:space="preserve">Ability for Liquidity Management application to initiate wires and multi-bank </w:t>
            </w:r>
            <w:commentRangeStart w:id="3973"/>
            <w:r>
              <w:rPr>
                <w:rFonts w:ascii="Calibri" w:hAnsi="Calibri"/>
                <w:color w:val="000000"/>
                <w:sz w:val="18"/>
                <w:szCs w:val="18"/>
                <w:lang w:val="en-US"/>
              </w:rPr>
              <w:t>payments</w:t>
            </w:r>
            <w:commentRangeEnd w:id="3973"/>
            <w:r w:rsidR="00820888">
              <w:rPr>
                <w:rStyle w:val="CommentReference"/>
                <w:lang w:val="en-GB"/>
              </w:rPr>
              <w:commentReference w:id="3973"/>
            </w:r>
          </w:p>
        </w:tc>
        <w:tc>
          <w:tcPr>
            <w:tcW w:w="847" w:type="dxa"/>
            <w:noWrap/>
          </w:tcPr>
          <w:p w14:paraId="43D7D233" w14:textId="77777777" w:rsidR="005A3589" w:rsidRPr="00612C0A" w:rsidRDefault="003A5326" w:rsidP="00C17FCE">
            <w:pPr>
              <w:jc w:val="center"/>
              <w:rPr>
                <w:rFonts w:ascii="Calibri" w:hAnsi="Calibri"/>
                <w:color w:val="000000"/>
                <w:sz w:val="18"/>
                <w:szCs w:val="18"/>
                <w:lang w:val="en-US"/>
              </w:rPr>
            </w:pPr>
            <w:r>
              <w:rPr>
                <w:rFonts w:ascii="Calibri" w:hAnsi="Calibri"/>
                <w:color w:val="000000"/>
                <w:sz w:val="18"/>
                <w:szCs w:val="18"/>
                <w:lang w:val="en-US"/>
              </w:rPr>
              <w:t>High</w:t>
            </w:r>
          </w:p>
        </w:tc>
        <w:tc>
          <w:tcPr>
            <w:tcW w:w="978" w:type="dxa"/>
            <w:noWrap/>
          </w:tcPr>
          <w:p w14:paraId="49A7C78B" w14:textId="77777777" w:rsidR="005A3589" w:rsidRPr="00612C0A" w:rsidRDefault="003A5326" w:rsidP="00C17FCE">
            <w:pPr>
              <w:jc w:val="center"/>
              <w:rPr>
                <w:rFonts w:ascii="Calibri" w:hAnsi="Calibri"/>
                <w:color w:val="000000"/>
                <w:sz w:val="18"/>
                <w:szCs w:val="18"/>
                <w:lang w:val="en-US"/>
              </w:rPr>
            </w:pPr>
            <w:r>
              <w:rPr>
                <w:rFonts w:ascii="Calibri" w:hAnsi="Calibri"/>
                <w:color w:val="000000"/>
                <w:sz w:val="18"/>
                <w:szCs w:val="18"/>
                <w:lang w:val="en-US"/>
              </w:rPr>
              <w:t>Yes</w:t>
            </w:r>
          </w:p>
        </w:tc>
        <w:tc>
          <w:tcPr>
            <w:tcW w:w="2675" w:type="dxa"/>
            <w:tcBorders>
              <w:bottom w:val="single" w:sz="4" w:space="0" w:color="000000"/>
            </w:tcBorders>
          </w:tcPr>
          <w:p w14:paraId="449EF13E" w14:textId="77777777" w:rsidR="005A3589" w:rsidRPr="00612C0A" w:rsidRDefault="005A3589" w:rsidP="00C17FCE">
            <w:pPr>
              <w:rPr>
                <w:rFonts w:ascii="Calibri" w:hAnsi="Calibri"/>
                <w:color w:val="000000"/>
                <w:sz w:val="18"/>
                <w:szCs w:val="18"/>
                <w:lang w:val="en-US"/>
              </w:rPr>
            </w:pPr>
          </w:p>
        </w:tc>
      </w:tr>
      <w:tr w:rsidR="005A3589" w:rsidRPr="00612C0A" w14:paraId="0A1B3159" w14:textId="77777777" w:rsidTr="005A3589">
        <w:trPr>
          <w:trHeight w:val="240"/>
        </w:trPr>
        <w:tc>
          <w:tcPr>
            <w:tcW w:w="627" w:type="dxa"/>
            <w:noWrap/>
          </w:tcPr>
          <w:p w14:paraId="44302335" w14:textId="77777777" w:rsidR="005A3589" w:rsidRPr="00612C0A" w:rsidRDefault="00E41E27" w:rsidP="00C17FCE">
            <w:pPr>
              <w:jc w:val="center"/>
              <w:rPr>
                <w:rFonts w:ascii="Calibri" w:hAnsi="Calibri"/>
                <w:color w:val="000000"/>
                <w:sz w:val="18"/>
                <w:szCs w:val="18"/>
                <w:lang w:val="en-US"/>
              </w:rPr>
            </w:pPr>
            <w:r>
              <w:rPr>
                <w:rFonts w:ascii="Calibri" w:hAnsi="Calibri"/>
                <w:color w:val="000000"/>
                <w:sz w:val="18"/>
                <w:szCs w:val="18"/>
                <w:lang w:val="en-US"/>
              </w:rPr>
              <w:t>2</w:t>
            </w:r>
          </w:p>
        </w:tc>
        <w:tc>
          <w:tcPr>
            <w:tcW w:w="1011" w:type="dxa"/>
            <w:noWrap/>
          </w:tcPr>
          <w:p w14:paraId="05C37463" w14:textId="77777777" w:rsidR="005A3589" w:rsidRPr="00612C0A" w:rsidRDefault="00E41E27" w:rsidP="00C17FCE">
            <w:pPr>
              <w:jc w:val="center"/>
              <w:rPr>
                <w:rFonts w:ascii="Calibri" w:hAnsi="Calibri"/>
                <w:color w:val="000000"/>
                <w:sz w:val="18"/>
                <w:szCs w:val="18"/>
                <w:lang w:val="en-US"/>
              </w:rPr>
            </w:pPr>
            <w:r>
              <w:rPr>
                <w:rFonts w:ascii="Calibri" w:hAnsi="Calibri"/>
                <w:color w:val="000000"/>
                <w:sz w:val="18"/>
                <w:szCs w:val="18"/>
                <w:lang w:val="en-US"/>
              </w:rPr>
              <w:t>NACHA Recon Report Extract</w:t>
            </w:r>
          </w:p>
        </w:tc>
        <w:tc>
          <w:tcPr>
            <w:tcW w:w="3400" w:type="dxa"/>
          </w:tcPr>
          <w:p w14:paraId="36549C0F" w14:textId="77777777" w:rsidR="005A3589" w:rsidRPr="00612C0A" w:rsidRDefault="00E41E27" w:rsidP="00C17FCE">
            <w:pPr>
              <w:rPr>
                <w:rFonts w:ascii="Calibri" w:hAnsi="Calibri"/>
                <w:color w:val="000000"/>
                <w:sz w:val="18"/>
                <w:szCs w:val="18"/>
                <w:lang w:val="en-US"/>
              </w:rPr>
            </w:pPr>
            <w:r>
              <w:rPr>
                <w:rFonts w:ascii="Calibri" w:hAnsi="Calibri"/>
                <w:color w:val="000000"/>
                <w:sz w:val="18"/>
                <w:szCs w:val="18"/>
                <w:lang w:val="en-US"/>
              </w:rPr>
              <w:t>Every time a NACHA extract takes place, a Reconciliation report will be created and sent via file transfer.  There will be one file produced for each NACHA file produced to either bank or branch.</w:t>
            </w:r>
          </w:p>
        </w:tc>
        <w:tc>
          <w:tcPr>
            <w:tcW w:w="847" w:type="dxa"/>
            <w:noWrap/>
          </w:tcPr>
          <w:p w14:paraId="66F3B7B9" w14:textId="77777777" w:rsidR="005A3589" w:rsidRPr="00612C0A" w:rsidRDefault="00E41E27" w:rsidP="00C17FCE">
            <w:pPr>
              <w:jc w:val="center"/>
              <w:rPr>
                <w:rFonts w:ascii="Calibri" w:hAnsi="Calibri"/>
                <w:color w:val="000000"/>
                <w:sz w:val="18"/>
                <w:szCs w:val="18"/>
                <w:lang w:val="en-US"/>
              </w:rPr>
            </w:pPr>
            <w:r>
              <w:rPr>
                <w:rFonts w:ascii="Calibri" w:hAnsi="Calibri"/>
                <w:color w:val="000000"/>
                <w:sz w:val="18"/>
                <w:szCs w:val="18"/>
                <w:lang w:val="en-US"/>
              </w:rPr>
              <w:t>High</w:t>
            </w:r>
          </w:p>
        </w:tc>
        <w:tc>
          <w:tcPr>
            <w:tcW w:w="978" w:type="dxa"/>
            <w:noWrap/>
          </w:tcPr>
          <w:p w14:paraId="2EDC30F7" w14:textId="77777777" w:rsidR="005A3589" w:rsidRPr="00612C0A" w:rsidRDefault="00E41E27" w:rsidP="00C17FCE">
            <w:pPr>
              <w:jc w:val="center"/>
              <w:rPr>
                <w:rFonts w:ascii="Calibri" w:hAnsi="Calibri"/>
                <w:color w:val="000000"/>
                <w:sz w:val="18"/>
                <w:szCs w:val="18"/>
                <w:lang w:val="en-US"/>
              </w:rPr>
            </w:pPr>
            <w:r>
              <w:rPr>
                <w:rFonts w:ascii="Calibri" w:hAnsi="Calibri"/>
                <w:color w:val="000000"/>
                <w:sz w:val="18"/>
                <w:szCs w:val="18"/>
                <w:lang w:val="en-US"/>
              </w:rPr>
              <w:t>Yes</w:t>
            </w:r>
          </w:p>
        </w:tc>
        <w:tc>
          <w:tcPr>
            <w:tcW w:w="2675" w:type="dxa"/>
            <w:tcBorders>
              <w:bottom w:val="single" w:sz="4" w:space="0" w:color="000000"/>
            </w:tcBorders>
          </w:tcPr>
          <w:p w14:paraId="504F37C4" w14:textId="77777777" w:rsidR="005A3589" w:rsidRPr="00222D7E" w:rsidRDefault="00E41E27" w:rsidP="00C17FCE">
            <w:pPr>
              <w:rPr>
                <w:rFonts w:ascii="Calibri" w:hAnsi="Calibri"/>
                <w:color w:val="FF0000"/>
                <w:sz w:val="18"/>
                <w:szCs w:val="18"/>
                <w:lang w:val="en-US"/>
              </w:rPr>
            </w:pPr>
            <w:r>
              <w:rPr>
                <w:rFonts w:ascii="Calibri" w:hAnsi="Calibri"/>
                <w:color w:val="FF0000"/>
                <w:sz w:val="18"/>
                <w:szCs w:val="18"/>
                <w:lang w:val="en-US"/>
              </w:rPr>
              <w:t>A format will need to be defined for this report.</w:t>
            </w:r>
          </w:p>
        </w:tc>
      </w:tr>
    </w:tbl>
    <w:p w14:paraId="5040E053" w14:textId="77777777" w:rsidR="005A3589" w:rsidRDefault="005A3589" w:rsidP="005757E3">
      <w:pPr>
        <w:pStyle w:val="NormalIndent"/>
        <w:ind w:left="0"/>
      </w:pPr>
    </w:p>
    <w:p w14:paraId="63EAA472" w14:textId="77777777" w:rsidR="00F1328E" w:rsidRDefault="00F1328E">
      <w:pPr>
        <w:rPr>
          <w:rFonts w:ascii="Arial Narrow" w:hAnsi="Arial Narrow"/>
          <w:b/>
          <w:bCs/>
          <w:color w:val="003366"/>
          <w:sz w:val="32"/>
        </w:rPr>
      </w:pPr>
      <w:bookmarkStart w:id="3974" w:name="_Toc523836176"/>
      <w:r>
        <w:br w:type="page"/>
      </w:r>
    </w:p>
    <w:p w14:paraId="3BB39084" w14:textId="77777777" w:rsidR="002A7C0F" w:rsidRPr="005757E3" w:rsidRDefault="002A7C0F" w:rsidP="008751B1">
      <w:pPr>
        <w:pStyle w:val="Heading1"/>
        <w:pageBreakBefore w:val="0"/>
        <w:numPr>
          <w:ilvl w:val="0"/>
          <w:numId w:val="15"/>
        </w:numPr>
      </w:pPr>
      <w:bookmarkStart w:id="3975" w:name="_Toc28956479"/>
      <w:r>
        <w:lastRenderedPageBreak/>
        <w:t>Payment Automation</w:t>
      </w:r>
      <w:bookmarkEnd w:id="3974"/>
      <w:bookmarkEnd w:id="3975"/>
    </w:p>
    <w:p w14:paraId="72BBEF64" w14:textId="77777777" w:rsidR="002A7C0F" w:rsidRDefault="002A7C0F" w:rsidP="002A7C0F">
      <w:pPr>
        <w:pStyle w:val="NormalIndent"/>
      </w:pPr>
    </w:p>
    <w:p w14:paraId="2EDBCE8F" w14:textId="77777777" w:rsidR="002A7C0F" w:rsidRDefault="002A7C0F" w:rsidP="008751B1">
      <w:pPr>
        <w:pStyle w:val="Heading1"/>
        <w:pageBreakBefore w:val="0"/>
        <w:numPr>
          <w:ilvl w:val="1"/>
          <w:numId w:val="15"/>
        </w:numPr>
      </w:pPr>
      <w:bookmarkStart w:id="3976" w:name="_Toc523836177"/>
      <w:bookmarkStart w:id="3977" w:name="_Toc28956480"/>
      <w:r>
        <w:t>Solution Overview</w:t>
      </w:r>
      <w:bookmarkEnd w:id="3976"/>
      <w:bookmarkEnd w:id="3977"/>
    </w:p>
    <w:p w14:paraId="419007E9" w14:textId="77777777" w:rsidR="002A7C0F" w:rsidRDefault="002A7C0F" w:rsidP="005757E3">
      <w:pPr>
        <w:pStyle w:val="NormalIndent"/>
        <w:ind w:left="0"/>
      </w:pPr>
    </w:p>
    <w:p w14:paraId="4D8C45D1" w14:textId="77777777" w:rsidR="00F1328E" w:rsidRDefault="003A5326" w:rsidP="005757E3">
      <w:pPr>
        <w:pStyle w:val="NormalIndent"/>
        <w:ind w:left="0"/>
      </w:pPr>
      <w:r>
        <w:rPr>
          <w:noProof/>
          <w:lang w:val="en-US"/>
        </w:rPr>
        <w:drawing>
          <wp:inline distT="0" distB="0" distL="0" distR="0" wp14:anchorId="51CE6E5B" wp14:editId="776C70F2">
            <wp:extent cx="6104890" cy="57981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04890" cy="5798185"/>
                    </a:xfrm>
                    <a:prstGeom prst="rect">
                      <a:avLst/>
                    </a:prstGeom>
                    <a:noFill/>
                    <a:ln>
                      <a:noFill/>
                    </a:ln>
                  </pic:spPr>
                </pic:pic>
              </a:graphicData>
            </a:graphic>
          </wp:inline>
        </w:drawing>
      </w:r>
    </w:p>
    <w:p w14:paraId="195F4A68" w14:textId="77777777" w:rsidR="00891AF2" w:rsidRDefault="00891AF2" w:rsidP="005757E3">
      <w:pPr>
        <w:pStyle w:val="NormalIndent"/>
        <w:ind w:left="0"/>
      </w:pPr>
    </w:p>
    <w:p w14:paraId="77B62556" w14:textId="77777777" w:rsidR="00891AF2" w:rsidRDefault="00891AF2" w:rsidP="000B216F">
      <w:pPr>
        <w:pStyle w:val="NormalIndent"/>
        <w:numPr>
          <w:ilvl w:val="0"/>
          <w:numId w:val="7"/>
        </w:numPr>
      </w:pPr>
      <w:r>
        <w:t xml:space="preserve">Files arrive via </w:t>
      </w:r>
      <w:proofErr w:type="spellStart"/>
      <w:r>
        <w:t>GoAnywhere</w:t>
      </w:r>
      <w:proofErr w:type="spellEnd"/>
      <w:r>
        <w:t xml:space="preserve"> in the client’s designated format, and are passed to </w:t>
      </w:r>
      <w:proofErr w:type="spellStart"/>
      <w:r>
        <w:t>GTFrame</w:t>
      </w:r>
      <w:proofErr w:type="spellEnd"/>
      <w:r>
        <w:t>.</w:t>
      </w:r>
    </w:p>
    <w:p w14:paraId="21C33EDE" w14:textId="77777777" w:rsidR="00891AF2" w:rsidRDefault="00891AF2" w:rsidP="000B216F">
      <w:pPr>
        <w:pStyle w:val="NormalIndent"/>
        <w:numPr>
          <w:ilvl w:val="0"/>
          <w:numId w:val="7"/>
        </w:numPr>
      </w:pPr>
      <w:r>
        <w:t xml:space="preserve">If the file is in the correct format, and there is a defined Payment Acknowledgment Receipt Format, then </w:t>
      </w:r>
      <w:proofErr w:type="spellStart"/>
      <w:r>
        <w:t>GTFrame</w:t>
      </w:r>
      <w:proofErr w:type="spellEnd"/>
      <w:r>
        <w:t xml:space="preserve"> creates that file and sends it back to the SFTP Customer Gateway.</w:t>
      </w:r>
    </w:p>
    <w:p w14:paraId="5A4F9068" w14:textId="77777777" w:rsidR="00891AF2" w:rsidRDefault="00891AF2" w:rsidP="000B216F">
      <w:pPr>
        <w:pStyle w:val="NormalIndent"/>
        <w:numPr>
          <w:ilvl w:val="0"/>
          <w:numId w:val="7"/>
        </w:numPr>
      </w:pPr>
      <w:r>
        <w:t xml:space="preserve">A </w:t>
      </w:r>
      <w:proofErr w:type="spellStart"/>
      <w:r>
        <w:t>GTFrame</w:t>
      </w:r>
      <w:proofErr w:type="spellEnd"/>
      <w:r>
        <w:t xml:space="preserve"> summarizing what was in the incoming payment file memorializes the event in Digital Banking</w:t>
      </w:r>
    </w:p>
    <w:p w14:paraId="3963C3BE" w14:textId="77777777" w:rsidR="00891AF2" w:rsidRDefault="00891AF2" w:rsidP="000B216F">
      <w:pPr>
        <w:pStyle w:val="NormalIndent"/>
        <w:numPr>
          <w:ilvl w:val="0"/>
          <w:numId w:val="7"/>
        </w:numPr>
      </w:pPr>
      <w:proofErr w:type="spellStart"/>
      <w:r>
        <w:t>GTFrame</w:t>
      </w:r>
      <w:proofErr w:type="spellEnd"/>
      <w:r>
        <w:t xml:space="preserve"> reformats the payment file to either Digital Banking or the MUFG back-office in the standard format accepted by those systems.</w:t>
      </w:r>
    </w:p>
    <w:p w14:paraId="43592152" w14:textId="77777777" w:rsidR="00891AF2" w:rsidRDefault="00891AF2" w:rsidP="000B216F">
      <w:pPr>
        <w:pStyle w:val="NormalIndent"/>
        <w:numPr>
          <w:ilvl w:val="0"/>
          <w:numId w:val="7"/>
        </w:numPr>
      </w:pPr>
      <w:r>
        <w:t>Approved Payments in Digital Banking are sent to the MUFG back-office using the existing Digital Banking host interfaces.</w:t>
      </w:r>
    </w:p>
    <w:p w14:paraId="4D6023B3" w14:textId="77777777" w:rsidR="00891AF2" w:rsidRDefault="00891AF2" w:rsidP="000B216F">
      <w:pPr>
        <w:pStyle w:val="NormalIndent"/>
        <w:numPr>
          <w:ilvl w:val="0"/>
          <w:numId w:val="7"/>
        </w:numPr>
      </w:pPr>
      <w:r>
        <w:t>Where applicable, the MUFG back office will send payment confirmation messages to the system from which they received the payment instructions.</w:t>
      </w:r>
    </w:p>
    <w:p w14:paraId="7C466CDB" w14:textId="77777777" w:rsidR="00891AF2" w:rsidRDefault="00891AF2" w:rsidP="000B216F">
      <w:pPr>
        <w:pStyle w:val="NormalIndent"/>
        <w:numPr>
          <w:ilvl w:val="0"/>
          <w:numId w:val="7"/>
        </w:numPr>
      </w:pPr>
      <w:r>
        <w:t xml:space="preserve">Payment confirmations will be forwarded to </w:t>
      </w:r>
      <w:proofErr w:type="spellStart"/>
      <w:r>
        <w:t>GTFrame</w:t>
      </w:r>
      <w:proofErr w:type="spellEnd"/>
      <w:r>
        <w:t xml:space="preserve"> for those customers who have a format which has a confirmation file defined.</w:t>
      </w:r>
    </w:p>
    <w:p w14:paraId="34CAFDCD" w14:textId="77777777" w:rsidR="00891AF2" w:rsidRDefault="00891AF2" w:rsidP="000B216F">
      <w:pPr>
        <w:pStyle w:val="NormalIndent"/>
        <w:numPr>
          <w:ilvl w:val="0"/>
          <w:numId w:val="7"/>
        </w:numPr>
      </w:pPr>
      <w:proofErr w:type="spellStart"/>
      <w:r>
        <w:t>GTFrame</w:t>
      </w:r>
      <w:proofErr w:type="spellEnd"/>
      <w:r>
        <w:t xml:space="preserve"> reformats the payment confirmations into the format required by that customer.</w:t>
      </w:r>
    </w:p>
    <w:p w14:paraId="6A777F35" w14:textId="77777777" w:rsidR="00891AF2" w:rsidRDefault="00891AF2" w:rsidP="000B216F">
      <w:pPr>
        <w:pStyle w:val="NormalIndent"/>
        <w:numPr>
          <w:ilvl w:val="0"/>
          <w:numId w:val="7"/>
        </w:numPr>
      </w:pPr>
      <w:r>
        <w:t>Current Day BAI files are sent to Digital Banking.</w:t>
      </w:r>
    </w:p>
    <w:p w14:paraId="0557F703" w14:textId="77777777" w:rsidR="00891AF2" w:rsidRDefault="00891AF2" w:rsidP="000B216F">
      <w:pPr>
        <w:pStyle w:val="NormalIndent"/>
        <w:numPr>
          <w:ilvl w:val="0"/>
          <w:numId w:val="7"/>
        </w:numPr>
      </w:pPr>
      <w:r>
        <w:lastRenderedPageBreak/>
        <w:t xml:space="preserve">Digital Banking sends client-specific BAI files to </w:t>
      </w:r>
      <w:proofErr w:type="spellStart"/>
      <w:r>
        <w:t>GTFrame</w:t>
      </w:r>
      <w:proofErr w:type="spellEnd"/>
      <w:r>
        <w:t xml:space="preserve"> to be reformatted into the client desired format at the bank-designated times.</w:t>
      </w:r>
    </w:p>
    <w:p w14:paraId="1AABF101" w14:textId="77777777" w:rsidR="00891AF2" w:rsidRDefault="00891AF2" w:rsidP="000B216F">
      <w:pPr>
        <w:pStyle w:val="NormalIndent"/>
        <w:numPr>
          <w:ilvl w:val="0"/>
          <w:numId w:val="7"/>
        </w:numPr>
      </w:pPr>
      <w:proofErr w:type="spellStart"/>
      <w:r>
        <w:t>GTFrame</w:t>
      </w:r>
      <w:proofErr w:type="spellEnd"/>
      <w:r>
        <w:t xml:space="preserve"> sends the current day details in the format the customer requires.</w:t>
      </w:r>
    </w:p>
    <w:p w14:paraId="51496EB5" w14:textId="77777777" w:rsidR="00891AF2" w:rsidRDefault="003F6C7F" w:rsidP="000B216F">
      <w:pPr>
        <w:pStyle w:val="NormalIndent"/>
        <w:numPr>
          <w:ilvl w:val="0"/>
          <w:numId w:val="7"/>
        </w:numPr>
      </w:pPr>
      <w:r>
        <w:t>Prior Day BAI files are loaded into Digital Banking</w:t>
      </w:r>
    </w:p>
    <w:p w14:paraId="0928EA34" w14:textId="77777777" w:rsidR="003F6C7F" w:rsidRDefault="003F6C7F" w:rsidP="000B216F">
      <w:pPr>
        <w:pStyle w:val="NormalIndent"/>
        <w:numPr>
          <w:ilvl w:val="0"/>
          <w:numId w:val="7"/>
        </w:numPr>
      </w:pPr>
      <w:r>
        <w:t xml:space="preserve">When the BAI load completes, Digital Banking will send BAI files to </w:t>
      </w:r>
      <w:proofErr w:type="spellStart"/>
      <w:r>
        <w:t>GTFrame</w:t>
      </w:r>
      <w:proofErr w:type="spellEnd"/>
      <w:r>
        <w:t xml:space="preserve"> for each of the Payment Automation User IDs</w:t>
      </w:r>
    </w:p>
    <w:p w14:paraId="01AD7535" w14:textId="77777777" w:rsidR="003F6C7F" w:rsidRDefault="003F6C7F" w:rsidP="000B216F">
      <w:pPr>
        <w:pStyle w:val="NormalIndent"/>
        <w:numPr>
          <w:ilvl w:val="0"/>
          <w:numId w:val="7"/>
        </w:numPr>
      </w:pPr>
      <w:r>
        <w:t>Prior Day MT940 messages are sent and loaded into Digital Banking</w:t>
      </w:r>
    </w:p>
    <w:p w14:paraId="76761B16" w14:textId="77777777" w:rsidR="003F6C7F" w:rsidRDefault="003F6C7F" w:rsidP="000B216F">
      <w:pPr>
        <w:pStyle w:val="NormalIndent"/>
        <w:numPr>
          <w:ilvl w:val="0"/>
          <w:numId w:val="7"/>
        </w:numPr>
      </w:pPr>
      <w:r>
        <w:t xml:space="preserve">When the MT940 load completes for a specific account, a single account BAI file will be sent to </w:t>
      </w:r>
      <w:proofErr w:type="spellStart"/>
      <w:r>
        <w:t>GTFrame</w:t>
      </w:r>
      <w:proofErr w:type="spellEnd"/>
      <w:r>
        <w:t xml:space="preserve"> for each of the Payment Automation User IDs who have access to that account.</w:t>
      </w:r>
    </w:p>
    <w:p w14:paraId="2BFA1AF9" w14:textId="77777777" w:rsidR="003F6C7F" w:rsidRDefault="00172DF0" w:rsidP="000B216F">
      <w:pPr>
        <w:pStyle w:val="NormalIndent"/>
        <w:numPr>
          <w:ilvl w:val="0"/>
          <w:numId w:val="7"/>
        </w:numPr>
      </w:pPr>
      <w:r>
        <w:t xml:space="preserve">When receiving the end of day </w:t>
      </w:r>
      <w:r w:rsidR="00280B3C">
        <w:t xml:space="preserve">BAI </w:t>
      </w:r>
      <w:r>
        <w:t xml:space="preserve">file </w:t>
      </w:r>
      <w:r w:rsidR="00280B3C">
        <w:t xml:space="preserve">from DGB for a Payments Automation User, </w:t>
      </w:r>
      <w:proofErr w:type="spellStart"/>
      <w:r w:rsidR="00280B3C">
        <w:t>GTFrame</w:t>
      </w:r>
      <w:proofErr w:type="spellEnd"/>
      <w:r w:rsidR="00280B3C">
        <w:t xml:space="preserve"> will format it into the format associated with the User </w:t>
      </w:r>
      <w:commentRangeStart w:id="3978"/>
      <w:r w:rsidR="00280B3C">
        <w:t>ID</w:t>
      </w:r>
      <w:commentRangeEnd w:id="3978"/>
      <w:r w:rsidR="00CE6E3F">
        <w:rPr>
          <w:rStyle w:val="CommentReference"/>
          <w:lang w:val="en-GB"/>
        </w:rPr>
        <w:commentReference w:id="3978"/>
      </w:r>
      <w:r w:rsidR="00280B3C">
        <w:t>.</w:t>
      </w:r>
    </w:p>
    <w:p w14:paraId="34E9964E" w14:textId="77777777" w:rsidR="00280B3C" w:rsidRDefault="00280B3C" w:rsidP="00280B3C">
      <w:pPr>
        <w:pStyle w:val="SADH3"/>
      </w:pPr>
    </w:p>
    <w:p w14:paraId="0037EBA2" w14:textId="77777777" w:rsidR="00280B3C" w:rsidRDefault="00280B3C" w:rsidP="008751B1">
      <w:pPr>
        <w:pStyle w:val="Heading1"/>
        <w:pageBreakBefore w:val="0"/>
        <w:numPr>
          <w:ilvl w:val="1"/>
          <w:numId w:val="15"/>
        </w:numPr>
      </w:pPr>
      <w:bookmarkStart w:id="3979" w:name="_Toc28956481"/>
      <w:r>
        <w:t>In-Scope Payment Automation Formats</w:t>
      </w:r>
      <w:bookmarkEnd w:id="3979"/>
    </w:p>
    <w:p w14:paraId="7C57494A" w14:textId="77777777" w:rsidR="00280B3C" w:rsidRDefault="00280B3C" w:rsidP="00280B3C">
      <w:pPr>
        <w:pStyle w:val="NormalIndent"/>
      </w:pPr>
    </w:p>
    <w:p w14:paraId="3BA398DE" w14:textId="77777777" w:rsidR="00280B3C" w:rsidRPr="00280B3C" w:rsidRDefault="00280B3C" w:rsidP="00280B3C">
      <w:pPr>
        <w:pStyle w:val="NormalIndent"/>
      </w:pPr>
    </w:p>
    <w:p w14:paraId="0E2C3D9D" w14:textId="77777777" w:rsidR="00280B3C" w:rsidRDefault="00280B3C" w:rsidP="008751B1">
      <w:pPr>
        <w:pStyle w:val="Heading1"/>
        <w:pageBreakBefore w:val="0"/>
        <w:numPr>
          <w:ilvl w:val="2"/>
          <w:numId w:val="15"/>
        </w:numPr>
      </w:pPr>
      <w:bookmarkStart w:id="3980" w:name="_Toc28956482"/>
      <w:r>
        <w:t>Payment Files</w:t>
      </w:r>
      <w:bookmarkEnd w:id="3980"/>
    </w:p>
    <w:p w14:paraId="52447604" w14:textId="77777777" w:rsidR="00280B3C" w:rsidRDefault="00280B3C" w:rsidP="00280B3C">
      <w:pPr>
        <w:pStyle w:val="NormalIndent"/>
      </w:pPr>
    </w:p>
    <w:p w14:paraId="27706A52" w14:textId="77777777" w:rsidR="00280B3C" w:rsidRDefault="00280B3C" w:rsidP="00280B3C">
      <w:pPr>
        <w:pStyle w:val="NormalIndent"/>
      </w:pPr>
    </w:p>
    <w:p w14:paraId="1EAB90BA" w14:textId="77777777" w:rsidR="00280B3C" w:rsidRDefault="00280B3C" w:rsidP="00280B3C">
      <w:pPr>
        <w:pStyle w:val="NormalIndent"/>
      </w:pPr>
    </w:p>
    <w:tbl>
      <w:tblPr>
        <w:tblStyle w:val="TableGrid"/>
        <w:tblW w:w="0" w:type="auto"/>
        <w:tblLook w:val="04A0" w:firstRow="1" w:lastRow="0" w:firstColumn="1" w:lastColumn="0" w:noHBand="0" w:noVBand="1"/>
      </w:tblPr>
      <w:tblGrid>
        <w:gridCol w:w="1255"/>
        <w:gridCol w:w="2430"/>
        <w:gridCol w:w="3530"/>
        <w:gridCol w:w="2405"/>
      </w:tblGrid>
      <w:tr w:rsidR="00280B3C" w14:paraId="5CE19C28" w14:textId="77777777" w:rsidTr="00A178C0">
        <w:tc>
          <w:tcPr>
            <w:tcW w:w="1255" w:type="dxa"/>
            <w:shd w:val="clear" w:color="auto" w:fill="BFBFBF" w:themeFill="background1" w:themeFillShade="BF"/>
          </w:tcPr>
          <w:p w14:paraId="36DBE73E" w14:textId="77777777" w:rsidR="00280B3C" w:rsidRDefault="00280B3C" w:rsidP="00280B3C">
            <w:pPr>
              <w:pStyle w:val="NormalIndent"/>
              <w:ind w:left="0"/>
            </w:pPr>
            <w:r>
              <w:t>Format</w:t>
            </w:r>
          </w:p>
        </w:tc>
        <w:tc>
          <w:tcPr>
            <w:tcW w:w="2430" w:type="dxa"/>
            <w:shd w:val="clear" w:color="auto" w:fill="BFBFBF" w:themeFill="background1" w:themeFillShade="BF"/>
          </w:tcPr>
          <w:p w14:paraId="2D430DCA" w14:textId="77777777" w:rsidR="00280B3C" w:rsidRDefault="00280B3C" w:rsidP="00280B3C">
            <w:pPr>
              <w:pStyle w:val="NormalIndent"/>
              <w:ind w:left="0"/>
            </w:pPr>
            <w:r>
              <w:t>Description</w:t>
            </w:r>
          </w:p>
        </w:tc>
        <w:tc>
          <w:tcPr>
            <w:tcW w:w="3530" w:type="dxa"/>
            <w:shd w:val="clear" w:color="auto" w:fill="BFBFBF" w:themeFill="background1" w:themeFillShade="BF"/>
          </w:tcPr>
          <w:p w14:paraId="0074D72D" w14:textId="77777777" w:rsidR="00280B3C" w:rsidRDefault="00280B3C" w:rsidP="00280B3C">
            <w:pPr>
              <w:pStyle w:val="NormalIndent"/>
              <w:ind w:left="0"/>
            </w:pPr>
            <w:r>
              <w:t xml:space="preserve">Payment Types </w:t>
            </w:r>
          </w:p>
        </w:tc>
        <w:tc>
          <w:tcPr>
            <w:tcW w:w="2405" w:type="dxa"/>
            <w:shd w:val="clear" w:color="auto" w:fill="BFBFBF" w:themeFill="background1" w:themeFillShade="BF"/>
          </w:tcPr>
          <w:p w14:paraId="1D6F9631" w14:textId="77777777" w:rsidR="00280B3C" w:rsidRDefault="00280B3C" w:rsidP="00280B3C">
            <w:pPr>
              <w:pStyle w:val="NormalIndent"/>
              <w:ind w:left="0"/>
            </w:pPr>
            <w:r>
              <w:t>New for MUFG or Existing</w:t>
            </w:r>
          </w:p>
        </w:tc>
      </w:tr>
      <w:tr w:rsidR="00280B3C" w14:paraId="4CAF0732" w14:textId="77777777" w:rsidTr="00A178C0">
        <w:tc>
          <w:tcPr>
            <w:tcW w:w="1255" w:type="dxa"/>
          </w:tcPr>
          <w:p w14:paraId="5630A560" w14:textId="77777777" w:rsidR="00280B3C" w:rsidRDefault="00280B3C" w:rsidP="00280B3C">
            <w:pPr>
              <w:pStyle w:val="NormalIndent"/>
              <w:ind w:left="0"/>
            </w:pPr>
            <w:r>
              <w:t>EDIW</w:t>
            </w:r>
          </w:p>
        </w:tc>
        <w:tc>
          <w:tcPr>
            <w:tcW w:w="2430" w:type="dxa"/>
          </w:tcPr>
          <w:p w14:paraId="2345392E" w14:textId="77777777" w:rsidR="00280B3C" w:rsidRDefault="00280B3C" w:rsidP="00280B3C">
            <w:pPr>
              <w:pStyle w:val="NormalIndent"/>
              <w:ind w:left="0"/>
            </w:pPr>
            <w:r>
              <w:t>EDI for Wires Only</w:t>
            </w:r>
          </w:p>
        </w:tc>
        <w:tc>
          <w:tcPr>
            <w:tcW w:w="3530" w:type="dxa"/>
          </w:tcPr>
          <w:p w14:paraId="31AF635E" w14:textId="77777777" w:rsidR="00280B3C" w:rsidRDefault="00280B3C" w:rsidP="00280B3C">
            <w:pPr>
              <w:pStyle w:val="NormalIndent"/>
              <w:ind w:left="0"/>
            </w:pPr>
            <w:r>
              <w:t>All Wire Payments</w:t>
            </w:r>
          </w:p>
        </w:tc>
        <w:tc>
          <w:tcPr>
            <w:tcW w:w="2405" w:type="dxa"/>
          </w:tcPr>
          <w:p w14:paraId="3083D5D5" w14:textId="77777777" w:rsidR="00280B3C" w:rsidRDefault="00280B3C" w:rsidP="00280B3C">
            <w:pPr>
              <w:pStyle w:val="NormalIndent"/>
              <w:ind w:left="0"/>
            </w:pPr>
            <w:r>
              <w:t>Existing</w:t>
            </w:r>
          </w:p>
        </w:tc>
      </w:tr>
      <w:tr w:rsidR="00280B3C" w14:paraId="0689ADA0" w14:textId="77777777" w:rsidTr="00A178C0">
        <w:tc>
          <w:tcPr>
            <w:tcW w:w="1255" w:type="dxa"/>
          </w:tcPr>
          <w:p w14:paraId="71B3F98E" w14:textId="77777777" w:rsidR="00280B3C" w:rsidRDefault="00280B3C" w:rsidP="00280B3C">
            <w:pPr>
              <w:pStyle w:val="NormalIndent"/>
              <w:ind w:left="0"/>
            </w:pPr>
            <w:r>
              <w:t>MTEDI</w:t>
            </w:r>
          </w:p>
        </w:tc>
        <w:tc>
          <w:tcPr>
            <w:tcW w:w="2430" w:type="dxa"/>
          </w:tcPr>
          <w:p w14:paraId="2079A81C" w14:textId="77777777" w:rsidR="00280B3C" w:rsidRDefault="00280B3C" w:rsidP="00280B3C">
            <w:pPr>
              <w:pStyle w:val="NormalIndent"/>
              <w:ind w:left="0"/>
            </w:pPr>
            <w:r>
              <w:t>EDI Multi-Type</w:t>
            </w:r>
          </w:p>
        </w:tc>
        <w:tc>
          <w:tcPr>
            <w:tcW w:w="3530" w:type="dxa"/>
          </w:tcPr>
          <w:p w14:paraId="763306D2" w14:textId="77777777" w:rsidR="00280B3C" w:rsidRDefault="00280B3C" w:rsidP="00280B3C">
            <w:pPr>
              <w:pStyle w:val="NormalIndent"/>
              <w:ind w:left="0"/>
            </w:pPr>
            <w:r>
              <w:t>Wires, Transfers, ACH</w:t>
            </w:r>
            <w:r w:rsidR="00A178C0">
              <w:t>, External</w:t>
            </w:r>
          </w:p>
        </w:tc>
        <w:tc>
          <w:tcPr>
            <w:tcW w:w="2405" w:type="dxa"/>
          </w:tcPr>
          <w:p w14:paraId="1E999F87" w14:textId="77777777" w:rsidR="00280B3C" w:rsidRDefault="00435B78" w:rsidP="00280B3C">
            <w:pPr>
              <w:pStyle w:val="NormalIndent"/>
              <w:ind w:left="0"/>
            </w:pPr>
            <w:r>
              <w:t>Dec 18</w:t>
            </w:r>
          </w:p>
        </w:tc>
      </w:tr>
      <w:tr w:rsidR="00280B3C" w14:paraId="3019CBE4" w14:textId="77777777" w:rsidTr="00A178C0">
        <w:tc>
          <w:tcPr>
            <w:tcW w:w="1255" w:type="dxa"/>
          </w:tcPr>
          <w:p w14:paraId="6AD693B6" w14:textId="77777777" w:rsidR="00280B3C" w:rsidRDefault="00280B3C" w:rsidP="00280B3C">
            <w:pPr>
              <w:pStyle w:val="NormalIndent"/>
              <w:ind w:left="0"/>
            </w:pPr>
            <w:r>
              <w:t>NACHA</w:t>
            </w:r>
          </w:p>
        </w:tc>
        <w:tc>
          <w:tcPr>
            <w:tcW w:w="2430" w:type="dxa"/>
          </w:tcPr>
          <w:p w14:paraId="44ED9CFC" w14:textId="77777777" w:rsidR="00280B3C" w:rsidRDefault="00936206" w:rsidP="00280B3C">
            <w:pPr>
              <w:pStyle w:val="NormalIndent"/>
              <w:ind w:left="0"/>
            </w:pPr>
            <w:r>
              <w:t>NACHA</w:t>
            </w:r>
          </w:p>
        </w:tc>
        <w:tc>
          <w:tcPr>
            <w:tcW w:w="3530" w:type="dxa"/>
          </w:tcPr>
          <w:p w14:paraId="6AAC50BA" w14:textId="77777777" w:rsidR="00280B3C" w:rsidRDefault="00936206" w:rsidP="00280B3C">
            <w:pPr>
              <w:pStyle w:val="NormalIndent"/>
              <w:ind w:left="0"/>
            </w:pPr>
            <w:r>
              <w:t>All ACH</w:t>
            </w:r>
          </w:p>
        </w:tc>
        <w:tc>
          <w:tcPr>
            <w:tcW w:w="2405" w:type="dxa"/>
          </w:tcPr>
          <w:p w14:paraId="6FA1DFF6" w14:textId="77777777" w:rsidR="00280B3C" w:rsidRDefault="00936206" w:rsidP="00280B3C">
            <w:pPr>
              <w:pStyle w:val="NormalIndent"/>
              <w:ind w:left="0"/>
            </w:pPr>
            <w:r>
              <w:t>Existing</w:t>
            </w:r>
          </w:p>
        </w:tc>
      </w:tr>
      <w:tr w:rsidR="00280B3C" w14:paraId="13D8C95D" w14:textId="77777777" w:rsidTr="00A178C0">
        <w:tc>
          <w:tcPr>
            <w:tcW w:w="1255" w:type="dxa"/>
          </w:tcPr>
          <w:p w14:paraId="68AFB67A" w14:textId="77777777" w:rsidR="00280B3C" w:rsidRDefault="00280B3C" w:rsidP="00280B3C">
            <w:pPr>
              <w:pStyle w:val="NormalIndent"/>
              <w:ind w:left="0"/>
            </w:pPr>
            <w:r>
              <w:t>Zenith</w:t>
            </w:r>
          </w:p>
        </w:tc>
        <w:tc>
          <w:tcPr>
            <w:tcW w:w="2430" w:type="dxa"/>
          </w:tcPr>
          <w:p w14:paraId="37F85F8E" w14:textId="77777777" w:rsidR="00280B3C" w:rsidRDefault="00A178C0" w:rsidP="00280B3C">
            <w:pPr>
              <w:pStyle w:val="NormalIndent"/>
              <w:ind w:left="0"/>
            </w:pPr>
            <w:r>
              <w:t>Proprietary XML</w:t>
            </w:r>
          </w:p>
        </w:tc>
        <w:tc>
          <w:tcPr>
            <w:tcW w:w="3530" w:type="dxa"/>
          </w:tcPr>
          <w:p w14:paraId="4E76A061" w14:textId="77777777" w:rsidR="00280B3C" w:rsidRDefault="00A178C0" w:rsidP="00280B3C">
            <w:pPr>
              <w:pStyle w:val="NormalIndent"/>
              <w:ind w:left="0"/>
            </w:pPr>
            <w:r>
              <w:t>ACH, Wires, Transfers</w:t>
            </w:r>
          </w:p>
        </w:tc>
        <w:tc>
          <w:tcPr>
            <w:tcW w:w="2405" w:type="dxa"/>
          </w:tcPr>
          <w:p w14:paraId="37F38241" w14:textId="77777777" w:rsidR="00280B3C" w:rsidRDefault="00A178C0" w:rsidP="00280B3C">
            <w:pPr>
              <w:pStyle w:val="NormalIndent"/>
              <w:ind w:left="0"/>
            </w:pPr>
            <w:r>
              <w:t>Existing</w:t>
            </w:r>
          </w:p>
        </w:tc>
      </w:tr>
      <w:tr w:rsidR="00A178C0" w14:paraId="2AE148DB" w14:textId="77777777" w:rsidTr="00A178C0">
        <w:tc>
          <w:tcPr>
            <w:tcW w:w="1255" w:type="dxa"/>
          </w:tcPr>
          <w:p w14:paraId="7EB1AEC7" w14:textId="77777777" w:rsidR="00A178C0" w:rsidRDefault="00A178C0" w:rsidP="00A178C0">
            <w:pPr>
              <w:pStyle w:val="NormalIndent"/>
              <w:ind w:left="0"/>
            </w:pPr>
            <w:proofErr w:type="spellStart"/>
            <w:r>
              <w:t>Datafaction</w:t>
            </w:r>
            <w:proofErr w:type="spellEnd"/>
          </w:p>
        </w:tc>
        <w:tc>
          <w:tcPr>
            <w:tcW w:w="2430" w:type="dxa"/>
          </w:tcPr>
          <w:p w14:paraId="018AF8C4" w14:textId="77777777" w:rsidR="00A178C0" w:rsidRDefault="00A178C0" w:rsidP="00A178C0">
            <w:pPr>
              <w:pStyle w:val="NormalIndent"/>
              <w:ind w:left="0"/>
            </w:pPr>
            <w:r>
              <w:t>Proprietary XML</w:t>
            </w:r>
          </w:p>
        </w:tc>
        <w:tc>
          <w:tcPr>
            <w:tcW w:w="3530" w:type="dxa"/>
          </w:tcPr>
          <w:p w14:paraId="4B761D0B" w14:textId="77777777" w:rsidR="00A178C0" w:rsidRDefault="00A178C0" w:rsidP="00A178C0">
            <w:pPr>
              <w:pStyle w:val="NormalIndent"/>
              <w:ind w:left="0"/>
            </w:pPr>
            <w:r>
              <w:t>ACH, Wires, Transfers</w:t>
            </w:r>
          </w:p>
        </w:tc>
        <w:tc>
          <w:tcPr>
            <w:tcW w:w="2405" w:type="dxa"/>
          </w:tcPr>
          <w:p w14:paraId="0D44FE6D" w14:textId="77777777" w:rsidR="00A178C0" w:rsidRDefault="00A178C0" w:rsidP="00A178C0">
            <w:pPr>
              <w:pStyle w:val="NormalIndent"/>
              <w:ind w:left="0"/>
            </w:pPr>
            <w:r>
              <w:t>Existing</w:t>
            </w:r>
          </w:p>
        </w:tc>
      </w:tr>
      <w:tr w:rsidR="00A178C0" w14:paraId="1EC94C3C" w14:textId="77777777" w:rsidTr="00A178C0">
        <w:tc>
          <w:tcPr>
            <w:tcW w:w="1255" w:type="dxa"/>
          </w:tcPr>
          <w:p w14:paraId="1FB4C84F" w14:textId="77777777" w:rsidR="00A178C0" w:rsidRDefault="00A178C0" w:rsidP="00A178C0">
            <w:pPr>
              <w:pStyle w:val="NormalIndent"/>
              <w:ind w:left="0"/>
            </w:pPr>
            <w:r>
              <w:t>MTCSV</w:t>
            </w:r>
          </w:p>
        </w:tc>
        <w:tc>
          <w:tcPr>
            <w:tcW w:w="2430" w:type="dxa"/>
          </w:tcPr>
          <w:p w14:paraId="757554DD" w14:textId="77777777" w:rsidR="00A178C0" w:rsidRDefault="00A178C0" w:rsidP="00A178C0">
            <w:pPr>
              <w:pStyle w:val="NormalIndent"/>
              <w:ind w:left="0"/>
            </w:pPr>
            <w:r>
              <w:t>Bottomline Proprietary CSV</w:t>
            </w:r>
          </w:p>
        </w:tc>
        <w:tc>
          <w:tcPr>
            <w:tcW w:w="3530" w:type="dxa"/>
          </w:tcPr>
          <w:p w14:paraId="31459E25" w14:textId="77777777" w:rsidR="00A178C0" w:rsidRDefault="00A178C0" w:rsidP="00A178C0">
            <w:pPr>
              <w:pStyle w:val="NormalIndent"/>
              <w:ind w:left="0"/>
            </w:pPr>
            <w:r>
              <w:t>ACH, Wires, Transfers, External</w:t>
            </w:r>
            <w:r>
              <w:rPr>
                <w:rStyle w:val="FootnoteReference"/>
              </w:rPr>
              <w:footnoteReference w:id="1"/>
            </w:r>
            <w:r>
              <w:t xml:space="preserve"> </w:t>
            </w:r>
          </w:p>
        </w:tc>
        <w:tc>
          <w:tcPr>
            <w:tcW w:w="2405" w:type="dxa"/>
          </w:tcPr>
          <w:p w14:paraId="56D0AEA8" w14:textId="77777777" w:rsidR="00A178C0" w:rsidRDefault="00A178C0" w:rsidP="00A178C0">
            <w:pPr>
              <w:pStyle w:val="NormalIndent"/>
              <w:ind w:left="0"/>
            </w:pPr>
            <w:r>
              <w:t>Dec 18</w:t>
            </w:r>
          </w:p>
        </w:tc>
      </w:tr>
      <w:tr w:rsidR="00A178C0" w14:paraId="1ED2A747" w14:textId="77777777" w:rsidTr="00A178C0">
        <w:tc>
          <w:tcPr>
            <w:tcW w:w="1255" w:type="dxa"/>
          </w:tcPr>
          <w:p w14:paraId="2B7E4E2C" w14:textId="77777777" w:rsidR="00A178C0" w:rsidRDefault="00A178C0" w:rsidP="00A178C0">
            <w:pPr>
              <w:pStyle w:val="NormalIndent"/>
              <w:ind w:left="0"/>
            </w:pPr>
            <w:r>
              <w:t>MTFW</w:t>
            </w:r>
          </w:p>
        </w:tc>
        <w:tc>
          <w:tcPr>
            <w:tcW w:w="2430" w:type="dxa"/>
          </w:tcPr>
          <w:p w14:paraId="2789C68D" w14:textId="77777777" w:rsidR="00A178C0" w:rsidRDefault="00A178C0" w:rsidP="00A178C0">
            <w:pPr>
              <w:pStyle w:val="NormalIndent"/>
              <w:ind w:left="0"/>
            </w:pPr>
            <w:r>
              <w:t>Bottomline Proprietary FW</w:t>
            </w:r>
          </w:p>
        </w:tc>
        <w:tc>
          <w:tcPr>
            <w:tcW w:w="3530" w:type="dxa"/>
          </w:tcPr>
          <w:p w14:paraId="6B92DD85" w14:textId="77777777" w:rsidR="00A178C0" w:rsidRDefault="00A178C0" w:rsidP="00A178C0">
            <w:pPr>
              <w:pStyle w:val="NormalIndent"/>
              <w:ind w:left="0"/>
            </w:pPr>
            <w:r>
              <w:t>ACH, Wires, Transfers, External</w:t>
            </w:r>
          </w:p>
        </w:tc>
        <w:tc>
          <w:tcPr>
            <w:tcW w:w="2405" w:type="dxa"/>
          </w:tcPr>
          <w:p w14:paraId="7C493066" w14:textId="77777777" w:rsidR="00A178C0" w:rsidRDefault="00A178C0" w:rsidP="00A178C0">
            <w:pPr>
              <w:pStyle w:val="NormalIndent"/>
              <w:ind w:left="0"/>
            </w:pPr>
            <w:r w:rsidRPr="00BA6BF6">
              <w:t>Dec 18</w:t>
            </w:r>
          </w:p>
        </w:tc>
      </w:tr>
      <w:tr w:rsidR="00A178C0" w14:paraId="7A1C0CED" w14:textId="77777777" w:rsidTr="00A178C0">
        <w:tc>
          <w:tcPr>
            <w:tcW w:w="1255" w:type="dxa"/>
          </w:tcPr>
          <w:p w14:paraId="126809C4" w14:textId="77777777" w:rsidR="00A178C0" w:rsidRDefault="00A178C0" w:rsidP="00A178C0">
            <w:pPr>
              <w:pStyle w:val="NormalIndent"/>
              <w:ind w:left="0"/>
            </w:pPr>
            <w:r>
              <w:t>MTISO</w:t>
            </w:r>
          </w:p>
        </w:tc>
        <w:tc>
          <w:tcPr>
            <w:tcW w:w="2430" w:type="dxa"/>
          </w:tcPr>
          <w:p w14:paraId="3C4B55CE" w14:textId="77777777" w:rsidR="00A178C0" w:rsidRDefault="00A178C0" w:rsidP="00A178C0">
            <w:pPr>
              <w:pStyle w:val="NormalIndent"/>
              <w:ind w:left="0"/>
            </w:pPr>
            <w:r>
              <w:t>ISO20022</w:t>
            </w:r>
          </w:p>
        </w:tc>
        <w:tc>
          <w:tcPr>
            <w:tcW w:w="3530" w:type="dxa"/>
          </w:tcPr>
          <w:p w14:paraId="3127A31E" w14:textId="77777777" w:rsidR="00A178C0" w:rsidRDefault="00A178C0" w:rsidP="00A178C0">
            <w:pPr>
              <w:pStyle w:val="NormalIndent"/>
              <w:ind w:left="0"/>
            </w:pPr>
            <w:r>
              <w:t>ACH, Wires, Transfers, External</w:t>
            </w:r>
          </w:p>
        </w:tc>
        <w:tc>
          <w:tcPr>
            <w:tcW w:w="2405" w:type="dxa"/>
          </w:tcPr>
          <w:p w14:paraId="58A98339" w14:textId="77777777" w:rsidR="00A178C0" w:rsidRDefault="00A178C0" w:rsidP="00A178C0">
            <w:pPr>
              <w:pStyle w:val="NormalIndent"/>
              <w:ind w:left="0"/>
            </w:pPr>
            <w:r w:rsidRPr="00BA6BF6">
              <w:t>Dec 18</w:t>
            </w:r>
          </w:p>
        </w:tc>
      </w:tr>
      <w:tr w:rsidR="00A178C0" w14:paraId="1E6BE864" w14:textId="77777777" w:rsidTr="00A178C0">
        <w:tc>
          <w:tcPr>
            <w:tcW w:w="1255" w:type="dxa"/>
          </w:tcPr>
          <w:p w14:paraId="2128DD88" w14:textId="77777777" w:rsidR="00A178C0" w:rsidRDefault="00A178C0" w:rsidP="00A178C0">
            <w:pPr>
              <w:pStyle w:val="NormalIndent"/>
              <w:ind w:left="0"/>
            </w:pPr>
            <w:r>
              <w:t>MTIDOC</w:t>
            </w:r>
          </w:p>
        </w:tc>
        <w:tc>
          <w:tcPr>
            <w:tcW w:w="2430" w:type="dxa"/>
          </w:tcPr>
          <w:p w14:paraId="37C76095" w14:textId="77777777" w:rsidR="00A178C0" w:rsidRDefault="00A178C0" w:rsidP="00A178C0">
            <w:pPr>
              <w:pStyle w:val="NormalIndent"/>
              <w:ind w:left="0"/>
            </w:pPr>
            <w:r>
              <w:t>SAP Proprietary</w:t>
            </w:r>
          </w:p>
        </w:tc>
        <w:tc>
          <w:tcPr>
            <w:tcW w:w="3530" w:type="dxa"/>
          </w:tcPr>
          <w:p w14:paraId="76D0F41D" w14:textId="77777777" w:rsidR="00A178C0" w:rsidRDefault="00A178C0" w:rsidP="00A178C0">
            <w:pPr>
              <w:pStyle w:val="NormalIndent"/>
              <w:ind w:left="0"/>
            </w:pPr>
            <w:r>
              <w:t>TBD</w:t>
            </w:r>
          </w:p>
        </w:tc>
        <w:tc>
          <w:tcPr>
            <w:tcW w:w="2405" w:type="dxa"/>
          </w:tcPr>
          <w:p w14:paraId="49320162" w14:textId="77777777" w:rsidR="00A178C0" w:rsidRDefault="00A178C0" w:rsidP="00A178C0">
            <w:pPr>
              <w:pStyle w:val="NormalIndent"/>
              <w:ind w:left="0"/>
            </w:pPr>
            <w:r>
              <w:t>New</w:t>
            </w:r>
          </w:p>
        </w:tc>
      </w:tr>
      <w:tr w:rsidR="00A178C0" w14:paraId="70AC132F" w14:textId="77777777" w:rsidTr="00A178C0">
        <w:tc>
          <w:tcPr>
            <w:tcW w:w="1255" w:type="dxa"/>
          </w:tcPr>
          <w:p w14:paraId="2CBF0B5D" w14:textId="77777777" w:rsidR="00A178C0" w:rsidRDefault="00A178C0" w:rsidP="00A178C0">
            <w:pPr>
              <w:pStyle w:val="NormalIndent"/>
              <w:ind w:left="0"/>
            </w:pPr>
            <w:r>
              <w:t>MTMCSV</w:t>
            </w:r>
          </w:p>
        </w:tc>
        <w:tc>
          <w:tcPr>
            <w:tcW w:w="2430" w:type="dxa"/>
          </w:tcPr>
          <w:p w14:paraId="3823A9C1" w14:textId="77777777" w:rsidR="00A178C0" w:rsidRDefault="00A178C0" w:rsidP="00A178C0">
            <w:pPr>
              <w:pStyle w:val="NormalIndent"/>
              <w:ind w:left="0"/>
            </w:pPr>
            <w:r>
              <w:t>MUFG Proprietary CSV</w:t>
            </w:r>
          </w:p>
        </w:tc>
        <w:tc>
          <w:tcPr>
            <w:tcW w:w="3530" w:type="dxa"/>
          </w:tcPr>
          <w:p w14:paraId="4B342914" w14:textId="77777777" w:rsidR="00A178C0" w:rsidRDefault="00A178C0" w:rsidP="00A178C0">
            <w:pPr>
              <w:pStyle w:val="NormalIndent"/>
              <w:ind w:left="0"/>
            </w:pPr>
            <w:r>
              <w:t>ACH, Wires, Transfers, External</w:t>
            </w:r>
          </w:p>
        </w:tc>
        <w:tc>
          <w:tcPr>
            <w:tcW w:w="2405" w:type="dxa"/>
          </w:tcPr>
          <w:p w14:paraId="2B18C78C" w14:textId="77777777" w:rsidR="00A178C0" w:rsidRDefault="00A178C0" w:rsidP="00A178C0">
            <w:pPr>
              <w:pStyle w:val="NormalIndent"/>
              <w:ind w:left="0"/>
            </w:pPr>
            <w:r>
              <w:t>New</w:t>
            </w:r>
          </w:p>
        </w:tc>
      </w:tr>
      <w:tr w:rsidR="00A178C0" w14:paraId="5B3D6C8C" w14:textId="77777777" w:rsidTr="00A178C0">
        <w:tc>
          <w:tcPr>
            <w:tcW w:w="1255" w:type="dxa"/>
          </w:tcPr>
          <w:p w14:paraId="1468DD4D" w14:textId="77777777" w:rsidR="00A178C0" w:rsidRDefault="00A178C0" w:rsidP="00A178C0">
            <w:pPr>
              <w:pStyle w:val="NormalIndent"/>
              <w:ind w:left="0"/>
            </w:pPr>
            <w:r>
              <w:t>MTMFW</w:t>
            </w:r>
          </w:p>
        </w:tc>
        <w:tc>
          <w:tcPr>
            <w:tcW w:w="2430" w:type="dxa"/>
          </w:tcPr>
          <w:p w14:paraId="15FE83C1" w14:textId="77777777" w:rsidR="00A178C0" w:rsidRDefault="00A178C0" w:rsidP="00A178C0">
            <w:pPr>
              <w:pStyle w:val="NormalIndent"/>
              <w:ind w:left="0"/>
            </w:pPr>
            <w:r>
              <w:t>MUFG Proprietary FW</w:t>
            </w:r>
          </w:p>
        </w:tc>
        <w:tc>
          <w:tcPr>
            <w:tcW w:w="3530" w:type="dxa"/>
          </w:tcPr>
          <w:p w14:paraId="6011401A" w14:textId="77777777" w:rsidR="00A178C0" w:rsidRDefault="00A178C0" w:rsidP="00A178C0">
            <w:pPr>
              <w:pStyle w:val="NormalIndent"/>
              <w:ind w:left="0"/>
            </w:pPr>
            <w:r>
              <w:t>ACH, Wires, Transfers, External</w:t>
            </w:r>
          </w:p>
        </w:tc>
        <w:tc>
          <w:tcPr>
            <w:tcW w:w="2405" w:type="dxa"/>
          </w:tcPr>
          <w:p w14:paraId="10D5201B" w14:textId="77777777" w:rsidR="00A178C0" w:rsidRDefault="00A178C0" w:rsidP="00A178C0">
            <w:pPr>
              <w:pStyle w:val="NormalIndent"/>
              <w:ind w:left="0"/>
            </w:pPr>
            <w:r>
              <w:t>New</w:t>
            </w:r>
          </w:p>
        </w:tc>
      </w:tr>
    </w:tbl>
    <w:p w14:paraId="5E7A0E4D" w14:textId="77777777" w:rsidR="00280B3C" w:rsidRDefault="00280B3C" w:rsidP="00280B3C">
      <w:pPr>
        <w:pStyle w:val="SADH3"/>
        <w:rPr>
          <w:b w:val="0"/>
          <w:sz w:val="18"/>
          <w:szCs w:val="20"/>
        </w:rPr>
      </w:pPr>
    </w:p>
    <w:p w14:paraId="0B8378D7" w14:textId="77777777" w:rsidR="00280B3C" w:rsidRDefault="00280B3C" w:rsidP="00280B3C"/>
    <w:p w14:paraId="4DBF93EA" w14:textId="77777777" w:rsidR="00280B3C" w:rsidRDefault="00280B3C" w:rsidP="00280B3C"/>
    <w:p w14:paraId="499A609C" w14:textId="77777777" w:rsidR="00280B3C" w:rsidRDefault="00280B3C" w:rsidP="008751B1">
      <w:pPr>
        <w:pStyle w:val="Heading1"/>
        <w:pageBreakBefore w:val="0"/>
        <w:numPr>
          <w:ilvl w:val="2"/>
          <w:numId w:val="15"/>
        </w:numPr>
      </w:pPr>
      <w:bookmarkStart w:id="3981" w:name="_Toc28956483"/>
      <w:r>
        <w:t xml:space="preserve">Reporting </w:t>
      </w:r>
      <w:commentRangeStart w:id="3982"/>
      <w:r>
        <w:t>Files</w:t>
      </w:r>
      <w:commentRangeEnd w:id="3982"/>
      <w:r w:rsidR="00B0377D">
        <w:rPr>
          <w:rStyle w:val="CommentReference"/>
          <w:rFonts w:ascii="Arial" w:hAnsi="Arial"/>
          <w:b w:val="0"/>
          <w:bCs w:val="0"/>
          <w:color w:val="auto"/>
          <w:lang w:val="en-GB"/>
        </w:rPr>
        <w:commentReference w:id="3982"/>
      </w:r>
      <w:bookmarkEnd w:id="3981"/>
    </w:p>
    <w:p w14:paraId="42790A07" w14:textId="77777777" w:rsidR="00280B3C" w:rsidRDefault="00280B3C" w:rsidP="00280B3C"/>
    <w:p w14:paraId="388281B7" w14:textId="77777777" w:rsidR="00280B3C" w:rsidRDefault="00280B3C" w:rsidP="00280B3C"/>
    <w:tbl>
      <w:tblPr>
        <w:tblStyle w:val="TableGrid"/>
        <w:tblW w:w="0" w:type="auto"/>
        <w:tblLook w:val="04A0" w:firstRow="1" w:lastRow="0" w:firstColumn="1" w:lastColumn="0" w:noHBand="0" w:noVBand="1"/>
      </w:tblPr>
      <w:tblGrid>
        <w:gridCol w:w="2405"/>
        <w:gridCol w:w="2405"/>
        <w:gridCol w:w="2405"/>
        <w:gridCol w:w="2405"/>
      </w:tblGrid>
      <w:tr w:rsidR="00280B3C" w14:paraId="76DD655A" w14:textId="77777777" w:rsidTr="008E2B00">
        <w:tc>
          <w:tcPr>
            <w:tcW w:w="2405" w:type="dxa"/>
            <w:shd w:val="clear" w:color="auto" w:fill="BFBFBF" w:themeFill="background1" w:themeFillShade="BF"/>
          </w:tcPr>
          <w:p w14:paraId="01B714CA" w14:textId="77777777" w:rsidR="00280B3C" w:rsidRDefault="00280B3C" w:rsidP="008E2B00">
            <w:pPr>
              <w:pStyle w:val="NormalIndent"/>
              <w:ind w:left="0"/>
            </w:pPr>
            <w:r>
              <w:t>Format</w:t>
            </w:r>
          </w:p>
        </w:tc>
        <w:tc>
          <w:tcPr>
            <w:tcW w:w="2405" w:type="dxa"/>
            <w:shd w:val="clear" w:color="auto" w:fill="BFBFBF" w:themeFill="background1" w:themeFillShade="BF"/>
          </w:tcPr>
          <w:p w14:paraId="67A52B8C" w14:textId="77777777" w:rsidR="00280B3C" w:rsidRDefault="00280B3C" w:rsidP="008E2B00">
            <w:pPr>
              <w:pStyle w:val="NormalIndent"/>
              <w:ind w:left="0"/>
            </w:pPr>
            <w:r>
              <w:t>Description</w:t>
            </w:r>
          </w:p>
        </w:tc>
        <w:tc>
          <w:tcPr>
            <w:tcW w:w="2405" w:type="dxa"/>
            <w:shd w:val="clear" w:color="auto" w:fill="BFBFBF" w:themeFill="background1" w:themeFillShade="BF"/>
          </w:tcPr>
          <w:p w14:paraId="46849378" w14:textId="77777777" w:rsidR="00280B3C" w:rsidRDefault="00280B3C" w:rsidP="008E2B00">
            <w:pPr>
              <w:pStyle w:val="NormalIndent"/>
              <w:ind w:left="0"/>
            </w:pPr>
            <w:r>
              <w:t xml:space="preserve">Contents </w:t>
            </w:r>
          </w:p>
        </w:tc>
        <w:tc>
          <w:tcPr>
            <w:tcW w:w="2405" w:type="dxa"/>
            <w:shd w:val="clear" w:color="auto" w:fill="BFBFBF" w:themeFill="background1" w:themeFillShade="BF"/>
          </w:tcPr>
          <w:p w14:paraId="671A4BDE" w14:textId="77777777" w:rsidR="00280B3C" w:rsidRDefault="00280B3C" w:rsidP="008E2B00">
            <w:pPr>
              <w:pStyle w:val="NormalIndent"/>
              <w:ind w:left="0"/>
            </w:pPr>
            <w:r>
              <w:t>New for MUFG or Existing</w:t>
            </w:r>
          </w:p>
        </w:tc>
      </w:tr>
      <w:tr w:rsidR="00280B3C" w14:paraId="76270F1A" w14:textId="77777777" w:rsidTr="008E2B00">
        <w:tc>
          <w:tcPr>
            <w:tcW w:w="2405" w:type="dxa"/>
          </w:tcPr>
          <w:p w14:paraId="26862881" w14:textId="77777777" w:rsidR="00280B3C" w:rsidRDefault="00A178C0" w:rsidP="008E2B00">
            <w:pPr>
              <w:pStyle w:val="NormalIndent"/>
              <w:ind w:left="0"/>
            </w:pPr>
            <w:r>
              <w:t>BAI</w:t>
            </w:r>
          </w:p>
        </w:tc>
        <w:tc>
          <w:tcPr>
            <w:tcW w:w="2405" w:type="dxa"/>
          </w:tcPr>
          <w:p w14:paraId="03CCAB9E" w14:textId="77777777" w:rsidR="00280B3C" w:rsidRDefault="00A178C0" w:rsidP="008E2B00">
            <w:pPr>
              <w:pStyle w:val="NormalIndent"/>
              <w:ind w:left="0"/>
            </w:pPr>
            <w:r>
              <w:t>BAI File Current Day</w:t>
            </w:r>
          </w:p>
        </w:tc>
        <w:tc>
          <w:tcPr>
            <w:tcW w:w="2405" w:type="dxa"/>
          </w:tcPr>
          <w:p w14:paraId="5DE07C34" w14:textId="77777777" w:rsidR="00280B3C" w:rsidRDefault="00A178C0" w:rsidP="008E2B00">
            <w:pPr>
              <w:pStyle w:val="NormalIndent"/>
              <w:ind w:left="0"/>
            </w:pPr>
            <w:r>
              <w:t>Balances and Transactions</w:t>
            </w:r>
          </w:p>
        </w:tc>
        <w:tc>
          <w:tcPr>
            <w:tcW w:w="2405" w:type="dxa"/>
          </w:tcPr>
          <w:p w14:paraId="0809AC63" w14:textId="77777777" w:rsidR="00280B3C" w:rsidRDefault="00A178C0" w:rsidP="008E2B00">
            <w:pPr>
              <w:pStyle w:val="NormalIndent"/>
              <w:ind w:left="0"/>
            </w:pPr>
            <w:r>
              <w:t>Existing Current Day</w:t>
            </w:r>
          </w:p>
        </w:tc>
      </w:tr>
      <w:tr w:rsidR="00280B3C" w14:paraId="4A1D01C0" w14:textId="77777777" w:rsidTr="008E2B00">
        <w:tc>
          <w:tcPr>
            <w:tcW w:w="2405" w:type="dxa"/>
          </w:tcPr>
          <w:p w14:paraId="537B610A" w14:textId="77777777" w:rsidR="00280B3C" w:rsidRDefault="00A178C0" w:rsidP="008E2B00">
            <w:pPr>
              <w:pStyle w:val="NormalIndent"/>
              <w:ind w:left="0"/>
            </w:pPr>
            <w:r>
              <w:t>BAI</w:t>
            </w:r>
          </w:p>
        </w:tc>
        <w:tc>
          <w:tcPr>
            <w:tcW w:w="2405" w:type="dxa"/>
          </w:tcPr>
          <w:p w14:paraId="3F469B91" w14:textId="77777777" w:rsidR="00280B3C" w:rsidRDefault="00A178C0" w:rsidP="008E2B00">
            <w:pPr>
              <w:pStyle w:val="NormalIndent"/>
              <w:ind w:left="0"/>
            </w:pPr>
            <w:r>
              <w:t>BAI Prior Day</w:t>
            </w:r>
          </w:p>
        </w:tc>
        <w:tc>
          <w:tcPr>
            <w:tcW w:w="2405" w:type="dxa"/>
          </w:tcPr>
          <w:p w14:paraId="12CAE8D6" w14:textId="77777777" w:rsidR="00280B3C" w:rsidRDefault="00A178C0" w:rsidP="008E2B00">
            <w:pPr>
              <w:pStyle w:val="NormalIndent"/>
              <w:ind w:left="0"/>
            </w:pPr>
            <w:r>
              <w:t>Balances and Transactions</w:t>
            </w:r>
          </w:p>
        </w:tc>
        <w:tc>
          <w:tcPr>
            <w:tcW w:w="2405" w:type="dxa"/>
          </w:tcPr>
          <w:p w14:paraId="0D532772" w14:textId="77777777" w:rsidR="00280B3C" w:rsidRDefault="00A178C0" w:rsidP="008E2B00">
            <w:pPr>
              <w:pStyle w:val="NormalIndent"/>
              <w:ind w:left="0"/>
            </w:pPr>
            <w:r>
              <w:t>New</w:t>
            </w:r>
            <w:r>
              <w:rPr>
                <w:rStyle w:val="FootnoteReference"/>
              </w:rPr>
              <w:footnoteReference w:id="2"/>
            </w:r>
          </w:p>
        </w:tc>
      </w:tr>
      <w:tr w:rsidR="00280B3C" w14:paraId="38239FDA" w14:textId="77777777" w:rsidTr="008E2B00">
        <w:tc>
          <w:tcPr>
            <w:tcW w:w="2405" w:type="dxa"/>
          </w:tcPr>
          <w:p w14:paraId="55D90B93" w14:textId="77777777" w:rsidR="00280B3C" w:rsidRDefault="00280B3C" w:rsidP="008E2B00">
            <w:pPr>
              <w:pStyle w:val="NormalIndent"/>
              <w:ind w:left="0"/>
            </w:pPr>
          </w:p>
        </w:tc>
        <w:tc>
          <w:tcPr>
            <w:tcW w:w="2405" w:type="dxa"/>
          </w:tcPr>
          <w:p w14:paraId="029DE4AB" w14:textId="77777777" w:rsidR="00280B3C" w:rsidRDefault="00280B3C" w:rsidP="008E2B00">
            <w:pPr>
              <w:pStyle w:val="NormalIndent"/>
              <w:ind w:left="0"/>
            </w:pPr>
          </w:p>
        </w:tc>
        <w:tc>
          <w:tcPr>
            <w:tcW w:w="2405" w:type="dxa"/>
          </w:tcPr>
          <w:p w14:paraId="7E5A1490" w14:textId="77777777" w:rsidR="00280B3C" w:rsidRDefault="00280B3C" w:rsidP="008E2B00">
            <w:pPr>
              <w:pStyle w:val="NormalIndent"/>
              <w:ind w:left="0"/>
            </w:pPr>
          </w:p>
        </w:tc>
        <w:tc>
          <w:tcPr>
            <w:tcW w:w="2405" w:type="dxa"/>
          </w:tcPr>
          <w:p w14:paraId="60D3CB1A" w14:textId="77777777" w:rsidR="00280B3C" w:rsidRDefault="00280B3C" w:rsidP="008E2B00">
            <w:pPr>
              <w:pStyle w:val="NormalIndent"/>
              <w:ind w:left="0"/>
            </w:pPr>
          </w:p>
        </w:tc>
      </w:tr>
      <w:tr w:rsidR="00280B3C" w14:paraId="788890BE" w14:textId="77777777" w:rsidTr="008E2B00">
        <w:tc>
          <w:tcPr>
            <w:tcW w:w="2405" w:type="dxa"/>
          </w:tcPr>
          <w:p w14:paraId="49B84E41" w14:textId="77777777" w:rsidR="00280B3C" w:rsidRDefault="00280B3C" w:rsidP="008E2B00">
            <w:pPr>
              <w:pStyle w:val="NormalIndent"/>
              <w:ind w:left="0"/>
            </w:pPr>
          </w:p>
        </w:tc>
        <w:tc>
          <w:tcPr>
            <w:tcW w:w="2405" w:type="dxa"/>
          </w:tcPr>
          <w:p w14:paraId="3E9EE835" w14:textId="77777777" w:rsidR="00280B3C" w:rsidRDefault="00280B3C" w:rsidP="008E2B00">
            <w:pPr>
              <w:pStyle w:val="NormalIndent"/>
              <w:ind w:left="0"/>
            </w:pPr>
          </w:p>
        </w:tc>
        <w:tc>
          <w:tcPr>
            <w:tcW w:w="2405" w:type="dxa"/>
          </w:tcPr>
          <w:p w14:paraId="713F15DD" w14:textId="77777777" w:rsidR="00280B3C" w:rsidRDefault="00280B3C" w:rsidP="008E2B00">
            <w:pPr>
              <w:pStyle w:val="NormalIndent"/>
              <w:ind w:left="0"/>
            </w:pPr>
          </w:p>
        </w:tc>
        <w:tc>
          <w:tcPr>
            <w:tcW w:w="2405" w:type="dxa"/>
          </w:tcPr>
          <w:p w14:paraId="1C36AC9C" w14:textId="77777777" w:rsidR="00280B3C" w:rsidRDefault="00280B3C" w:rsidP="008E2B00">
            <w:pPr>
              <w:pStyle w:val="NormalIndent"/>
              <w:ind w:left="0"/>
            </w:pPr>
          </w:p>
        </w:tc>
      </w:tr>
      <w:tr w:rsidR="00280B3C" w14:paraId="274407D8" w14:textId="77777777" w:rsidTr="008E2B00">
        <w:tc>
          <w:tcPr>
            <w:tcW w:w="2405" w:type="dxa"/>
          </w:tcPr>
          <w:p w14:paraId="2A25D272" w14:textId="77777777" w:rsidR="00280B3C" w:rsidRDefault="00280B3C" w:rsidP="008E2B00">
            <w:pPr>
              <w:pStyle w:val="NormalIndent"/>
              <w:ind w:left="0"/>
            </w:pPr>
          </w:p>
        </w:tc>
        <w:tc>
          <w:tcPr>
            <w:tcW w:w="2405" w:type="dxa"/>
          </w:tcPr>
          <w:p w14:paraId="080717FD" w14:textId="77777777" w:rsidR="00280B3C" w:rsidRDefault="00280B3C" w:rsidP="008E2B00">
            <w:pPr>
              <w:pStyle w:val="NormalIndent"/>
              <w:ind w:left="0"/>
            </w:pPr>
          </w:p>
        </w:tc>
        <w:tc>
          <w:tcPr>
            <w:tcW w:w="2405" w:type="dxa"/>
          </w:tcPr>
          <w:p w14:paraId="132FFDB5" w14:textId="77777777" w:rsidR="00280B3C" w:rsidRDefault="00280B3C" w:rsidP="008E2B00">
            <w:pPr>
              <w:pStyle w:val="NormalIndent"/>
              <w:ind w:left="0"/>
            </w:pPr>
          </w:p>
        </w:tc>
        <w:tc>
          <w:tcPr>
            <w:tcW w:w="2405" w:type="dxa"/>
          </w:tcPr>
          <w:p w14:paraId="3324D675" w14:textId="77777777" w:rsidR="00280B3C" w:rsidRDefault="00280B3C" w:rsidP="008E2B00">
            <w:pPr>
              <w:pStyle w:val="NormalIndent"/>
              <w:ind w:left="0"/>
            </w:pPr>
          </w:p>
        </w:tc>
      </w:tr>
      <w:tr w:rsidR="00280B3C" w14:paraId="74EEC3B7" w14:textId="77777777" w:rsidTr="008E2B00">
        <w:tc>
          <w:tcPr>
            <w:tcW w:w="2405" w:type="dxa"/>
          </w:tcPr>
          <w:p w14:paraId="77EDABED" w14:textId="77777777" w:rsidR="00280B3C" w:rsidRDefault="00280B3C" w:rsidP="008E2B00">
            <w:pPr>
              <w:pStyle w:val="NormalIndent"/>
              <w:ind w:left="0"/>
            </w:pPr>
          </w:p>
        </w:tc>
        <w:tc>
          <w:tcPr>
            <w:tcW w:w="2405" w:type="dxa"/>
          </w:tcPr>
          <w:p w14:paraId="73E9A7B8" w14:textId="77777777" w:rsidR="00280B3C" w:rsidRDefault="00280B3C" w:rsidP="008E2B00">
            <w:pPr>
              <w:pStyle w:val="NormalIndent"/>
              <w:ind w:left="0"/>
            </w:pPr>
          </w:p>
        </w:tc>
        <w:tc>
          <w:tcPr>
            <w:tcW w:w="2405" w:type="dxa"/>
          </w:tcPr>
          <w:p w14:paraId="65D42B2A" w14:textId="77777777" w:rsidR="00280B3C" w:rsidRDefault="00280B3C" w:rsidP="008E2B00">
            <w:pPr>
              <w:pStyle w:val="NormalIndent"/>
              <w:ind w:left="0"/>
            </w:pPr>
          </w:p>
        </w:tc>
        <w:tc>
          <w:tcPr>
            <w:tcW w:w="2405" w:type="dxa"/>
          </w:tcPr>
          <w:p w14:paraId="1788C4B3" w14:textId="77777777" w:rsidR="00280B3C" w:rsidRDefault="00280B3C" w:rsidP="008E2B00">
            <w:pPr>
              <w:pStyle w:val="NormalIndent"/>
              <w:ind w:left="0"/>
            </w:pPr>
          </w:p>
        </w:tc>
      </w:tr>
      <w:tr w:rsidR="00280B3C" w14:paraId="4071D033" w14:textId="77777777" w:rsidTr="008E2B00">
        <w:tc>
          <w:tcPr>
            <w:tcW w:w="2405" w:type="dxa"/>
          </w:tcPr>
          <w:p w14:paraId="06D748A2" w14:textId="77777777" w:rsidR="00280B3C" w:rsidRDefault="00280B3C" w:rsidP="008E2B00">
            <w:pPr>
              <w:pStyle w:val="NormalIndent"/>
              <w:ind w:left="0"/>
            </w:pPr>
          </w:p>
        </w:tc>
        <w:tc>
          <w:tcPr>
            <w:tcW w:w="2405" w:type="dxa"/>
          </w:tcPr>
          <w:p w14:paraId="0C0A19CA" w14:textId="77777777" w:rsidR="00280B3C" w:rsidRDefault="00280B3C" w:rsidP="008E2B00">
            <w:pPr>
              <w:pStyle w:val="NormalIndent"/>
              <w:ind w:left="0"/>
            </w:pPr>
          </w:p>
        </w:tc>
        <w:tc>
          <w:tcPr>
            <w:tcW w:w="2405" w:type="dxa"/>
          </w:tcPr>
          <w:p w14:paraId="7A8C10ED" w14:textId="77777777" w:rsidR="00280B3C" w:rsidRDefault="00280B3C" w:rsidP="008E2B00">
            <w:pPr>
              <w:pStyle w:val="NormalIndent"/>
              <w:ind w:left="0"/>
            </w:pPr>
          </w:p>
        </w:tc>
        <w:tc>
          <w:tcPr>
            <w:tcW w:w="2405" w:type="dxa"/>
          </w:tcPr>
          <w:p w14:paraId="6A725D4A" w14:textId="77777777" w:rsidR="00280B3C" w:rsidRDefault="00280B3C" w:rsidP="008E2B00">
            <w:pPr>
              <w:pStyle w:val="NormalIndent"/>
              <w:ind w:left="0"/>
            </w:pPr>
          </w:p>
        </w:tc>
      </w:tr>
    </w:tbl>
    <w:p w14:paraId="694D1914" w14:textId="77777777" w:rsidR="00280B3C" w:rsidRDefault="00280B3C" w:rsidP="00280B3C"/>
    <w:p w14:paraId="4DC80B53" w14:textId="77777777" w:rsidR="00280B3C" w:rsidRDefault="00280B3C" w:rsidP="00280B3C"/>
    <w:p w14:paraId="0E67610C" w14:textId="77777777" w:rsidR="00280B3C" w:rsidRDefault="00280B3C" w:rsidP="00280B3C"/>
    <w:p w14:paraId="2F02C06F" w14:textId="77777777" w:rsidR="00280B3C" w:rsidRDefault="00280B3C" w:rsidP="00280B3C"/>
    <w:p w14:paraId="179D2936" w14:textId="77777777" w:rsidR="00280B3C" w:rsidRDefault="00280B3C" w:rsidP="00280B3C"/>
    <w:p w14:paraId="0342A9A7" w14:textId="77777777" w:rsidR="00280B3C" w:rsidRDefault="00280B3C" w:rsidP="00280B3C"/>
    <w:p w14:paraId="2F732584" w14:textId="77777777" w:rsidR="00280B3C" w:rsidRDefault="00280B3C" w:rsidP="00280B3C"/>
    <w:p w14:paraId="6F72F51F" w14:textId="77777777" w:rsidR="00280B3C" w:rsidRDefault="00280B3C" w:rsidP="00280B3C"/>
    <w:p w14:paraId="283291A3" w14:textId="77777777" w:rsidR="00280B3C" w:rsidRDefault="00280B3C" w:rsidP="00280B3C"/>
    <w:p w14:paraId="3709D8EE" w14:textId="77777777" w:rsidR="00280B3C" w:rsidRDefault="00280B3C" w:rsidP="00280B3C"/>
    <w:p w14:paraId="0FD3FD94" w14:textId="77777777" w:rsidR="00280B3C" w:rsidRDefault="00280B3C" w:rsidP="00280B3C"/>
    <w:p w14:paraId="52B3C572" w14:textId="77777777" w:rsidR="00280B3C" w:rsidRDefault="00280B3C" w:rsidP="00280B3C"/>
    <w:p w14:paraId="55AA8679" w14:textId="77777777" w:rsidR="00280B3C" w:rsidRDefault="00280B3C" w:rsidP="00280B3C">
      <w:pPr>
        <w:pStyle w:val="NormalIndent"/>
      </w:pPr>
    </w:p>
    <w:p w14:paraId="09F5A48E" w14:textId="77777777" w:rsidR="00280B3C" w:rsidRDefault="00280B3C" w:rsidP="00280B3C">
      <w:pPr>
        <w:pStyle w:val="NormalIndent"/>
      </w:pPr>
    </w:p>
    <w:p w14:paraId="2FB691D6" w14:textId="77777777" w:rsidR="00280B3C" w:rsidRDefault="00280B3C" w:rsidP="00280B3C">
      <w:pPr>
        <w:pStyle w:val="NormalIndent"/>
      </w:pPr>
    </w:p>
    <w:p w14:paraId="0A0585B4" w14:textId="77777777" w:rsidR="00280B3C" w:rsidRDefault="00280B3C" w:rsidP="00280B3C">
      <w:pPr>
        <w:pStyle w:val="NormalIndent"/>
      </w:pPr>
    </w:p>
    <w:p w14:paraId="10E6FE65" w14:textId="77777777" w:rsidR="00280B3C" w:rsidRDefault="00280B3C" w:rsidP="00280B3C">
      <w:pPr>
        <w:pStyle w:val="NormalIndent"/>
      </w:pPr>
    </w:p>
    <w:p w14:paraId="08BA1E6B" w14:textId="77777777" w:rsidR="00280B3C" w:rsidRDefault="00280B3C" w:rsidP="00280B3C">
      <w:pPr>
        <w:pStyle w:val="NormalIndent"/>
      </w:pPr>
    </w:p>
    <w:p w14:paraId="672DAB69" w14:textId="77777777" w:rsidR="00280B3C" w:rsidRDefault="00280B3C" w:rsidP="00280B3C">
      <w:pPr>
        <w:pStyle w:val="NormalIndent"/>
      </w:pPr>
    </w:p>
    <w:p w14:paraId="5E15D25B" w14:textId="77777777" w:rsidR="00280B3C" w:rsidRDefault="00280B3C" w:rsidP="00280B3C">
      <w:pPr>
        <w:pStyle w:val="NormalIndent"/>
      </w:pPr>
    </w:p>
    <w:p w14:paraId="0633C687" w14:textId="77777777" w:rsidR="00280B3C" w:rsidRPr="00280B3C" w:rsidRDefault="00280B3C" w:rsidP="00280B3C">
      <w:pPr>
        <w:pStyle w:val="NormalIndent"/>
      </w:pPr>
    </w:p>
    <w:p w14:paraId="0B53D7E0" w14:textId="77777777" w:rsidR="00280B3C" w:rsidRDefault="00280B3C" w:rsidP="00280B3C">
      <w:pPr>
        <w:pStyle w:val="SADH3"/>
        <w:rPr>
          <w:b w:val="0"/>
          <w:sz w:val="18"/>
          <w:szCs w:val="20"/>
        </w:rPr>
      </w:pPr>
    </w:p>
    <w:p w14:paraId="2A8D7402" w14:textId="77777777" w:rsidR="00280B3C" w:rsidRPr="002D37AA" w:rsidRDefault="00280B3C" w:rsidP="00280B3C">
      <w:pPr>
        <w:pStyle w:val="SADH3"/>
      </w:pPr>
    </w:p>
    <w:sectPr w:rsidR="00280B3C" w:rsidRPr="002D37AA" w:rsidSect="00280B3C">
      <w:pgSz w:w="11906" w:h="16838" w:code="9"/>
      <w:pgMar w:top="1699" w:right="1138" w:bottom="1138" w:left="1138" w:header="706" w:footer="706"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67" w:author="D'souza, Nigel" w:date="2021-11-01T10:47:00Z" w:initials="DN">
    <w:p w14:paraId="7B2317BE" w14:textId="32756B0A" w:rsidR="00381769" w:rsidRDefault="00381769">
      <w:pPr>
        <w:pStyle w:val="CommentText"/>
      </w:pPr>
      <w:r>
        <w:rPr>
          <w:rStyle w:val="CommentReference"/>
        </w:rPr>
        <w:annotationRef/>
      </w:r>
      <w:r>
        <w:t>Get latest from Prod</w:t>
      </w:r>
    </w:p>
  </w:comment>
  <w:comment w:id="1452" w:author="D'souza, Nigel" w:date="2021-11-01T10:49:00Z" w:initials="DN">
    <w:p w14:paraId="70D0C23E" w14:textId="1B5D811A" w:rsidR="00381769" w:rsidRDefault="00381769">
      <w:pPr>
        <w:pStyle w:val="CommentText"/>
      </w:pPr>
      <w:r>
        <w:rPr>
          <w:rStyle w:val="CommentReference"/>
        </w:rPr>
        <w:annotationRef/>
      </w:r>
      <w:r>
        <w:t>Remove Row</w:t>
      </w:r>
    </w:p>
  </w:comment>
  <w:comment w:id="1456" w:author="D'souza, Nigel" w:date="2021-11-01T10:50:00Z" w:initials="DN">
    <w:p w14:paraId="6D2E7505" w14:textId="037FC218" w:rsidR="00381769" w:rsidRDefault="00381769">
      <w:pPr>
        <w:pStyle w:val="CommentText"/>
      </w:pPr>
      <w:r>
        <w:rPr>
          <w:rStyle w:val="CommentReference"/>
        </w:rPr>
        <w:annotationRef/>
      </w:r>
      <w:r>
        <w:t>Any new sources for Bank?</w:t>
      </w:r>
    </w:p>
  </w:comment>
  <w:comment w:id="1460" w:author="D'souza, Nigel" w:date="2021-11-01T10:52:00Z" w:initials="DN">
    <w:p w14:paraId="483031A5" w14:textId="43C30F0A" w:rsidR="00381769" w:rsidRDefault="00381769">
      <w:pPr>
        <w:pStyle w:val="CommentText"/>
      </w:pPr>
      <w:r>
        <w:rPr>
          <w:rStyle w:val="CommentReference"/>
        </w:rPr>
        <w:annotationRef/>
      </w:r>
      <w:r>
        <w:t>Check with MUFG – SWIFT MT940</w:t>
      </w:r>
    </w:p>
  </w:comment>
  <w:comment w:id="1464" w:author="D'souza, Nigel" w:date="2021-11-01T10:53:00Z" w:initials="DN">
    <w:p w14:paraId="2D24B9D1" w14:textId="300D095F" w:rsidR="00381769" w:rsidRDefault="00381769">
      <w:pPr>
        <w:pStyle w:val="CommentText"/>
      </w:pPr>
      <w:r>
        <w:rPr>
          <w:rStyle w:val="CommentReference"/>
        </w:rPr>
        <w:annotationRef/>
      </w:r>
      <w:r>
        <w:t>Set up meeting with MUFG for BAI2 perf via MQ. Open ticket with Product</w:t>
      </w:r>
    </w:p>
  </w:comment>
  <w:comment w:id="1468" w:author="Charles Chen" w:date="2019-11-07T11:20:00Z" w:initials="CC">
    <w:p w14:paraId="6E080882" w14:textId="77777777" w:rsidR="00381769" w:rsidRDefault="00381769">
      <w:pPr>
        <w:pStyle w:val="CommentText"/>
      </w:pPr>
      <w:r>
        <w:rPr>
          <w:rStyle w:val="CommentReference"/>
        </w:rPr>
        <w:annotationRef/>
      </w:r>
      <w:r>
        <w:t xml:space="preserve">Avalon 3:  Pending on TAR update.  </w:t>
      </w:r>
    </w:p>
    <w:p w14:paraId="453B6201" w14:textId="77777777" w:rsidR="00381769" w:rsidRDefault="00381769">
      <w:pPr>
        <w:pStyle w:val="CommentText"/>
      </w:pPr>
      <w:r>
        <w:t>Intraday will be hybrid</w:t>
      </w:r>
    </w:p>
    <w:p w14:paraId="122BA718" w14:textId="77777777" w:rsidR="00381769" w:rsidRDefault="00381769">
      <w:pPr>
        <w:pStyle w:val="CommentText"/>
      </w:pPr>
      <w:r>
        <w:t>Rekha/Johnny to review and provide updates/comments, and what’s on Avalon 2 vs 3</w:t>
      </w:r>
    </w:p>
    <w:p w14:paraId="2FB5F852" w14:textId="77777777" w:rsidR="00381769" w:rsidRDefault="00381769">
      <w:pPr>
        <w:pStyle w:val="CommentText"/>
      </w:pPr>
    </w:p>
    <w:p w14:paraId="730428E5" w14:textId="77777777" w:rsidR="00381769" w:rsidRDefault="00381769">
      <w:pPr>
        <w:pStyle w:val="CommentText"/>
      </w:pPr>
      <w:r>
        <w:t>Per Mike, CD opening balance is file-based for Avalon 2 as it is calculated based on PD file.  Therefore, A2 is also hybrid.</w:t>
      </w:r>
    </w:p>
    <w:p w14:paraId="01A1C17F" w14:textId="77777777" w:rsidR="00381769" w:rsidRDefault="00381769">
      <w:pPr>
        <w:pStyle w:val="CommentText"/>
      </w:pPr>
    </w:p>
  </w:comment>
  <w:comment w:id="1469" w:author="Rekha Gopalan" w:date="2019-11-21T12:47:00Z" w:initials="RG">
    <w:p w14:paraId="3588D29F" w14:textId="77777777" w:rsidR="00381769" w:rsidRDefault="00381769">
      <w:pPr>
        <w:pStyle w:val="CommentText"/>
      </w:pPr>
      <w:r>
        <w:rPr>
          <w:rStyle w:val="CommentReference"/>
        </w:rPr>
        <w:annotationRef/>
      </w:r>
      <w:r>
        <w:t>Bank has mixed transmissions. Wires and RTP intra day transactions come through MQ channel. All the remaining intra day files will be sent as a batch file through GIS</w:t>
      </w:r>
    </w:p>
  </w:comment>
  <w:comment w:id="1490" w:author="Charles Chen" w:date="2019-11-07T11:26:00Z" w:initials="CC">
    <w:p w14:paraId="5D04DB0E" w14:textId="77777777" w:rsidR="00381769" w:rsidRDefault="00381769">
      <w:pPr>
        <w:pStyle w:val="CommentText"/>
      </w:pPr>
      <w:r>
        <w:rPr>
          <w:rStyle w:val="CommentReference"/>
        </w:rPr>
        <w:annotationRef/>
      </w:r>
      <w:r>
        <w:t>See section 3.1.3.4.  Need Rekha and Johnny to provide feedback</w:t>
      </w:r>
    </w:p>
  </w:comment>
  <w:comment w:id="1500" w:author="D'souza, Nigel" w:date="2021-11-01T10:58:00Z" w:initials="DN">
    <w:p w14:paraId="7F2D5607" w14:textId="35315B51" w:rsidR="00381769" w:rsidRDefault="00381769">
      <w:pPr>
        <w:pStyle w:val="CommentText"/>
      </w:pPr>
      <w:r>
        <w:rPr>
          <w:rStyle w:val="CommentReference"/>
        </w:rPr>
        <w:annotationRef/>
      </w:r>
      <w:r>
        <w:t>What is the decision RT/File?</w:t>
      </w:r>
    </w:p>
  </w:comment>
  <w:comment w:id="1504" w:author="D'souza, Nigel" w:date="2021-11-01T11:00:00Z" w:initials="DN">
    <w:p w14:paraId="3BEFD5DB" w14:textId="46DFC750" w:rsidR="00381769" w:rsidRDefault="00381769">
      <w:pPr>
        <w:pStyle w:val="CommentText"/>
      </w:pPr>
      <w:r>
        <w:rPr>
          <w:rStyle w:val="CommentReference"/>
        </w:rPr>
        <w:annotationRef/>
      </w:r>
      <w:r>
        <w:t xml:space="preserve">Displayed via lockbox avail reporting – event id </w:t>
      </w:r>
      <w:r w:rsidRPr="008C6DA9">
        <w:t>10036    Lockbox Availability Loader</w:t>
      </w:r>
    </w:p>
    <w:p w14:paraId="418912B5" w14:textId="1C607832" w:rsidR="00381769" w:rsidRDefault="00381769">
      <w:pPr>
        <w:pStyle w:val="CommentText"/>
      </w:pPr>
    </w:p>
  </w:comment>
  <w:comment w:id="1505" w:author="Charles Chen" w:date="2019-11-07T11:28:00Z" w:initials="CC">
    <w:p w14:paraId="1E547D5B" w14:textId="77777777" w:rsidR="00381769" w:rsidRDefault="00381769">
      <w:pPr>
        <w:pStyle w:val="CommentText"/>
      </w:pPr>
      <w:r>
        <w:rPr>
          <w:rStyle w:val="CommentReference"/>
        </w:rPr>
        <w:annotationRef/>
      </w:r>
      <w:r>
        <w:t>Rekha to review and verify Avalon 3</w:t>
      </w:r>
    </w:p>
    <w:p w14:paraId="2A59DAA9" w14:textId="77777777" w:rsidR="00381769" w:rsidRDefault="00381769">
      <w:pPr>
        <w:pStyle w:val="CommentText"/>
      </w:pPr>
    </w:p>
    <w:p w14:paraId="54264DA0" w14:textId="77777777" w:rsidR="00381769" w:rsidRDefault="00381769">
      <w:pPr>
        <w:pStyle w:val="CommentText"/>
      </w:pPr>
    </w:p>
  </w:comment>
  <w:comment w:id="1506" w:author="Rekha Gopalan" w:date="2019-11-21T12:47:00Z" w:initials="RG">
    <w:p w14:paraId="5C7CD0DC" w14:textId="77777777" w:rsidR="00381769" w:rsidRDefault="00381769" w:rsidP="00BC3C3D">
      <w:pPr>
        <w:pStyle w:val="CommentText"/>
      </w:pPr>
      <w:r>
        <w:rPr>
          <w:rStyle w:val="CommentReference"/>
        </w:rPr>
        <w:annotationRef/>
      </w:r>
      <w:r>
        <w:t>Bank will send lock BAI file transactions and Lockbox legacy report. Bank is not using the propriety CSV lockbox formatting.</w:t>
      </w:r>
    </w:p>
    <w:p w14:paraId="3B656AAE" w14:textId="77777777" w:rsidR="00381769" w:rsidRDefault="00381769">
      <w:pPr>
        <w:pStyle w:val="CommentText"/>
      </w:pPr>
    </w:p>
  </w:comment>
  <w:comment w:id="1517" w:author="Charles Chen" w:date="2019-11-07T11:30:00Z" w:initials="CC">
    <w:p w14:paraId="3CBA581F" w14:textId="77777777" w:rsidR="00381769" w:rsidRDefault="00381769">
      <w:pPr>
        <w:pStyle w:val="CommentText"/>
      </w:pPr>
      <w:r>
        <w:rPr>
          <w:rStyle w:val="CommentReference"/>
        </w:rPr>
        <w:annotationRef/>
      </w:r>
      <w:r>
        <w:t xml:space="preserve">Avalon 2 is not using the BTL proprietary lockbox module.  </w:t>
      </w:r>
    </w:p>
    <w:p w14:paraId="53D37EF8" w14:textId="77777777" w:rsidR="00381769" w:rsidRDefault="00381769">
      <w:pPr>
        <w:pStyle w:val="CommentText"/>
      </w:pPr>
      <w:r>
        <w:t>Rekha to confirm proprietary CSV for lock bx.</w:t>
      </w:r>
    </w:p>
  </w:comment>
  <w:comment w:id="1518" w:author="Rekha Gopalan" w:date="2019-11-21T12:47:00Z" w:initials="RG">
    <w:p w14:paraId="73BAC489" w14:textId="77777777" w:rsidR="00381769" w:rsidRDefault="00381769" w:rsidP="00BC3C3D">
      <w:pPr>
        <w:pStyle w:val="CommentText"/>
      </w:pPr>
      <w:r>
        <w:rPr>
          <w:rStyle w:val="CommentReference"/>
        </w:rPr>
        <w:annotationRef/>
      </w:r>
      <w:r>
        <w:t>Bank will send lock BAI file transactions and Lockbox legacy report. Bank is not using the propriety CSV lockbox formatting.</w:t>
      </w:r>
    </w:p>
    <w:p w14:paraId="5F12B0CE" w14:textId="77777777" w:rsidR="00381769" w:rsidRDefault="00381769">
      <w:pPr>
        <w:pStyle w:val="CommentText"/>
      </w:pPr>
    </w:p>
  </w:comment>
  <w:comment w:id="1519" w:author="D'souza, Nigel [2]" w:date="2020-01-03T14:01:00Z" w:initials="DN">
    <w:p w14:paraId="4FFB188E" w14:textId="1B4A07A7" w:rsidR="00381769" w:rsidRDefault="00381769">
      <w:pPr>
        <w:pStyle w:val="CommentText"/>
      </w:pPr>
      <w:r>
        <w:rPr>
          <w:rStyle w:val="CommentReference"/>
        </w:rPr>
        <w:annotationRef/>
      </w:r>
      <w:r>
        <w:t>Updated 1/3</w:t>
      </w:r>
    </w:p>
  </w:comment>
  <w:comment w:id="1529" w:author="Charles Chen" w:date="2019-11-07T11:32:00Z" w:initials="CC">
    <w:p w14:paraId="6B15C48C" w14:textId="77777777" w:rsidR="00381769" w:rsidRDefault="00381769">
      <w:pPr>
        <w:pStyle w:val="CommentText"/>
      </w:pPr>
      <w:r>
        <w:rPr>
          <w:rStyle w:val="CommentReference"/>
        </w:rPr>
        <w:annotationRef/>
      </w:r>
      <w:r>
        <w:t>Johnny and Rekha to confirm Avalon 2 and 3 Legacy Report lists</w:t>
      </w:r>
    </w:p>
  </w:comment>
  <w:comment w:id="1530" w:author="Rekha Gopalan" w:date="2019-11-21T12:47:00Z" w:initials="RG">
    <w:p w14:paraId="3D221669" w14:textId="77777777" w:rsidR="00381769" w:rsidRDefault="00381769" w:rsidP="00BC3C3D">
      <w:pPr>
        <w:pStyle w:val="CommentText"/>
      </w:pPr>
      <w:r>
        <w:rPr>
          <w:rStyle w:val="CommentReference"/>
        </w:rPr>
        <w:annotationRef/>
      </w:r>
      <w:r>
        <w:t>Bank has the below legacy reports.</w:t>
      </w:r>
    </w:p>
    <w:p w14:paraId="5FC2952E" w14:textId="77777777" w:rsidR="00381769" w:rsidRDefault="00381769" w:rsidP="00BC3C3D">
      <w:pPr>
        <w:pStyle w:val="CommentText"/>
        <w:numPr>
          <w:ilvl w:val="0"/>
          <w:numId w:val="19"/>
        </w:numPr>
      </w:pPr>
      <w:r>
        <w:t xml:space="preserve"> Automatic report of Payment Transactions report (AROD)</w:t>
      </w:r>
    </w:p>
    <w:p w14:paraId="46E1FA26" w14:textId="77777777" w:rsidR="00381769" w:rsidRDefault="00381769" w:rsidP="00BC3C3D">
      <w:pPr>
        <w:pStyle w:val="CommentText"/>
        <w:numPr>
          <w:ilvl w:val="0"/>
          <w:numId w:val="19"/>
        </w:numPr>
      </w:pPr>
      <w:r>
        <w:t xml:space="preserve"> Money Market Account Report</w:t>
      </w:r>
    </w:p>
    <w:p w14:paraId="664667FB" w14:textId="77777777" w:rsidR="00381769" w:rsidRDefault="00381769" w:rsidP="00BC3C3D">
      <w:pPr>
        <w:pStyle w:val="CommentText"/>
        <w:numPr>
          <w:ilvl w:val="0"/>
          <w:numId w:val="19"/>
        </w:numPr>
      </w:pPr>
      <w:r>
        <w:t xml:space="preserve"> Money Market Escrow Report</w:t>
      </w:r>
    </w:p>
    <w:p w14:paraId="361002C4" w14:textId="77777777" w:rsidR="00381769" w:rsidRDefault="00381769" w:rsidP="00BC3C3D">
      <w:pPr>
        <w:pStyle w:val="CommentText"/>
        <w:numPr>
          <w:ilvl w:val="0"/>
          <w:numId w:val="19"/>
        </w:numPr>
      </w:pPr>
      <w:r>
        <w:t xml:space="preserve"> EDI Special Report</w:t>
      </w:r>
    </w:p>
    <w:p w14:paraId="1F46F957" w14:textId="77777777" w:rsidR="00381769" w:rsidRDefault="00381769" w:rsidP="00BC3C3D">
      <w:pPr>
        <w:pStyle w:val="CommentText"/>
        <w:numPr>
          <w:ilvl w:val="0"/>
          <w:numId w:val="19"/>
        </w:numPr>
      </w:pPr>
      <w:r>
        <w:t xml:space="preserve"> Lockbox Report</w:t>
      </w:r>
    </w:p>
    <w:p w14:paraId="00D833CF" w14:textId="77777777" w:rsidR="00381769" w:rsidRDefault="00381769" w:rsidP="00BC3C3D">
      <w:pPr>
        <w:pStyle w:val="CommentText"/>
        <w:numPr>
          <w:ilvl w:val="0"/>
          <w:numId w:val="19"/>
        </w:numPr>
      </w:pPr>
      <w:r>
        <w:t xml:space="preserve"> ERNS Large Dollar Report</w:t>
      </w:r>
    </w:p>
    <w:p w14:paraId="01483E55" w14:textId="77777777" w:rsidR="00381769" w:rsidRDefault="00381769" w:rsidP="00BC3C3D">
      <w:pPr>
        <w:pStyle w:val="CommentText"/>
        <w:numPr>
          <w:ilvl w:val="0"/>
          <w:numId w:val="19"/>
        </w:numPr>
      </w:pPr>
      <w:r>
        <w:t xml:space="preserve"> Sweeps Report</w:t>
      </w:r>
    </w:p>
    <w:p w14:paraId="4B8BE3D9" w14:textId="77777777" w:rsidR="00381769" w:rsidRDefault="00381769" w:rsidP="00BC3C3D">
      <w:pPr>
        <w:pStyle w:val="CommentText"/>
        <w:numPr>
          <w:ilvl w:val="0"/>
          <w:numId w:val="19"/>
        </w:numPr>
      </w:pPr>
      <w:r>
        <w:t xml:space="preserve"> ACH/NOC Report</w:t>
      </w:r>
    </w:p>
    <w:p w14:paraId="50B0DE2C" w14:textId="77777777" w:rsidR="00381769" w:rsidRDefault="00381769" w:rsidP="00BC3C3D">
      <w:pPr>
        <w:pStyle w:val="CommentText"/>
        <w:numPr>
          <w:ilvl w:val="0"/>
          <w:numId w:val="19"/>
        </w:numPr>
      </w:pPr>
      <w:r>
        <w:t xml:space="preserve"> ACH collection detail entry report</w:t>
      </w:r>
    </w:p>
    <w:p w14:paraId="2C482384" w14:textId="77777777" w:rsidR="00381769" w:rsidRDefault="00381769" w:rsidP="00BC3C3D">
      <w:pPr>
        <w:pStyle w:val="CommentText"/>
        <w:numPr>
          <w:ilvl w:val="0"/>
          <w:numId w:val="19"/>
        </w:numPr>
      </w:pPr>
      <w:r>
        <w:t xml:space="preserve"> Cash Pooling Summary</w:t>
      </w:r>
    </w:p>
    <w:p w14:paraId="66873726" w14:textId="77777777" w:rsidR="00381769" w:rsidRDefault="00381769" w:rsidP="00BC3C3D">
      <w:pPr>
        <w:pStyle w:val="CommentText"/>
        <w:numPr>
          <w:ilvl w:val="0"/>
          <w:numId w:val="19"/>
        </w:numPr>
      </w:pPr>
      <w:r>
        <w:t xml:space="preserve"> Cash Pooling Detail</w:t>
      </w:r>
    </w:p>
    <w:p w14:paraId="6C5B8F7C" w14:textId="77777777" w:rsidR="00381769" w:rsidRDefault="00381769">
      <w:pPr>
        <w:pStyle w:val="CommentText"/>
      </w:pPr>
    </w:p>
  </w:comment>
  <w:comment w:id="1531" w:author="D'souza, Nigel [2]" w:date="2020-01-03T14:02:00Z" w:initials="DN">
    <w:p w14:paraId="4DED2D94" w14:textId="75BFA787" w:rsidR="00381769" w:rsidRDefault="00381769">
      <w:pPr>
        <w:pStyle w:val="CommentText"/>
      </w:pPr>
      <w:r>
        <w:rPr>
          <w:rStyle w:val="CommentReference"/>
        </w:rPr>
        <w:annotationRef/>
      </w:r>
      <w:r>
        <w:t>Updated for Bank Need Branch values</w:t>
      </w:r>
    </w:p>
  </w:comment>
  <w:comment w:id="1566" w:author="D'souza, Nigel" w:date="2021-11-01T11:03:00Z" w:initials="DN">
    <w:p w14:paraId="2DBEDF5B" w14:textId="77777777" w:rsidR="00381769" w:rsidRDefault="00381769">
      <w:pPr>
        <w:pStyle w:val="CommentText"/>
      </w:pPr>
      <w:r>
        <w:rPr>
          <w:rStyle w:val="CommentReference"/>
        </w:rPr>
        <w:annotationRef/>
      </w:r>
      <w:r>
        <w:t>Update List</w:t>
      </w:r>
    </w:p>
    <w:p w14:paraId="56AC9A78" w14:textId="77777777" w:rsidR="00381769" w:rsidRDefault="00381769" w:rsidP="008C6DA9">
      <w:pPr>
        <w:pStyle w:val="CommentText"/>
      </w:pPr>
      <w:r>
        <w:t>ACH.NOCR    ACH Returns/NOC Report</w:t>
      </w:r>
    </w:p>
    <w:p w14:paraId="36AEC81C" w14:textId="77777777" w:rsidR="00381769" w:rsidRDefault="00381769" w:rsidP="008C6DA9">
      <w:pPr>
        <w:pStyle w:val="CommentText"/>
      </w:pPr>
      <w:r>
        <w:t>ACH.CDER    ACH Collection Detail Entry Report</w:t>
      </w:r>
    </w:p>
    <w:p w14:paraId="6A3F9DD4" w14:textId="77777777" w:rsidR="00381769" w:rsidRDefault="00381769" w:rsidP="008C6DA9">
      <w:pPr>
        <w:pStyle w:val="CommentText"/>
      </w:pPr>
      <w:r>
        <w:t>LB.DPR    Deposits Processed Report</w:t>
      </w:r>
    </w:p>
    <w:p w14:paraId="2596CF0B" w14:textId="77777777" w:rsidR="00381769" w:rsidRDefault="00381769" w:rsidP="008C6DA9">
      <w:pPr>
        <w:pStyle w:val="CommentText"/>
      </w:pPr>
      <w:r>
        <w:t>LB.DR    Lockbox Detail Report</w:t>
      </w:r>
    </w:p>
    <w:p w14:paraId="2591AA98" w14:textId="77777777" w:rsidR="00381769" w:rsidRDefault="00381769" w:rsidP="008C6DA9">
      <w:pPr>
        <w:pStyle w:val="CommentText"/>
      </w:pPr>
      <w:r>
        <w:t>LB.EDR    Lockbox Extended Detail Report</w:t>
      </w:r>
    </w:p>
    <w:p w14:paraId="604A5BA3" w14:textId="77777777" w:rsidR="00381769" w:rsidRDefault="00381769" w:rsidP="008C6DA9">
      <w:pPr>
        <w:pStyle w:val="CommentText"/>
      </w:pPr>
      <w:r>
        <w:t>EDI.RDR    Receivables Detail Report</w:t>
      </w:r>
    </w:p>
    <w:p w14:paraId="1FAA74ED" w14:textId="77777777" w:rsidR="00381769" w:rsidRDefault="00381769" w:rsidP="008C6DA9">
      <w:pPr>
        <w:pStyle w:val="CommentText"/>
      </w:pPr>
      <w:r>
        <w:t>LQ.MMAR    Money Market Account Report</w:t>
      </w:r>
    </w:p>
    <w:p w14:paraId="69547379" w14:textId="77777777" w:rsidR="00381769" w:rsidRDefault="00381769" w:rsidP="008C6DA9">
      <w:pPr>
        <w:pStyle w:val="CommentText"/>
      </w:pPr>
      <w:r>
        <w:t>LQ.MMER    Money Market Escrow Report</w:t>
      </w:r>
    </w:p>
    <w:p w14:paraId="67DEDED1" w14:textId="77777777" w:rsidR="00381769" w:rsidRDefault="00381769" w:rsidP="008C6DA9">
      <w:pPr>
        <w:pStyle w:val="CommentText"/>
      </w:pPr>
      <w:r>
        <w:t>LQC.SS    Sweep Statements</w:t>
      </w:r>
    </w:p>
    <w:p w14:paraId="6C16ED69" w14:textId="77777777" w:rsidR="00381769" w:rsidRDefault="00381769" w:rsidP="008C6DA9">
      <w:pPr>
        <w:pStyle w:val="CommentText"/>
      </w:pPr>
      <w:r>
        <w:t>RI.LDEW    Return Item &amp; Large Dollar Early Warning</w:t>
      </w:r>
    </w:p>
    <w:p w14:paraId="469ECE27" w14:textId="77777777" w:rsidR="00381769" w:rsidRDefault="00381769" w:rsidP="008C6DA9">
      <w:pPr>
        <w:pStyle w:val="CommentText"/>
      </w:pPr>
      <w:r>
        <w:t>LQ.CPSR    Cash Pooling Summary</w:t>
      </w:r>
    </w:p>
    <w:p w14:paraId="5557957E" w14:textId="77777777" w:rsidR="00381769" w:rsidRDefault="00381769" w:rsidP="008C6DA9">
      <w:pPr>
        <w:pStyle w:val="CommentText"/>
      </w:pPr>
      <w:r>
        <w:t>LQ.CPDR    Cash Pooling Detailed</w:t>
      </w:r>
    </w:p>
    <w:p w14:paraId="52388453" w14:textId="1C0EEF1F" w:rsidR="00381769" w:rsidRDefault="00381769" w:rsidP="008C6DA9">
      <w:pPr>
        <w:pStyle w:val="CommentText"/>
      </w:pPr>
      <w:r>
        <w:t>ACH.OR    ACH Origination Report</w:t>
      </w:r>
    </w:p>
  </w:comment>
  <w:comment w:id="1617" w:author="D'souza, Nigel" w:date="2021-11-01T11:03:00Z" w:initials="DN">
    <w:p w14:paraId="1EC04037" w14:textId="77777777" w:rsidR="00947569" w:rsidRDefault="00947569" w:rsidP="00947569">
      <w:pPr>
        <w:pStyle w:val="CommentText"/>
      </w:pPr>
      <w:r>
        <w:rPr>
          <w:rStyle w:val="CommentReference"/>
        </w:rPr>
        <w:annotationRef/>
      </w:r>
      <w:r>
        <w:t>Update List</w:t>
      </w:r>
    </w:p>
    <w:p w14:paraId="506C4922" w14:textId="77777777" w:rsidR="00947569" w:rsidRDefault="00947569" w:rsidP="00947569">
      <w:pPr>
        <w:pStyle w:val="CommentText"/>
      </w:pPr>
      <w:r>
        <w:t>ACH.NOCR    ACH Returns/NOC Report</w:t>
      </w:r>
    </w:p>
    <w:p w14:paraId="653E7E4F" w14:textId="77777777" w:rsidR="00947569" w:rsidRDefault="00947569" w:rsidP="00947569">
      <w:pPr>
        <w:pStyle w:val="CommentText"/>
      </w:pPr>
      <w:r>
        <w:t>ACH.CDER    ACH Collection Detail Entry Report</w:t>
      </w:r>
    </w:p>
    <w:p w14:paraId="29807830" w14:textId="77777777" w:rsidR="00947569" w:rsidRDefault="00947569" w:rsidP="00947569">
      <w:pPr>
        <w:pStyle w:val="CommentText"/>
      </w:pPr>
      <w:r>
        <w:t>LB.DPR    Deposits Processed Report</w:t>
      </w:r>
    </w:p>
    <w:p w14:paraId="408F9AF6" w14:textId="77777777" w:rsidR="00947569" w:rsidRDefault="00947569" w:rsidP="00947569">
      <w:pPr>
        <w:pStyle w:val="CommentText"/>
      </w:pPr>
      <w:r>
        <w:t>LB.DR    Lockbox Detail Report</w:t>
      </w:r>
    </w:p>
    <w:p w14:paraId="60389AD1" w14:textId="77777777" w:rsidR="00947569" w:rsidRDefault="00947569" w:rsidP="00947569">
      <w:pPr>
        <w:pStyle w:val="CommentText"/>
      </w:pPr>
      <w:r>
        <w:t>LB.EDR    Lockbox Extended Detail Report</w:t>
      </w:r>
    </w:p>
    <w:p w14:paraId="769840C1" w14:textId="77777777" w:rsidR="00947569" w:rsidRDefault="00947569" w:rsidP="00947569">
      <w:pPr>
        <w:pStyle w:val="CommentText"/>
      </w:pPr>
      <w:r>
        <w:t>EDI.RDR    Receivables Detail Report</w:t>
      </w:r>
    </w:p>
    <w:p w14:paraId="49F91D7B" w14:textId="77777777" w:rsidR="00947569" w:rsidRDefault="00947569" w:rsidP="00947569">
      <w:pPr>
        <w:pStyle w:val="CommentText"/>
      </w:pPr>
      <w:r>
        <w:t>LQ.MMAR    Money Market Account Report</w:t>
      </w:r>
    </w:p>
    <w:p w14:paraId="74ECCAC7" w14:textId="77777777" w:rsidR="00947569" w:rsidRDefault="00947569" w:rsidP="00947569">
      <w:pPr>
        <w:pStyle w:val="CommentText"/>
      </w:pPr>
      <w:r>
        <w:t>LQ.MMER    Money Market Escrow Report</w:t>
      </w:r>
    </w:p>
    <w:p w14:paraId="3B2C1EFE" w14:textId="77777777" w:rsidR="00947569" w:rsidRDefault="00947569" w:rsidP="00947569">
      <w:pPr>
        <w:pStyle w:val="CommentText"/>
      </w:pPr>
      <w:r>
        <w:t>LQC.SS    Sweep Statements</w:t>
      </w:r>
    </w:p>
    <w:p w14:paraId="26ADC2ED" w14:textId="77777777" w:rsidR="00947569" w:rsidRDefault="00947569" w:rsidP="00947569">
      <w:pPr>
        <w:pStyle w:val="CommentText"/>
      </w:pPr>
      <w:r>
        <w:t>RI.LDEW    Return Item &amp; Large Dollar Early Warning</w:t>
      </w:r>
    </w:p>
    <w:p w14:paraId="731BD0F7" w14:textId="77777777" w:rsidR="00947569" w:rsidRDefault="00947569" w:rsidP="00947569">
      <w:pPr>
        <w:pStyle w:val="CommentText"/>
      </w:pPr>
      <w:r>
        <w:t>LQ.CPSR    Cash Pooling Summary</w:t>
      </w:r>
    </w:p>
    <w:p w14:paraId="0D2C8FE4" w14:textId="77777777" w:rsidR="00947569" w:rsidRDefault="00947569" w:rsidP="00947569">
      <w:pPr>
        <w:pStyle w:val="CommentText"/>
      </w:pPr>
      <w:r>
        <w:t>LQ.CPDR    Cash Pooling Detailed</w:t>
      </w:r>
    </w:p>
    <w:p w14:paraId="0198D08F" w14:textId="77777777" w:rsidR="00947569" w:rsidRDefault="00947569" w:rsidP="00947569">
      <w:pPr>
        <w:pStyle w:val="CommentText"/>
      </w:pPr>
      <w:r>
        <w:t>ACH.OR    ACH Origination Report</w:t>
      </w:r>
    </w:p>
  </w:comment>
  <w:comment w:id="1672" w:author="D'souza, Nigel" w:date="2021-11-01T11:04:00Z" w:initials="DN">
    <w:p w14:paraId="696B31AD" w14:textId="0D773FE2" w:rsidR="00381769" w:rsidRDefault="00381769">
      <w:pPr>
        <w:pStyle w:val="CommentText"/>
      </w:pPr>
      <w:r>
        <w:rPr>
          <w:rStyle w:val="CommentReference"/>
        </w:rPr>
        <w:annotationRef/>
      </w:r>
      <w:r>
        <w:t xml:space="preserve">Product format - </w:t>
      </w:r>
    </w:p>
  </w:comment>
  <w:comment w:id="1678" w:author="D'souza, Nigel" w:date="2021-11-01T11:06:00Z" w:initials="DN">
    <w:p w14:paraId="08AB0D07" w14:textId="22E8FA60" w:rsidR="00381769" w:rsidRDefault="00381769">
      <w:pPr>
        <w:pStyle w:val="CommentText"/>
      </w:pPr>
      <w:r>
        <w:rPr>
          <w:rStyle w:val="CommentReference"/>
        </w:rPr>
        <w:annotationRef/>
      </w:r>
      <w:r>
        <w:t>Standard Product Loader</w:t>
      </w:r>
    </w:p>
  </w:comment>
  <w:comment w:id="1680" w:author="D'souza, Nigel" w:date="2021-11-01T11:07:00Z" w:initials="DN">
    <w:p w14:paraId="6DB90331" w14:textId="72F8CF22" w:rsidR="00381769" w:rsidRDefault="00381769">
      <w:pPr>
        <w:pStyle w:val="CommentText"/>
      </w:pPr>
      <w:r>
        <w:rPr>
          <w:rStyle w:val="CommentReference"/>
        </w:rPr>
        <w:annotationRef/>
      </w:r>
      <w:r>
        <w:t>Not SMS</w:t>
      </w:r>
    </w:p>
  </w:comment>
  <w:comment w:id="1688" w:author="Charles Chen" w:date="2019-11-07T11:34:00Z" w:initials="CC">
    <w:p w14:paraId="0F9C6A5B" w14:textId="77777777" w:rsidR="00381769" w:rsidRDefault="00381769" w:rsidP="0087139D">
      <w:pPr>
        <w:pStyle w:val="CommentText"/>
      </w:pPr>
      <w:r>
        <w:rPr>
          <w:rStyle w:val="CommentReference"/>
        </w:rPr>
        <w:annotationRef/>
      </w:r>
      <w:r>
        <w:t>Pushkarraj to provide updated details on Back-Office Integration</w:t>
      </w:r>
    </w:p>
  </w:comment>
  <w:comment w:id="1689" w:author="Pushkarraj Deshpande" w:date="2019-11-12T13:19:00Z" w:initials="CC">
    <w:p w14:paraId="7EA8E485" w14:textId="77777777" w:rsidR="00381769" w:rsidRDefault="00381769" w:rsidP="0087139D">
      <w:pPr>
        <w:pStyle w:val="CommentText"/>
      </w:pPr>
      <w:r>
        <w:rPr>
          <w:rStyle w:val="CommentReference"/>
        </w:rPr>
        <w:annotationRef/>
      </w:r>
      <w:r>
        <w:t>Updated the verbiage, need Visio updates.</w:t>
      </w:r>
    </w:p>
  </w:comment>
  <w:comment w:id="1690" w:author="D'souza, Nigel [2]" w:date="2020-01-03T14:06:00Z" w:initials="DN">
    <w:p w14:paraId="71BAE78E" w14:textId="2A9F0D4E" w:rsidR="00381769" w:rsidRDefault="00381769">
      <w:pPr>
        <w:pStyle w:val="CommentText"/>
      </w:pPr>
      <w:r>
        <w:rPr>
          <w:rStyle w:val="CommentReference"/>
        </w:rPr>
        <w:annotationRef/>
      </w:r>
      <w:r>
        <w:t>Updated Diagram</w:t>
      </w:r>
    </w:p>
  </w:comment>
  <w:comment w:id="1697" w:author="D'souza, Nigel" w:date="2021-11-01T11:08:00Z" w:initials="DN">
    <w:p w14:paraId="3E9A53DB" w14:textId="77777777" w:rsidR="00381769" w:rsidRDefault="00381769">
      <w:pPr>
        <w:pStyle w:val="CommentText"/>
      </w:pPr>
      <w:r>
        <w:rPr>
          <w:rStyle w:val="CommentReference"/>
        </w:rPr>
        <w:annotationRef/>
      </w:r>
      <w:r>
        <w:t>What’s the status? Recert</w:t>
      </w:r>
    </w:p>
    <w:p w14:paraId="2F44162A" w14:textId="77777777" w:rsidR="00381769" w:rsidRDefault="00381769" w:rsidP="00094258">
      <w:pPr>
        <w:pStyle w:val="CommentText"/>
      </w:pPr>
      <w:r>
        <w:t>21027    Recert - Roles    11    DGB    1</w:t>
      </w:r>
    </w:p>
    <w:p w14:paraId="62131010" w14:textId="77777777" w:rsidR="00381769" w:rsidRDefault="00381769" w:rsidP="00094258">
      <w:pPr>
        <w:pStyle w:val="CommentText"/>
      </w:pPr>
      <w:r>
        <w:t>21026    Recert - RoleEnt    11    DGB    1</w:t>
      </w:r>
    </w:p>
    <w:p w14:paraId="105C289B" w14:textId="77777777" w:rsidR="00381769" w:rsidRDefault="00381769" w:rsidP="00094258">
      <w:pPr>
        <w:pStyle w:val="CommentText"/>
      </w:pPr>
      <w:r>
        <w:t>21025    Recert - UserRoles    11    DGB    1</w:t>
      </w:r>
    </w:p>
    <w:p w14:paraId="3A8E8046" w14:textId="77777777" w:rsidR="00381769" w:rsidRDefault="00381769" w:rsidP="00094258">
      <w:pPr>
        <w:pStyle w:val="CommentText"/>
      </w:pPr>
      <w:r>
        <w:t>21024    Recert - Actions    11    DGB    1</w:t>
      </w:r>
    </w:p>
    <w:p w14:paraId="07DBDF97" w14:textId="77777777" w:rsidR="00381769" w:rsidRDefault="00381769" w:rsidP="00094258">
      <w:pPr>
        <w:pStyle w:val="CommentText"/>
      </w:pPr>
      <w:r>
        <w:t>21023    Recert - Types    11    DGB    1</w:t>
      </w:r>
    </w:p>
    <w:p w14:paraId="191D5563" w14:textId="77777777" w:rsidR="00381769" w:rsidRDefault="00381769" w:rsidP="00094258">
      <w:pPr>
        <w:pStyle w:val="CommentText"/>
      </w:pPr>
      <w:r>
        <w:t>21022    Recert - Function Groups    11    DGB    1</w:t>
      </w:r>
    </w:p>
    <w:p w14:paraId="15616CEB" w14:textId="77777777" w:rsidR="00381769" w:rsidRDefault="00381769" w:rsidP="00094258">
      <w:pPr>
        <w:pStyle w:val="CommentText"/>
      </w:pPr>
      <w:r>
        <w:t>21021    Recert - Functions    11    DGB    1</w:t>
      </w:r>
    </w:p>
    <w:p w14:paraId="559C1E74" w14:textId="77777777" w:rsidR="00381769" w:rsidRDefault="00381769" w:rsidP="00094258">
      <w:pPr>
        <w:pStyle w:val="CommentText"/>
      </w:pPr>
      <w:r>
        <w:t>21020    Recert - Products    11    DGB    1</w:t>
      </w:r>
    </w:p>
    <w:p w14:paraId="614932FD" w14:textId="77777777" w:rsidR="00381769" w:rsidRDefault="00381769" w:rsidP="00094258">
      <w:pPr>
        <w:pStyle w:val="CommentText"/>
      </w:pPr>
    </w:p>
    <w:p w14:paraId="5035EE7F" w14:textId="77777777" w:rsidR="00381769" w:rsidRDefault="00381769" w:rsidP="00094258">
      <w:pPr>
        <w:pStyle w:val="CommentText"/>
      </w:pPr>
      <w:r>
        <w:t>21051    Avalon Wire Extract CTL    11    DGB    1</w:t>
      </w:r>
    </w:p>
    <w:p w14:paraId="400B6F21" w14:textId="77777777" w:rsidR="00381769" w:rsidRDefault="00381769" w:rsidP="00094258">
      <w:pPr>
        <w:pStyle w:val="CommentText"/>
      </w:pPr>
      <w:r>
        <w:t>21050    Avalon Wire Extract CSV    11    DGB    1</w:t>
      </w:r>
    </w:p>
    <w:p w14:paraId="61759FF9" w14:textId="11B31B89" w:rsidR="00381769" w:rsidRDefault="00381769" w:rsidP="00094258">
      <w:pPr>
        <w:pStyle w:val="CommentText"/>
      </w:pPr>
      <w:r>
        <w:t>21031    CRM Account Extract    11    DGB    1</w:t>
      </w:r>
    </w:p>
  </w:comment>
  <w:comment w:id="1701" w:author="Charles Chen" w:date="2019-11-07T11:37:00Z" w:initials="CC">
    <w:p w14:paraId="3053BCC0" w14:textId="77777777" w:rsidR="00381769" w:rsidRDefault="00381769">
      <w:pPr>
        <w:pStyle w:val="CommentText"/>
      </w:pPr>
      <w:r>
        <w:rPr>
          <w:rStyle w:val="CommentReference"/>
        </w:rPr>
        <w:annotationRef/>
      </w:r>
      <w:r>
        <w:t>EDW Extract for Clean Slate Project is ACH Track.  That’s not related.</w:t>
      </w:r>
    </w:p>
    <w:p w14:paraId="177CE419" w14:textId="77777777" w:rsidR="00381769" w:rsidRDefault="00381769">
      <w:pPr>
        <w:pStyle w:val="CommentText"/>
      </w:pPr>
      <w:r>
        <w:t>Ashok will verify Avalon 2 on Audit interface</w:t>
      </w:r>
    </w:p>
    <w:p w14:paraId="2D475E76" w14:textId="77777777" w:rsidR="00381769" w:rsidRDefault="00381769">
      <w:pPr>
        <w:pStyle w:val="CommentText"/>
      </w:pPr>
    </w:p>
    <w:p w14:paraId="25FFA45E" w14:textId="77777777" w:rsidR="00381769" w:rsidRDefault="00381769">
      <w:pPr>
        <w:pStyle w:val="CommentText"/>
      </w:pPr>
      <w:r>
        <w:t xml:space="preserve">The extract should be entitlements for SSO datamart for reporting.  This is may or may not be the same as billing.  </w:t>
      </w:r>
    </w:p>
    <w:p w14:paraId="5B517945" w14:textId="77777777" w:rsidR="00381769" w:rsidRDefault="00381769">
      <w:pPr>
        <w:pStyle w:val="CommentText"/>
      </w:pPr>
    </w:p>
    <w:p w14:paraId="5FA64513" w14:textId="77777777" w:rsidR="00381769" w:rsidRDefault="00381769">
      <w:pPr>
        <w:pStyle w:val="CommentText"/>
      </w:pPr>
      <w:r>
        <w:t>Amit will review SSO datamart extract.</w:t>
      </w:r>
    </w:p>
  </w:comment>
  <w:comment w:id="1702" w:author="D'souza, Nigel [2]" w:date="2020-01-03T14:06:00Z" w:initials="DN">
    <w:p w14:paraId="35FA185F" w14:textId="63F23881" w:rsidR="00381769" w:rsidRDefault="00381769">
      <w:pPr>
        <w:pStyle w:val="CommentText"/>
      </w:pPr>
      <w:r>
        <w:rPr>
          <w:rStyle w:val="CommentReference"/>
        </w:rPr>
        <w:annotationRef/>
      </w:r>
      <w:r>
        <w:t>I’m not sure what the next steps are?</w:t>
      </w:r>
    </w:p>
  </w:comment>
  <w:comment w:id="1772" w:author="D'souza, Nigel" w:date="2021-11-01T11:10:00Z" w:initials="DN">
    <w:p w14:paraId="2F172A03" w14:textId="0039A2AA" w:rsidR="00381769" w:rsidRDefault="00381769">
      <w:pPr>
        <w:pStyle w:val="CommentText"/>
      </w:pPr>
      <w:r>
        <w:rPr>
          <w:rStyle w:val="CommentReference"/>
        </w:rPr>
        <w:annotationRef/>
      </w:r>
      <w:r>
        <w:t>Remove – only currency holiday loader used</w:t>
      </w:r>
    </w:p>
  </w:comment>
  <w:comment w:id="1838" w:author="D'souza, Nigel" w:date="2021-11-01T11:13:00Z" w:initials="DN">
    <w:p w14:paraId="2415E5B4" w14:textId="503F114B" w:rsidR="00381769" w:rsidRDefault="00381769">
      <w:pPr>
        <w:pStyle w:val="CommentText"/>
      </w:pPr>
      <w:r>
        <w:rPr>
          <w:rStyle w:val="CommentReference"/>
        </w:rPr>
        <w:annotationRef/>
      </w:r>
      <w:r>
        <w:t>Update done</w:t>
      </w:r>
    </w:p>
  </w:comment>
  <w:comment w:id="1844" w:author="Charles Chen" w:date="2019-11-07T11:46:00Z" w:initials="CC">
    <w:p w14:paraId="08B4D128" w14:textId="77777777" w:rsidR="00381769" w:rsidRDefault="00381769">
      <w:pPr>
        <w:pStyle w:val="CommentText"/>
      </w:pPr>
      <w:r>
        <w:rPr>
          <w:rStyle w:val="CommentReference"/>
        </w:rPr>
        <w:annotationRef/>
      </w:r>
      <w:r>
        <w:t>Nigel will check against TAR and confirm</w:t>
      </w:r>
    </w:p>
  </w:comment>
  <w:comment w:id="1845" w:author="D'souza, Nigel [2]" w:date="2020-01-03T14:07:00Z" w:initials="DN">
    <w:p w14:paraId="7AAE60DC" w14:textId="2949907B" w:rsidR="00381769" w:rsidRDefault="00381769">
      <w:pPr>
        <w:pStyle w:val="CommentText"/>
      </w:pPr>
      <w:r>
        <w:rPr>
          <w:rStyle w:val="CommentReference"/>
        </w:rPr>
        <w:annotationRef/>
      </w:r>
      <w:r>
        <w:t>Leaving TBD till Product completes the Epic</w:t>
      </w:r>
    </w:p>
  </w:comment>
  <w:comment w:id="1863" w:author="Charles Chen" w:date="2019-11-07T11:49:00Z" w:initials="CC">
    <w:p w14:paraId="1BC8AA8C" w14:textId="77777777" w:rsidR="00381769" w:rsidRDefault="00381769">
      <w:pPr>
        <w:pStyle w:val="CommentText"/>
      </w:pPr>
      <w:r>
        <w:rPr>
          <w:rStyle w:val="CommentReference"/>
        </w:rPr>
        <w:annotationRef/>
      </w:r>
      <w:r>
        <w:t>Update this table also.  See comment below</w:t>
      </w:r>
    </w:p>
  </w:comment>
  <w:comment w:id="1900" w:author="Charles Chen" w:date="2019-11-07T11:47:00Z" w:initials="CC">
    <w:p w14:paraId="7C438D7B" w14:textId="77777777" w:rsidR="00381769" w:rsidRDefault="00381769">
      <w:pPr>
        <w:pStyle w:val="CommentText"/>
      </w:pPr>
      <w:r>
        <w:rPr>
          <w:rStyle w:val="CommentReference"/>
        </w:rPr>
        <w:annotationRef/>
      </w:r>
    </w:p>
    <w:p w14:paraId="4697929B" w14:textId="77777777" w:rsidR="00381769" w:rsidRDefault="00381769">
      <w:pPr>
        <w:pStyle w:val="CommentText"/>
      </w:pPr>
      <w:r>
        <w:t>Need to update Avalon 3Back Office System to:</w:t>
      </w:r>
    </w:p>
    <w:p w14:paraId="3FE025F1" w14:textId="77777777" w:rsidR="00381769" w:rsidRDefault="00381769">
      <w:pPr>
        <w:pStyle w:val="CommentText"/>
      </w:pPr>
    </w:p>
    <w:p w14:paraId="151C5C08" w14:textId="77777777" w:rsidR="00381769" w:rsidRDefault="00381769">
      <w:pPr>
        <w:pStyle w:val="CommentText"/>
      </w:pPr>
      <w:r>
        <w:t>Bank DDA =&gt; Bank CMS</w:t>
      </w:r>
    </w:p>
    <w:p w14:paraId="7C034B56" w14:textId="77777777" w:rsidR="00381769" w:rsidRDefault="00381769">
      <w:pPr>
        <w:pStyle w:val="CommentText"/>
      </w:pPr>
    </w:p>
  </w:comment>
  <w:comment w:id="1901" w:author="D'souza, Nigel [2]" w:date="2020-01-03T14:09:00Z" w:initials="DN">
    <w:p w14:paraId="3820D1D4" w14:textId="19D24AFD" w:rsidR="00381769" w:rsidRDefault="00381769">
      <w:pPr>
        <w:pStyle w:val="CommentText"/>
      </w:pPr>
      <w:r>
        <w:rPr>
          <w:rStyle w:val="CommentReference"/>
        </w:rPr>
        <w:annotationRef/>
      </w:r>
      <w:r>
        <w:t>Updated diagram and verbiage DDA-CMS</w:t>
      </w:r>
    </w:p>
  </w:comment>
  <w:comment w:id="1964" w:author="Charles Chen" w:date="2019-11-07T11:52:00Z" w:initials="CC">
    <w:p w14:paraId="256E176F" w14:textId="77777777" w:rsidR="00381769" w:rsidRDefault="00381769">
      <w:pPr>
        <w:pStyle w:val="CommentText"/>
      </w:pPr>
      <w:r>
        <w:rPr>
          <w:rStyle w:val="CommentReference"/>
        </w:rPr>
        <w:annotationRef/>
      </w:r>
      <w:r>
        <w:t>Similar update as 3.2.2 on Bank CMS</w:t>
      </w:r>
    </w:p>
  </w:comment>
  <w:comment w:id="1965" w:author="D'souza, Nigel [2]" w:date="2020-01-03T14:11:00Z" w:initials="DN">
    <w:p w14:paraId="3824EE49" w14:textId="20EE974B" w:rsidR="00381769" w:rsidRDefault="00381769">
      <w:pPr>
        <w:pStyle w:val="CommentText"/>
      </w:pPr>
      <w:r>
        <w:rPr>
          <w:rStyle w:val="CommentReference"/>
        </w:rPr>
        <w:annotationRef/>
      </w:r>
      <w:r>
        <w:t>Updated DDA-&gt;CMS</w:t>
      </w:r>
    </w:p>
  </w:comment>
  <w:comment w:id="1989" w:author="Charles Chen" w:date="2019-11-07T11:55:00Z" w:initials="CC">
    <w:p w14:paraId="0B85B41A" w14:textId="77777777" w:rsidR="001E4D04" w:rsidRDefault="001E4D04">
      <w:pPr>
        <w:pStyle w:val="CommentText"/>
      </w:pPr>
      <w:r>
        <w:rPr>
          <w:rStyle w:val="CommentReference"/>
        </w:rPr>
        <w:annotationRef/>
      </w:r>
      <w:r>
        <w:t>Same update as section 3.2.2</w:t>
      </w:r>
    </w:p>
  </w:comment>
  <w:comment w:id="1990" w:author="D'souza, Nigel [2]" w:date="2020-01-03T14:12:00Z" w:initials="DN">
    <w:p w14:paraId="5A632C5F" w14:textId="7F9135B4" w:rsidR="001E4D04" w:rsidRDefault="001E4D04">
      <w:pPr>
        <w:pStyle w:val="CommentText"/>
      </w:pPr>
      <w:r>
        <w:rPr>
          <w:rStyle w:val="CommentReference"/>
        </w:rPr>
        <w:annotationRef/>
      </w:r>
      <w:r>
        <w:t>Updated DDA-&gt;CMS</w:t>
      </w:r>
    </w:p>
  </w:comment>
  <w:comment w:id="2030" w:author="D'souza, Nigel" w:date="2021-11-01T11:14:00Z" w:initials="DN">
    <w:p w14:paraId="70533184" w14:textId="4F906909" w:rsidR="00381769" w:rsidRDefault="00381769">
      <w:pPr>
        <w:pStyle w:val="CommentText"/>
      </w:pPr>
      <w:r>
        <w:rPr>
          <w:rStyle w:val="CommentReference"/>
        </w:rPr>
        <w:annotationRef/>
      </w:r>
      <w:r>
        <w:t>Is this in scope – did they code for Deposit service integration</w:t>
      </w:r>
    </w:p>
  </w:comment>
  <w:comment w:id="2090" w:author="Charles Chen" w:date="2019-11-07T11:56:00Z" w:initials="CC">
    <w:p w14:paraId="235AF475" w14:textId="77777777" w:rsidR="00381769" w:rsidRDefault="00381769">
      <w:pPr>
        <w:pStyle w:val="CommentText"/>
      </w:pPr>
      <w:r>
        <w:rPr>
          <w:rStyle w:val="CommentReference"/>
        </w:rPr>
        <w:annotationRef/>
      </w:r>
      <w:r>
        <w:t>Avalon 3:  Interface system is IBX</w:t>
      </w:r>
    </w:p>
  </w:comment>
  <w:comment w:id="2091" w:author="D'souza, Nigel [2]" w:date="2020-01-03T14:13:00Z" w:initials="DN">
    <w:p w14:paraId="57CC5FFE" w14:textId="3D9826B3" w:rsidR="00381769" w:rsidRDefault="00381769">
      <w:pPr>
        <w:pStyle w:val="CommentText"/>
      </w:pPr>
      <w:r>
        <w:rPr>
          <w:rStyle w:val="CommentReference"/>
        </w:rPr>
        <w:annotationRef/>
      </w:r>
      <w:r>
        <w:t>Updated</w:t>
      </w:r>
    </w:p>
  </w:comment>
  <w:comment w:id="2114" w:author="D'souza, Nigel" w:date="2021-11-01T11:21:00Z" w:initials="DN">
    <w:p w14:paraId="46C09986" w14:textId="77CF7ADC" w:rsidR="00381769" w:rsidRDefault="00381769">
      <w:pPr>
        <w:pStyle w:val="CommentText"/>
      </w:pPr>
      <w:r>
        <w:rPr>
          <w:rStyle w:val="CommentReference"/>
        </w:rPr>
        <w:annotationRef/>
      </w:r>
      <w:r>
        <w:rPr>
          <w:rStyle w:val="CommentReference"/>
        </w:rPr>
        <w:t>Is this an image interface – or did they code to our Deposit service interface</w:t>
      </w:r>
    </w:p>
  </w:comment>
  <w:comment w:id="2198" w:author="D'souza, Nigel [2]" w:date="2020-01-03T14:21:00Z" w:initials="DN">
    <w:p w14:paraId="31D9189E" w14:textId="564E9E20" w:rsidR="00381769" w:rsidRDefault="00381769">
      <w:pPr>
        <w:pStyle w:val="CommentText"/>
      </w:pPr>
      <w:r>
        <w:rPr>
          <w:rStyle w:val="CommentReference"/>
        </w:rPr>
        <w:annotationRef/>
      </w:r>
      <w:r>
        <w:t>Updated diagram to reflect VisionIP(P2) IBX(P3)</w:t>
      </w:r>
    </w:p>
  </w:comment>
  <w:comment w:id="2202" w:author="D'souza, Nigel" w:date="2019-09-30T16:20:00Z" w:initials="DN">
    <w:p w14:paraId="7360EA04" w14:textId="77777777" w:rsidR="00381769" w:rsidRDefault="00381769">
      <w:pPr>
        <w:pStyle w:val="CommentText"/>
      </w:pPr>
      <w:r>
        <w:rPr>
          <w:rStyle w:val="CommentReference"/>
        </w:rPr>
        <w:annotationRef/>
      </w:r>
      <w:r>
        <w:t>TBD - Reference EIP in diagram. Also P2/P3</w:t>
      </w:r>
    </w:p>
  </w:comment>
  <w:comment w:id="2254" w:author="D'souza, Nigel" w:date="2019-09-30T16:19:00Z" w:initials="DN">
    <w:p w14:paraId="67FEA086" w14:textId="77777777" w:rsidR="00381769" w:rsidRDefault="00381769">
      <w:pPr>
        <w:pStyle w:val="CommentText"/>
      </w:pPr>
      <w:r>
        <w:rPr>
          <w:rStyle w:val="CommentReference"/>
        </w:rPr>
        <w:annotationRef/>
      </w:r>
      <w:r>
        <w:t>Reference EIP in diagram. Also P2/P3</w:t>
      </w:r>
    </w:p>
  </w:comment>
  <w:comment w:id="2259" w:author="D'souza, Nigel [2]" w:date="2020-01-03T14:26:00Z" w:initials="DN">
    <w:p w14:paraId="582E9ECB" w14:textId="77777777" w:rsidR="00381769" w:rsidRDefault="00381769" w:rsidP="00BA6CF4">
      <w:pPr>
        <w:pStyle w:val="CommentText"/>
      </w:pPr>
      <w:r>
        <w:rPr>
          <w:rStyle w:val="CommentReference"/>
        </w:rPr>
        <w:annotationRef/>
      </w:r>
      <w:r>
        <w:t>Updated diagram to reflect VisionIP(P2) IBX(P3)</w:t>
      </w:r>
    </w:p>
    <w:p w14:paraId="1FE61FC6" w14:textId="5A5DB67C" w:rsidR="00381769" w:rsidRDefault="00381769">
      <w:pPr>
        <w:pStyle w:val="CommentText"/>
      </w:pPr>
    </w:p>
  </w:comment>
  <w:comment w:id="2263" w:author="D'souza, Nigel [2]" w:date="2020-01-03T14:26:00Z" w:initials="DN">
    <w:p w14:paraId="0F8EB33B" w14:textId="076C0939" w:rsidR="00381769" w:rsidRDefault="00381769">
      <w:pPr>
        <w:pStyle w:val="CommentText"/>
      </w:pPr>
      <w:r>
        <w:rPr>
          <w:rStyle w:val="CommentReference"/>
        </w:rPr>
        <w:annotationRef/>
      </w:r>
      <w:r>
        <w:t>Is this Vision IP or the same as the list request above?</w:t>
      </w:r>
    </w:p>
  </w:comment>
  <w:comment w:id="2308" w:author="D'souza, Nigel" w:date="2021-11-01T11:23:00Z" w:initials="DN">
    <w:p w14:paraId="592B3D59" w14:textId="345903F7" w:rsidR="00381769" w:rsidRDefault="00381769">
      <w:pPr>
        <w:pStyle w:val="CommentText"/>
      </w:pPr>
      <w:r>
        <w:rPr>
          <w:rStyle w:val="CommentReference"/>
        </w:rPr>
        <w:annotationRef/>
      </w:r>
      <w:r>
        <w:t>Is this in scope??</w:t>
      </w:r>
    </w:p>
  </w:comment>
  <w:comment w:id="2363" w:author="D'souza, Nigel" w:date="2021-11-01T11:24:00Z" w:initials="DN">
    <w:p w14:paraId="1C0F907F" w14:textId="70A95AAA" w:rsidR="00381769" w:rsidRDefault="00381769">
      <w:pPr>
        <w:pStyle w:val="CommentText"/>
      </w:pPr>
      <w:r>
        <w:rPr>
          <w:rStyle w:val="CommentReference"/>
        </w:rPr>
        <w:annotationRef/>
      </w:r>
      <w:r>
        <w:t>This is ISO</w:t>
      </w:r>
    </w:p>
  </w:comment>
  <w:comment w:id="2383" w:author="D'souza, Nigel" w:date="2021-11-01T11:25:00Z" w:initials="DN">
    <w:p w14:paraId="234D5FE8" w14:textId="77777777" w:rsidR="00381769" w:rsidRDefault="00381769">
      <w:pPr>
        <w:pStyle w:val="CommentText"/>
      </w:pPr>
      <w:r>
        <w:rPr>
          <w:rStyle w:val="CommentReference"/>
        </w:rPr>
        <w:annotationRef/>
      </w:r>
      <w:r>
        <w:t>Check with Alex – AMIS/Adaptive</w:t>
      </w:r>
    </w:p>
    <w:p w14:paraId="1D2C4BED" w14:textId="33363520" w:rsidR="00381769" w:rsidRDefault="00381769">
      <w:pPr>
        <w:pStyle w:val="CommentText"/>
      </w:pPr>
      <w:r>
        <w:t>How does Transmit fit in?</w:t>
      </w:r>
    </w:p>
  </w:comment>
  <w:comment w:id="2448" w:author="D'souza, Nigel" w:date="2019-09-30T16:22:00Z" w:initials="DN">
    <w:p w14:paraId="2E61254C" w14:textId="77777777" w:rsidR="00381769" w:rsidRPr="0019694D" w:rsidRDefault="00381769">
      <w:pPr>
        <w:pStyle w:val="CommentText"/>
        <w:rPr>
          <w:highlight w:val="yellow"/>
        </w:rPr>
      </w:pPr>
      <w:r w:rsidRPr="0019694D">
        <w:rPr>
          <w:rStyle w:val="CommentReference"/>
          <w:highlight w:val="yellow"/>
        </w:rPr>
        <w:annotationRef/>
      </w:r>
      <w:r w:rsidRPr="0019694D">
        <w:rPr>
          <w:highlight w:val="yellow"/>
        </w:rPr>
        <w:t>Update as per new TAR</w:t>
      </w:r>
    </w:p>
    <w:p w14:paraId="5FE0AEAC" w14:textId="77777777" w:rsidR="00381769" w:rsidRPr="0019694D" w:rsidRDefault="00381769" w:rsidP="00405A87">
      <w:pPr>
        <w:pStyle w:val="CommentText"/>
        <w:rPr>
          <w:highlight w:val="yellow"/>
        </w:rPr>
      </w:pPr>
      <w:r w:rsidRPr="0019694D">
        <w:rPr>
          <w:highlight w:val="yellow"/>
        </w:rPr>
        <w:t>TAR 585:  Should be changed in scope as the expected flow is coming from Bottomline =&gt; EIP Gateway =&gt; HUB via MQ.  Also see TAR 123 and 628</w:t>
      </w:r>
    </w:p>
    <w:p w14:paraId="4999E310" w14:textId="77777777" w:rsidR="00381769" w:rsidRDefault="00381769" w:rsidP="00405A87">
      <w:pPr>
        <w:pStyle w:val="CommentText"/>
      </w:pPr>
      <w:r w:rsidRPr="0019694D">
        <w:rPr>
          <w:highlight w:val="yellow"/>
        </w:rPr>
        <w:t>Ashok will review this section with Nigel in the next Alert call on 9/11</w:t>
      </w:r>
    </w:p>
  </w:comment>
  <w:comment w:id="2449" w:author="D'souza, Nigel [2]" w:date="2020-01-03T14:50:00Z" w:initials="DN">
    <w:p w14:paraId="3F34BEE5" w14:textId="4CA6C412" w:rsidR="00381769" w:rsidRDefault="00381769">
      <w:pPr>
        <w:pStyle w:val="CommentText"/>
      </w:pPr>
      <w:r>
        <w:rPr>
          <w:rStyle w:val="CommentReference"/>
        </w:rPr>
        <w:annotationRef/>
      </w:r>
      <w:r>
        <w:t>Update after finalizing approach for A2</w:t>
      </w:r>
    </w:p>
  </w:comment>
  <w:comment w:id="2547" w:author="D'souza, Nigel" w:date="2021-11-01T11:30:00Z" w:initials="DN">
    <w:p w14:paraId="4532EF51" w14:textId="50EC8626" w:rsidR="00381769" w:rsidRDefault="00381769">
      <w:pPr>
        <w:pStyle w:val="CommentText"/>
      </w:pPr>
      <w:r>
        <w:rPr>
          <w:rStyle w:val="CommentReference"/>
        </w:rPr>
        <w:annotationRef/>
      </w:r>
      <w:r>
        <w:t>Via iPlat adaptor - prefunding</w:t>
      </w:r>
    </w:p>
  </w:comment>
  <w:comment w:id="2591" w:author="D'souza, Nigel" w:date="2021-11-01T11:31:00Z" w:initials="DN">
    <w:p w14:paraId="332B7E4F" w14:textId="05AC2186" w:rsidR="00381769" w:rsidRDefault="00381769">
      <w:pPr>
        <w:pStyle w:val="CommentText"/>
      </w:pPr>
      <w:r>
        <w:rPr>
          <w:rStyle w:val="CommentReference"/>
        </w:rPr>
        <w:annotationRef/>
      </w:r>
      <w:r>
        <w:t>Indicative rate call as well</w:t>
      </w:r>
    </w:p>
  </w:comment>
  <w:comment w:id="2637" w:author="D'souza, Nigel" w:date="2021-11-01T11:32:00Z" w:initials="DN">
    <w:p w14:paraId="07711895" w14:textId="6E0F8465" w:rsidR="00381769" w:rsidRDefault="00381769">
      <w:pPr>
        <w:pStyle w:val="CommentText"/>
      </w:pPr>
      <w:r>
        <w:rPr>
          <w:rStyle w:val="CommentReference"/>
        </w:rPr>
        <w:annotationRef/>
      </w:r>
      <w:r>
        <w:t>This is done..</w:t>
      </w:r>
    </w:p>
  </w:comment>
  <w:comment w:id="3172" w:author="D'souza, Nigel" w:date="2021-11-01T11:32:00Z" w:initials="DN">
    <w:p w14:paraId="6469952D" w14:textId="77777777" w:rsidR="00381769" w:rsidRDefault="00381769">
      <w:pPr>
        <w:pStyle w:val="CommentText"/>
        <w:pBdr>
          <w:bottom w:val="thinThickThinMediumGap" w:sz="18" w:space="1" w:color="auto"/>
        </w:pBdr>
      </w:pPr>
      <w:r>
        <w:rPr>
          <w:rStyle w:val="CommentReference"/>
        </w:rPr>
        <w:annotationRef/>
      </w:r>
      <w:r>
        <w:t>TBD – Loan discussion</w:t>
      </w:r>
    </w:p>
    <w:p w14:paraId="07BE83DB" w14:textId="77777777" w:rsidR="00381769" w:rsidRDefault="00381769">
      <w:pPr>
        <w:pStyle w:val="CommentText"/>
      </w:pPr>
    </w:p>
    <w:p w14:paraId="4C3CCE55" w14:textId="2746A005" w:rsidR="00381769" w:rsidRDefault="00381769">
      <w:pPr>
        <w:pStyle w:val="CommentText"/>
      </w:pPr>
      <w:r>
        <w:t>Add new section – call for Interest rate for loans</w:t>
      </w:r>
    </w:p>
  </w:comment>
  <w:comment w:id="3236" w:author="D'souza, Nigel" w:date="2019-10-11T12:29:00Z" w:initials="DN">
    <w:p w14:paraId="2FA8A9D7" w14:textId="05AAFD04" w:rsidR="00381769" w:rsidRDefault="00381769" w:rsidP="00297C8E">
      <w:pPr>
        <w:pStyle w:val="CommentText"/>
      </w:pPr>
      <w:r>
        <w:rPr>
          <w:rStyle w:val="CommentReference"/>
        </w:rPr>
        <w:annotationRef/>
      </w:r>
      <w:r>
        <w:t xml:space="preserve"> Confirm with Amit or Mike on this item</w:t>
      </w:r>
    </w:p>
    <w:p w14:paraId="74886C74" w14:textId="77777777" w:rsidR="00381769" w:rsidRDefault="00381769">
      <w:pPr>
        <w:pStyle w:val="CommentText"/>
      </w:pPr>
    </w:p>
  </w:comment>
  <w:comment w:id="3237" w:author="D'souza, Nigel [2]" w:date="2020-01-03T14:50:00Z" w:initials="DN">
    <w:p w14:paraId="0BB931D0" w14:textId="7881DAC0" w:rsidR="00381769" w:rsidRDefault="00381769">
      <w:pPr>
        <w:pStyle w:val="CommentText"/>
      </w:pPr>
      <w:r>
        <w:rPr>
          <w:rStyle w:val="CommentReference"/>
        </w:rPr>
        <w:annotationRef/>
      </w:r>
      <w:r>
        <w:t>TBD</w:t>
      </w:r>
    </w:p>
  </w:comment>
  <w:comment w:id="3238" w:author="D'souza, Nigel" w:date="2021-11-01T11:34:00Z" w:initials="DN">
    <w:p w14:paraId="698FA613" w14:textId="3B917263" w:rsidR="00381769" w:rsidRDefault="00381769">
      <w:pPr>
        <w:pStyle w:val="CommentText"/>
      </w:pPr>
      <w:r>
        <w:rPr>
          <w:rStyle w:val="CommentReference"/>
        </w:rPr>
        <w:annotationRef/>
      </w:r>
      <w:r>
        <w:t>Enable for AVL3</w:t>
      </w:r>
    </w:p>
  </w:comment>
  <w:comment w:id="3243" w:author="D'souza, Nigel" w:date="2021-11-01T11:35:00Z" w:initials="DN">
    <w:p w14:paraId="2112B426" w14:textId="067BE6BA" w:rsidR="00381769" w:rsidRDefault="00381769">
      <w:pPr>
        <w:pStyle w:val="CommentText"/>
      </w:pPr>
      <w:r>
        <w:rPr>
          <w:rStyle w:val="CommentReference"/>
        </w:rPr>
        <w:annotationRef/>
      </w:r>
      <w:r>
        <w:t>Disable prior section with BAI2</w:t>
      </w:r>
    </w:p>
  </w:comment>
  <w:comment w:id="3302" w:author="D'souza, Nigel" w:date="2019-10-11T12:32:00Z" w:initials="DN">
    <w:p w14:paraId="30B585B1" w14:textId="77777777" w:rsidR="00381769" w:rsidRDefault="00381769">
      <w:pPr>
        <w:pStyle w:val="CommentText"/>
      </w:pPr>
      <w:r>
        <w:rPr>
          <w:rStyle w:val="CommentReference"/>
        </w:rPr>
        <w:annotationRef/>
      </w:r>
      <w:r>
        <w:t>check with Pavini on RTP intermediary system</w:t>
      </w:r>
    </w:p>
  </w:comment>
  <w:comment w:id="3363" w:author="D'souza, Nigel" w:date="2019-10-11T12:34:00Z" w:initials="DN">
    <w:p w14:paraId="3ED6B257" w14:textId="77777777" w:rsidR="00381769" w:rsidRDefault="00381769">
      <w:pPr>
        <w:pStyle w:val="CommentText"/>
      </w:pPr>
      <w:r>
        <w:rPr>
          <w:rStyle w:val="CommentReference"/>
        </w:rPr>
        <w:annotationRef/>
      </w:r>
      <w:r w:rsidRPr="00463063">
        <w:rPr>
          <w:highlight w:val="yellow"/>
        </w:rPr>
        <w:t>TBD Update with overall workflow description – reference Mapping document</w:t>
      </w:r>
    </w:p>
  </w:comment>
  <w:comment w:id="3390" w:author="Jian Wu" w:date="2019-10-11T14:05:00Z" w:initials="JW">
    <w:p w14:paraId="4D8481AE" w14:textId="77777777" w:rsidR="00381769" w:rsidRDefault="00381769">
      <w:pPr>
        <w:pStyle w:val="CommentText"/>
      </w:pPr>
      <w:r>
        <w:rPr>
          <w:rStyle w:val="CommentReference"/>
        </w:rPr>
        <w:annotationRef/>
      </w:r>
      <w:r>
        <w:t>Is there an entry for Report Export (Scheduled Exported) If not, please add it.</w:t>
      </w:r>
    </w:p>
  </w:comment>
  <w:comment w:id="3416" w:author="Jian Wu" w:date="2019-10-11T14:07:00Z" w:initials="JW">
    <w:p w14:paraId="6F6FD463" w14:textId="77777777" w:rsidR="00381769" w:rsidRDefault="00381769">
      <w:pPr>
        <w:pStyle w:val="CommentText"/>
      </w:pPr>
      <w:r>
        <w:rPr>
          <w:rStyle w:val="CommentReference"/>
        </w:rPr>
        <w:annotationRef/>
      </w:r>
      <w:r>
        <w:t>Please update this section after finalization of MFA workflow</w:t>
      </w:r>
    </w:p>
  </w:comment>
  <w:comment w:id="3455" w:author="Charles Chen" w:date="2019-11-07T11:08:00Z" w:initials="CC">
    <w:p w14:paraId="3033D48C" w14:textId="77777777" w:rsidR="00381769" w:rsidRDefault="00381769">
      <w:pPr>
        <w:pStyle w:val="CommentText"/>
      </w:pPr>
      <w:r>
        <w:rPr>
          <w:rStyle w:val="CommentReference"/>
        </w:rPr>
        <w:annotationRef/>
      </w:r>
      <w:r>
        <w:t>Per Nigel, this will be updated once the design/workflow is finalized.</w:t>
      </w:r>
    </w:p>
    <w:p w14:paraId="4F6DDEFE" w14:textId="77777777" w:rsidR="00381769" w:rsidRDefault="00381769">
      <w:pPr>
        <w:pStyle w:val="CommentText"/>
      </w:pPr>
      <w:r>
        <w:t>Check with Jing if there is an overall diagram on SSO integration for both client and bank side.</w:t>
      </w:r>
    </w:p>
  </w:comment>
  <w:comment w:id="3789" w:author="Charles Chen" w:date="2019-11-07T11:15:00Z" w:initials="CC">
    <w:p w14:paraId="451091D6" w14:textId="77777777" w:rsidR="00381769" w:rsidRDefault="00381769">
      <w:pPr>
        <w:pStyle w:val="CommentText"/>
      </w:pPr>
      <w:r>
        <w:rPr>
          <w:rStyle w:val="CommentReference"/>
        </w:rPr>
        <w:annotationRef/>
      </w:r>
      <w:r>
        <w:t>Will need to split between Avalon 2 and Avalon 3:</w:t>
      </w:r>
    </w:p>
    <w:p w14:paraId="27B7973C" w14:textId="77777777" w:rsidR="00381769" w:rsidRDefault="00381769">
      <w:pPr>
        <w:pStyle w:val="CommentText"/>
      </w:pPr>
    </w:p>
    <w:p w14:paraId="4931A021" w14:textId="77777777" w:rsidR="00381769" w:rsidRDefault="00381769">
      <w:pPr>
        <w:pStyle w:val="CommentText"/>
      </w:pPr>
      <w:r>
        <w:t>Avalon 2:  RSA AMIS/RSA SecurId Integration</w:t>
      </w:r>
    </w:p>
    <w:p w14:paraId="0FD8E8D5" w14:textId="77777777" w:rsidR="00381769" w:rsidRDefault="00381769">
      <w:pPr>
        <w:pStyle w:val="CommentText"/>
      </w:pPr>
      <w:r>
        <w:t>Avalon 3:  RSA AA Integration (TBD) pending on RSA AA Cloud solution on the bank side, and RSA AA Cloud integration to on-prem RSA AMIS.</w:t>
      </w:r>
    </w:p>
  </w:comment>
  <w:comment w:id="3799" w:author="Jian Wu" w:date="2019-10-11T14:09:00Z" w:initials="JW">
    <w:p w14:paraId="0F68FADD" w14:textId="77777777" w:rsidR="00381769" w:rsidRDefault="00381769">
      <w:pPr>
        <w:pStyle w:val="CommentText"/>
      </w:pPr>
      <w:r>
        <w:rPr>
          <w:rStyle w:val="CommentReference"/>
        </w:rPr>
        <w:annotationRef/>
      </w:r>
      <w:r>
        <w:t>Remove Financial center since these service are maily for SSO to consume</w:t>
      </w:r>
    </w:p>
  </w:comment>
  <w:comment w:id="3807" w:author="Charles Chen" w:date="2019-11-07T11:10:00Z" w:initials="CC">
    <w:p w14:paraId="496CAEB3" w14:textId="77777777" w:rsidR="00381769" w:rsidRDefault="00381769">
      <w:pPr>
        <w:pStyle w:val="CommentText"/>
      </w:pPr>
      <w:r>
        <w:rPr>
          <w:rStyle w:val="CommentReference"/>
        </w:rPr>
        <w:annotationRef/>
      </w:r>
      <w:r>
        <w:t>Deleted the number column on left as it is not needed.</w:t>
      </w:r>
    </w:p>
  </w:comment>
  <w:comment w:id="3904" w:author="Jian Wu" w:date="2019-10-11T14:10:00Z" w:initials="JW">
    <w:p w14:paraId="6976EEA1" w14:textId="77777777" w:rsidR="00381769" w:rsidRDefault="00381769">
      <w:pPr>
        <w:pStyle w:val="CommentText"/>
      </w:pPr>
      <w:r>
        <w:rPr>
          <w:rStyle w:val="CommentReference"/>
        </w:rPr>
        <w:annotationRef/>
      </w:r>
      <w:r>
        <w:t>Remove SSO since these service are mainly for Financial center to consume</w:t>
      </w:r>
    </w:p>
  </w:comment>
  <w:comment w:id="3973" w:author="Jian Wu" w:date="2019-10-11T14:13:00Z" w:initials="JW">
    <w:p w14:paraId="12AD7C05" w14:textId="77777777" w:rsidR="00381769" w:rsidRDefault="00381769">
      <w:pPr>
        <w:pStyle w:val="CommentText"/>
      </w:pPr>
      <w:r>
        <w:rPr>
          <w:rStyle w:val="CommentReference"/>
        </w:rPr>
        <w:annotationRef/>
      </w:r>
      <w:r>
        <w:t>Please update with list of rest service and potential issues – non session users</w:t>
      </w:r>
    </w:p>
  </w:comment>
  <w:comment w:id="3978" w:author="Charles Chen" w:date="2019-11-21T11:14:00Z" w:initials="CC">
    <w:p w14:paraId="247B8404" w14:textId="77777777" w:rsidR="00381769" w:rsidRDefault="00381769">
      <w:pPr>
        <w:pStyle w:val="CommentText"/>
      </w:pPr>
      <w:r>
        <w:rPr>
          <w:rStyle w:val="CommentReference"/>
        </w:rPr>
        <w:annotationRef/>
      </w:r>
      <w:r>
        <w:t>Need Johnny to confirm if this is correct for export; should this be considered part of file delivery?</w:t>
      </w:r>
    </w:p>
  </w:comment>
  <w:comment w:id="3982" w:author="Charles Chen" w:date="2019-11-21T11:18:00Z" w:initials="CC">
    <w:p w14:paraId="318449C6" w14:textId="77777777" w:rsidR="00381769" w:rsidRDefault="00381769">
      <w:pPr>
        <w:pStyle w:val="CommentText"/>
      </w:pPr>
      <w:r>
        <w:rPr>
          <w:rStyle w:val="CommentReference"/>
        </w:rPr>
        <w:annotationRef/>
      </w:r>
      <w:r>
        <w:t>This is part of IR File delivery, not payment automation.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2317BE" w15:done="0"/>
  <w15:commentEx w15:paraId="70D0C23E" w15:done="0"/>
  <w15:commentEx w15:paraId="6D2E7505" w15:done="0"/>
  <w15:commentEx w15:paraId="483031A5" w15:done="0"/>
  <w15:commentEx w15:paraId="2D24B9D1" w15:done="0"/>
  <w15:commentEx w15:paraId="01A1C17F" w15:done="0"/>
  <w15:commentEx w15:paraId="3588D29F" w15:done="0"/>
  <w15:commentEx w15:paraId="5D04DB0E" w15:done="0"/>
  <w15:commentEx w15:paraId="7F2D5607" w15:done="0"/>
  <w15:commentEx w15:paraId="418912B5" w15:done="0"/>
  <w15:commentEx w15:paraId="54264DA0" w15:done="0"/>
  <w15:commentEx w15:paraId="3B656AAE" w15:done="0"/>
  <w15:commentEx w15:paraId="53D37EF8" w15:done="0"/>
  <w15:commentEx w15:paraId="5F12B0CE" w15:done="0"/>
  <w15:commentEx w15:paraId="4FFB188E" w15:paraIdParent="5F12B0CE" w15:done="0"/>
  <w15:commentEx w15:paraId="6B15C48C" w15:done="0"/>
  <w15:commentEx w15:paraId="6C5B8F7C" w15:done="0"/>
  <w15:commentEx w15:paraId="4DED2D94" w15:paraIdParent="6C5B8F7C" w15:done="0"/>
  <w15:commentEx w15:paraId="52388453" w15:done="0"/>
  <w15:commentEx w15:paraId="0198D08F" w15:done="0"/>
  <w15:commentEx w15:paraId="696B31AD" w15:done="0"/>
  <w15:commentEx w15:paraId="08AB0D07" w15:done="0"/>
  <w15:commentEx w15:paraId="6DB90331" w15:done="0"/>
  <w15:commentEx w15:paraId="0F9C6A5B" w15:done="0"/>
  <w15:commentEx w15:paraId="7EA8E485" w15:done="0"/>
  <w15:commentEx w15:paraId="71BAE78E" w15:paraIdParent="7EA8E485" w15:done="0"/>
  <w15:commentEx w15:paraId="61759FF9" w15:done="0"/>
  <w15:commentEx w15:paraId="5FA64513" w15:done="0"/>
  <w15:commentEx w15:paraId="35FA185F" w15:paraIdParent="5FA64513" w15:done="0"/>
  <w15:commentEx w15:paraId="2F172A03" w15:done="0"/>
  <w15:commentEx w15:paraId="2415E5B4" w15:done="0"/>
  <w15:commentEx w15:paraId="08B4D128" w15:done="0"/>
  <w15:commentEx w15:paraId="7AAE60DC" w15:paraIdParent="08B4D128" w15:done="0"/>
  <w15:commentEx w15:paraId="1BC8AA8C" w15:done="0"/>
  <w15:commentEx w15:paraId="7C034B56" w15:done="0"/>
  <w15:commentEx w15:paraId="3820D1D4" w15:paraIdParent="7C034B56" w15:done="0"/>
  <w15:commentEx w15:paraId="256E176F" w15:done="0"/>
  <w15:commentEx w15:paraId="3824EE49" w15:paraIdParent="256E176F" w15:done="0"/>
  <w15:commentEx w15:paraId="0B85B41A" w15:done="0"/>
  <w15:commentEx w15:paraId="5A632C5F" w15:paraIdParent="0B85B41A" w15:done="0"/>
  <w15:commentEx w15:paraId="70533184" w15:done="0"/>
  <w15:commentEx w15:paraId="235AF475" w15:done="0"/>
  <w15:commentEx w15:paraId="57CC5FFE" w15:paraIdParent="235AF475" w15:done="0"/>
  <w15:commentEx w15:paraId="46C09986" w15:done="0"/>
  <w15:commentEx w15:paraId="31D9189E" w15:done="0"/>
  <w15:commentEx w15:paraId="7360EA04" w15:done="0"/>
  <w15:commentEx w15:paraId="67FEA086" w15:done="0"/>
  <w15:commentEx w15:paraId="1FE61FC6" w15:done="0"/>
  <w15:commentEx w15:paraId="0F8EB33B" w15:done="0"/>
  <w15:commentEx w15:paraId="592B3D59" w15:done="0"/>
  <w15:commentEx w15:paraId="1C0F907F" w15:done="0"/>
  <w15:commentEx w15:paraId="1D2C4BED" w15:done="0"/>
  <w15:commentEx w15:paraId="4999E310" w15:done="0"/>
  <w15:commentEx w15:paraId="3F34BEE5" w15:paraIdParent="4999E310" w15:done="0"/>
  <w15:commentEx w15:paraId="4532EF51" w15:done="0"/>
  <w15:commentEx w15:paraId="332B7E4F" w15:done="0"/>
  <w15:commentEx w15:paraId="07711895" w15:done="0"/>
  <w15:commentEx w15:paraId="4C3CCE55" w15:done="0"/>
  <w15:commentEx w15:paraId="74886C74" w15:done="0"/>
  <w15:commentEx w15:paraId="0BB931D0" w15:paraIdParent="74886C74" w15:done="0"/>
  <w15:commentEx w15:paraId="698FA613" w15:done="0"/>
  <w15:commentEx w15:paraId="2112B426" w15:done="0"/>
  <w15:commentEx w15:paraId="30B585B1" w15:done="0"/>
  <w15:commentEx w15:paraId="3ED6B257" w15:done="0"/>
  <w15:commentEx w15:paraId="4D8481AE" w15:done="0"/>
  <w15:commentEx w15:paraId="6F6FD463" w15:done="0"/>
  <w15:commentEx w15:paraId="4F6DDEFE" w15:done="0"/>
  <w15:commentEx w15:paraId="0FD8E8D5" w15:done="0"/>
  <w15:commentEx w15:paraId="0F68FADD" w15:done="0"/>
  <w15:commentEx w15:paraId="496CAEB3" w15:done="0"/>
  <w15:commentEx w15:paraId="6976EEA1" w15:done="0"/>
  <w15:commentEx w15:paraId="12AD7C05" w15:done="0"/>
  <w15:commentEx w15:paraId="247B8404" w15:done="0"/>
  <w15:commentEx w15:paraId="318449C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A4457" w16cex:dateUtc="2021-11-01T14:47:00Z"/>
  <w16cex:commentExtensible w16cex:durableId="252A44BC" w16cex:dateUtc="2021-11-01T14:49:00Z"/>
  <w16cex:commentExtensible w16cex:durableId="252A44E7" w16cex:dateUtc="2021-11-01T14:50:00Z"/>
  <w16cex:commentExtensible w16cex:durableId="252A4576" w16cex:dateUtc="2021-11-01T14:52:00Z"/>
  <w16cex:commentExtensible w16cex:durableId="252A45B9" w16cex:dateUtc="2021-11-01T14:53:00Z"/>
  <w16cex:commentExtensible w16cex:durableId="252A46E8" w16cex:dateUtc="2021-11-01T14:58:00Z"/>
  <w16cex:commentExtensible w16cex:durableId="252A4760" w16cex:dateUtc="2021-11-01T15:00:00Z"/>
  <w16cex:commentExtensible w16cex:durableId="252A47EE" w16cex:dateUtc="2021-11-01T15:03:00Z"/>
  <w16cex:commentExtensible w16cex:durableId="253662D6" w16cex:dateUtc="2021-11-01T15:03:00Z"/>
  <w16cex:commentExtensible w16cex:durableId="252A4846" w16cex:dateUtc="2021-11-01T15:04:00Z"/>
  <w16cex:commentExtensible w16cex:durableId="252A48B1" w16cex:dateUtc="2021-11-01T15:06:00Z"/>
  <w16cex:commentExtensible w16cex:durableId="252A48EA" w16cex:dateUtc="2021-11-01T15:07:00Z"/>
  <w16cex:commentExtensible w16cex:durableId="252A491C" w16cex:dateUtc="2021-11-01T15:08:00Z"/>
  <w16cex:commentExtensible w16cex:durableId="252A49BE" w16cex:dateUtc="2021-11-01T15:10:00Z"/>
  <w16cex:commentExtensible w16cex:durableId="252A4A3C" w16cex:dateUtc="2021-11-01T15:13:00Z"/>
  <w16cex:commentExtensible w16cex:durableId="252A4AB3" w16cex:dateUtc="2021-11-01T15:14:00Z"/>
  <w16cex:commentExtensible w16cex:durableId="252A4C24" w16cex:dateUtc="2021-11-01T15:21:00Z"/>
  <w16cex:commentExtensible w16cex:durableId="252A4CBE" w16cex:dateUtc="2021-11-01T15:23:00Z"/>
  <w16cex:commentExtensible w16cex:durableId="252A4CFF" w16cex:dateUtc="2021-11-01T15:24:00Z"/>
  <w16cex:commentExtensible w16cex:durableId="252A4D39" w16cex:dateUtc="2021-11-01T15:25:00Z"/>
  <w16cex:commentExtensible w16cex:durableId="252A4E3F" w16cex:dateUtc="2021-11-01T15:30:00Z"/>
  <w16cex:commentExtensible w16cex:durableId="252A4E8D" w16cex:dateUtc="2021-11-01T15:31:00Z"/>
  <w16cex:commentExtensible w16cex:durableId="252A4EB1" w16cex:dateUtc="2021-11-01T15:32:00Z"/>
  <w16cex:commentExtensible w16cex:durableId="252A4ED6" w16cex:dateUtc="2021-11-01T15:32:00Z"/>
  <w16cex:commentExtensible w16cex:durableId="252A4F5B" w16cex:dateUtc="2021-11-01T15:34:00Z"/>
  <w16cex:commentExtensible w16cex:durableId="252A4F95" w16cex:dateUtc="2021-11-01T15: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2317BE" w16cid:durableId="252A4457"/>
  <w16cid:commentId w16cid:paraId="70D0C23E" w16cid:durableId="252A44BC"/>
  <w16cid:commentId w16cid:paraId="6D2E7505" w16cid:durableId="252A44E7"/>
  <w16cid:commentId w16cid:paraId="483031A5" w16cid:durableId="252A4576"/>
  <w16cid:commentId w16cid:paraId="2D24B9D1" w16cid:durableId="252A45B9"/>
  <w16cid:commentId w16cid:paraId="01A1C17F" w16cid:durableId="252A40B7"/>
  <w16cid:commentId w16cid:paraId="3588D29F" w16cid:durableId="252A40B8"/>
  <w16cid:commentId w16cid:paraId="5D04DB0E" w16cid:durableId="252A40B9"/>
  <w16cid:commentId w16cid:paraId="7F2D5607" w16cid:durableId="252A46E8"/>
  <w16cid:commentId w16cid:paraId="418912B5" w16cid:durableId="252A4760"/>
  <w16cid:commentId w16cid:paraId="54264DA0" w16cid:durableId="252A40BA"/>
  <w16cid:commentId w16cid:paraId="3B656AAE" w16cid:durableId="252A40BB"/>
  <w16cid:commentId w16cid:paraId="53D37EF8" w16cid:durableId="252A40BC"/>
  <w16cid:commentId w16cid:paraId="5F12B0CE" w16cid:durableId="252A40BD"/>
  <w16cid:commentId w16cid:paraId="4FFB188E" w16cid:durableId="252A40BE"/>
  <w16cid:commentId w16cid:paraId="6B15C48C" w16cid:durableId="252A40BF"/>
  <w16cid:commentId w16cid:paraId="6C5B8F7C" w16cid:durableId="252A40C0"/>
  <w16cid:commentId w16cid:paraId="4DED2D94" w16cid:durableId="252A40C1"/>
  <w16cid:commentId w16cid:paraId="52388453" w16cid:durableId="252A47EE"/>
  <w16cid:commentId w16cid:paraId="0198D08F" w16cid:durableId="253662D6"/>
  <w16cid:commentId w16cid:paraId="696B31AD" w16cid:durableId="252A4846"/>
  <w16cid:commentId w16cid:paraId="08AB0D07" w16cid:durableId="252A48B1"/>
  <w16cid:commentId w16cid:paraId="6DB90331" w16cid:durableId="252A48EA"/>
  <w16cid:commentId w16cid:paraId="0F9C6A5B" w16cid:durableId="252A40C2"/>
  <w16cid:commentId w16cid:paraId="7EA8E485" w16cid:durableId="252A40C3"/>
  <w16cid:commentId w16cid:paraId="71BAE78E" w16cid:durableId="252A40C4"/>
  <w16cid:commentId w16cid:paraId="61759FF9" w16cid:durableId="252A491C"/>
  <w16cid:commentId w16cid:paraId="5FA64513" w16cid:durableId="252A40C5"/>
  <w16cid:commentId w16cid:paraId="35FA185F" w16cid:durableId="252A40C6"/>
  <w16cid:commentId w16cid:paraId="2F172A03" w16cid:durableId="252A49BE"/>
  <w16cid:commentId w16cid:paraId="2415E5B4" w16cid:durableId="252A4A3C"/>
  <w16cid:commentId w16cid:paraId="08B4D128" w16cid:durableId="252A40C7"/>
  <w16cid:commentId w16cid:paraId="7AAE60DC" w16cid:durableId="252A40C8"/>
  <w16cid:commentId w16cid:paraId="1BC8AA8C" w16cid:durableId="252A40C9"/>
  <w16cid:commentId w16cid:paraId="7C034B56" w16cid:durableId="252A40CA"/>
  <w16cid:commentId w16cid:paraId="3820D1D4" w16cid:durableId="252A40CB"/>
  <w16cid:commentId w16cid:paraId="256E176F" w16cid:durableId="252A40CC"/>
  <w16cid:commentId w16cid:paraId="3824EE49" w16cid:durableId="252A40CD"/>
  <w16cid:commentId w16cid:paraId="0B85B41A" w16cid:durableId="252A40CE"/>
  <w16cid:commentId w16cid:paraId="5A632C5F" w16cid:durableId="252A40CF"/>
  <w16cid:commentId w16cid:paraId="70533184" w16cid:durableId="252A4AB3"/>
  <w16cid:commentId w16cid:paraId="235AF475" w16cid:durableId="252A40D0"/>
  <w16cid:commentId w16cid:paraId="57CC5FFE" w16cid:durableId="252A40D1"/>
  <w16cid:commentId w16cid:paraId="46C09986" w16cid:durableId="252A4C24"/>
  <w16cid:commentId w16cid:paraId="31D9189E" w16cid:durableId="252A40D2"/>
  <w16cid:commentId w16cid:paraId="7360EA04" w16cid:durableId="252A40D3"/>
  <w16cid:commentId w16cid:paraId="67FEA086" w16cid:durableId="252A40D4"/>
  <w16cid:commentId w16cid:paraId="1FE61FC6" w16cid:durableId="252A40D5"/>
  <w16cid:commentId w16cid:paraId="0F8EB33B" w16cid:durableId="252A40D6"/>
  <w16cid:commentId w16cid:paraId="592B3D59" w16cid:durableId="252A4CBE"/>
  <w16cid:commentId w16cid:paraId="1C0F907F" w16cid:durableId="252A4CFF"/>
  <w16cid:commentId w16cid:paraId="1D2C4BED" w16cid:durableId="252A4D39"/>
  <w16cid:commentId w16cid:paraId="4999E310" w16cid:durableId="252A40D7"/>
  <w16cid:commentId w16cid:paraId="3F34BEE5" w16cid:durableId="252A40D8"/>
  <w16cid:commentId w16cid:paraId="4532EF51" w16cid:durableId="252A4E3F"/>
  <w16cid:commentId w16cid:paraId="332B7E4F" w16cid:durableId="252A4E8D"/>
  <w16cid:commentId w16cid:paraId="07711895" w16cid:durableId="252A4EB1"/>
  <w16cid:commentId w16cid:paraId="4C3CCE55" w16cid:durableId="252A4ED6"/>
  <w16cid:commentId w16cid:paraId="74886C74" w16cid:durableId="252A40D9"/>
  <w16cid:commentId w16cid:paraId="0BB931D0" w16cid:durableId="252A40DA"/>
  <w16cid:commentId w16cid:paraId="698FA613" w16cid:durableId="252A4F5B"/>
  <w16cid:commentId w16cid:paraId="2112B426" w16cid:durableId="252A4F95"/>
  <w16cid:commentId w16cid:paraId="30B585B1" w16cid:durableId="252A40DB"/>
  <w16cid:commentId w16cid:paraId="3ED6B257" w16cid:durableId="252A40DC"/>
  <w16cid:commentId w16cid:paraId="4D8481AE" w16cid:durableId="252A40DD"/>
  <w16cid:commentId w16cid:paraId="6F6FD463" w16cid:durableId="252A40DE"/>
  <w16cid:commentId w16cid:paraId="4F6DDEFE" w16cid:durableId="252A40DF"/>
  <w16cid:commentId w16cid:paraId="0FD8E8D5" w16cid:durableId="252A40E0"/>
  <w16cid:commentId w16cid:paraId="0F68FADD" w16cid:durableId="252A40E1"/>
  <w16cid:commentId w16cid:paraId="496CAEB3" w16cid:durableId="252A40E2"/>
  <w16cid:commentId w16cid:paraId="6976EEA1" w16cid:durableId="252A40E3"/>
  <w16cid:commentId w16cid:paraId="12AD7C05" w16cid:durableId="252A40E4"/>
  <w16cid:commentId w16cid:paraId="247B8404" w16cid:durableId="252A40E5"/>
  <w16cid:commentId w16cid:paraId="318449C6" w16cid:durableId="252A40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6BE45" w14:textId="77777777" w:rsidR="0099547A" w:rsidRDefault="0099547A">
      <w:r>
        <w:separator/>
      </w:r>
    </w:p>
  </w:endnote>
  <w:endnote w:type="continuationSeparator" w:id="0">
    <w:p w14:paraId="3912C82F" w14:textId="77777777" w:rsidR="0099547A" w:rsidRDefault="009954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C3361" w14:textId="77777777" w:rsidR="00381769" w:rsidRDefault="00381769">
    <w:pPr>
      <w:pStyle w:val="Footer"/>
    </w:pPr>
    <w:r>
      <w:rPr>
        <w:lang w:val="en-US"/>
      </w:rPr>
      <mc:AlternateContent>
        <mc:Choice Requires="wps">
          <w:drawing>
            <wp:anchor distT="0" distB="0" distL="114300" distR="114300" simplePos="0" relativeHeight="251657216" behindDoc="0" locked="0" layoutInCell="1" allowOverlap="1" wp14:anchorId="0425BC5F" wp14:editId="36B82AC1">
              <wp:simplePos x="0" y="0"/>
              <wp:positionH relativeFrom="column">
                <wp:posOffset>5034915</wp:posOffset>
              </wp:positionH>
              <wp:positionV relativeFrom="paragraph">
                <wp:posOffset>27940</wp:posOffset>
              </wp:positionV>
              <wp:extent cx="1386205" cy="504825"/>
              <wp:effectExtent l="0" t="0" r="0" b="63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6205" cy="504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1B555D" w14:textId="77777777" w:rsidR="00381769" w:rsidRDefault="00381769" w:rsidP="002C5A35">
                          <w:r>
                            <w:rPr>
                              <w:i/>
                              <w:noProof/>
                              <w:sz w:val="40"/>
                              <w:lang w:val="en-US"/>
                            </w:rPr>
                            <w:drawing>
                              <wp:inline distT="0" distB="0" distL="0" distR="0" wp14:anchorId="5F5C4C71" wp14:editId="72ED75D2">
                                <wp:extent cx="1155700" cy="344805"/>
                                <wp:effectExtent l="0" t="0" r="6350" b="0"/>
                                <wp:docPr id="39" name="Picture 5" descr="BOTTOMLINE REG_HORZ  No Shadow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TTOMLINE REG_HORZ  No Shadow 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5700" cy="34480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25BC5F" id="_x0000_t202" coordsize="21600,21600" o:spt="202" path="m,l,21600r21600,l21600,xe">
              <v:stroke joinstyle="miter"/>
              <v:path gradientshapeok="t" o:connecttype="rect"/>
            </v:shapetype>
            <v:shape id="Text Box 1" o:spid="_x0000_s1027" type="#_x0000_t202" style="position:absolute;margin-left:396.45pt;margin-top:2.2pt;width:109.15pt;height:39.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" stroked="f">
              <v:textbox>
                <w:txbxContent>
                  <w:p w14:paraId="721B555D" w14:textId="77777777" w:rsidR="00381769" w:rsidRDefault="00381769" w:rsidP="002C5A35">
                    <w:r>
                      <w:rPr>
                        <w:i/>
                        <w:noProof/>
                        <w:sz w:val="40"/>
                        <w:lang w:val="en-US"/>
                      </w:rPr>
                      <w:drawing>
                        <wp:inline distT="0" distB="0" distL="0" distR="0" wp14:anchorId="5F5C4C71" wp14:editId="72ED75D2">
                          <wp:extent cx="1155700" cy="344805"/>
                          <wp:effectExtent l="0" t="0" r="6350" b="0"/>
                          <wp:docPr id="39" name="Picture 5" descr="BOTTOMLINE REG_HORZ  No Shadow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TTOMLINE REG_HORZ  No Shadow 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5700" cy="344805"/>
                                  </a:xfrm>
                                  <a:prstGeom prst="rect">
                                    <a:avLst/>
                                  </a:prstGeom>
                                  <a:noFill/>
                                  <a:ln>
                                    <a:noFill/>
                                  </a:ln>
                                </pic:spPr>
                              </pic:pic>
                            </a:graphicData>
                          </a:graphic>
                        </wp:inline>
                      </w:drawing>
                    </w:r>
                  </w:p>
                </w:txbxContent>
              </v:textbox>
            </v:shape>
          </w:pict>
        </mc:Fallback>
      </mc:AlternateContent>
    </w:r>
    <w:r>
      <w:tab/>
    </w:r>
  </w:p>
  <w:p w14:paraId="18FC1371" w14:textId="77777777" w:rsidR="00381769" w:rsidRDefault="00381769">
    <w:pPr>
      <w:pStyle w:val="Footer"/>
    </w:pPr>
    <w:r>
      <w:t>Confidential</w:t>
    </w:r>
    <w:r>
      <w:tab/>
    </w:r>
  </w:p>
  <w:p w14:paraId="19828BA1" w14:textId="77777777" w:rsidR="00381769" w:rsidRDefault="00381769">
    <w:pPr>
      <w:pStyle w:val="Footer"/>
    </w:pPr>
    <w:r>
      <w:t xml:space="preserve">Page </w:t>
    </w:r>
    <w:r>
      <w:fldChar w:fldCharType="begin"/>
    </w:r>
    <w:r>
      <w:instrText xml:space="preserve"> PAGE  \* Arabic  \* MERGEFORMAT </w:instrText>
    </w:r>
    <w:r>
      <w:fldChar w:fldCharType="separate"/>
    </w:r>
    <w:r>
      <w:t>59</w:t>
    </w:r>
    <w:r>
      <w:fldChar w:fldCharType="end"/>
    </w:r>
    <w:r>
      <w:t xml:space="preserve"> of </w:t>
    </w:r>
    <w:r w:rsidR="00F4049D">
      <w:fldChar w:fldCharType="begin"/>
    </w:r>
    <w:r w:rsidR="00F4049D">
      <w:instrText xml:space="preserve"> NUMPAGES  \* Arabic  \* MERGEFORMAT </w:instrText>
    </w:r>
    <w:r w:rsidR="00F4049D">
      <w:fldChar w:fldCharType="separate"/>
    </w:r>
    <w:r>
      <w:t>84</w:t>
    </w:r>
    <w:r w:rsidR="00F4049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7656B7" w14:textId="77777777" w:rsidR="0099547A" w:rsidRDefault="0099547A">
      <w:r>
        <w:separator/>
      </w:r>
    </w:p>
  </w:footnote>
  <w:footnote w:type="continuationSeparator" w:id="0">
    <w:p w14:paraId="04EE645C" w14:textId="77777777" w:rsidR="0099547A" w:rsidRDefault="0099547A">
      <w:r>
        <w:continuationSeparator/>
      </w:r>
    </w:p>
  </w:footnote>
  <w:footnote w:id="1">
    <w:p w14:paraId="524D0853" w14:textId="77777777" w:rsidR="00381769" w:rsidRPr="00A178C0" w:rsidRDefault="00381769">
      <w:pPr>
        <w:pStyle w:val="FootnoteText"/>
        <w:rPr>
          <w:lang w:val="en-US"/>
        </w:rPr>
      </w:pPr>
      <w:r>
        <w:rPr>
          <w:rStyle w:val="FootnoteReference"/>
        </w:rPr>
        <w:footnoteRef/>
      </w:r>
      <w:r>
        <w:t xml:space="preserve"> </w:t>
      </w:r>
      <w:r>
        <w:rPr>
          <w:lang w:val="en-US"/>
        </w:rPr>
        <w:t>Payment Types that are not handled by Digital Banking can be mapped directly to a file format required by another bank system.</w:t>
      </w:r>
    </w:p>
  </w:footnote>
  <w:footnote w:id="2">
    <w:p w14:paraId="70454CAA" w14:textId="77777777" w:rsidR="00381769" w:rsidRPr="00A178C0" w:rsidRDefault="00381769">
      <w:pPr>
        <w:pStyle w:val="FootnoteText"/>
        <w:rPr>
          <w:lang w:val="en-US"/>
        </w:rPr>
      </w:pPr>
      <w:r>
        <w:rPr>
          <w:rStyle w:val="FootnoteReference"/>
        </w:rPr>
        <w:footnoteRef/>
      </w:r>
      <w:r>
        <w:t xml:space="preserve"> </w:t>
      </w:r>
      <w:r>
        <w:rPr>
          <w:lang w:val="en-US"/>
        </w:rPr>
        <w:t>Trigger mechanism must be developed to invoke Digital Banking BAI export when load completes for a given data source.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EDD2D" w14:textId="77777777" w:rsidR="00381769" w:rsidRPr="005F09FA" w:rsidRDefault="00381769" w:rsidP="005F09FA">
    <w:pPr>
      <w:pStyle w:val="Header"/>
    </w:pPr>
    <w:r>
      <w:rPr>
        <w:noProof/>
        <w:lang w:val="en-US"/>
      </w:rPr>
      <w:drawing>
        <wp:inline distT="0" distB="0" distL="0" distR="0" wp14:anchorId="5BC928EA" wp14:editId="4F33753E">
          <wp:extent cx="2044460" cy="703675"/>
          <wp:effectExtent l="0" t="0" r="0" b="1270"/>
          <wp:docPr id="36" name="Picture 36" descr="Image result for muf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mufg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2411" cy="70641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C5A38CC"/>
    <w:lvl w:ilvl="0">
      <w:start w:val="1"/>
      <w:numFmt w:val="bullet"/>
      <w:pStyle w:val="Heading9"/>
      <w:lvlText w:val=""/>
      <w:lvlJc w:val="left"/>
      <w:pPr>
        <w:tabs>
          <w:tab w:val="num" w:pos="360"/>
        </w:tabs>
        <w:ind w:left="360" w:hanging="360"/>
      </w:pPr>
      <w:rPr>
        <w:rFonts w:ascii="Symbol" w:hAnsi="Symbol" w:hint="default"/>
      </w:rPr>
    </w:lvl>
  </w:abstractNum>
  <w:abstractNum w:abstractNumId="1" w15:restartNumberingAfterBreak="0">
    <w:nsid w:val="021E701F"/>
    <w:multiLevelType w:val="multilevel"/>
    <w:tmpl w:val="026E74E0"/>
    <w:lvl w:ilvl="0">
      <w:start w:val="1"/>
      <w:numFmt w:val="decimal"/>
      <w:lvlText w:val="Part %1."/>
      <w:lvlJc w:val="left"/>
      <w:pPr>
        <w:tabs>
          <w:tab w:val="num" w:pos="720"/>
        </w:tabs>
        <w:ind w:left="720" w:hanging="720"/>
      </w:pPr>
      <w:rPr>
        <w:rFonts w:cs="Times New Roman" w:hint="default"/>
      </w:rPr>
    </w:lvl>
    <w:lvl w:ilvl="1">
      <w:start w:val="1"/>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990"/>
        </w:tabs>
        <w:ind w:left="990" w:hanging="720"/>
      </w:pPr>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 w15:restartNumberingAfterBreak="0">
    <w:nsid w:val="03AE6140"/>
    <w:multiLevelType w:val="hybridMultilevel"/>
    <w:tmpl w:val="288E147A"/>
    <w:lvl w:ilvl="0" w:tplc="04090001">
      <w:start w:val="1"/>
      <w:numFmt w:val="bullet"/>
      <w:lvlText w:val=""/>
      <w:lvlJc w:val="left"/>
      <w:pPr>
        <w:ind w:left="2088" w:hanging="360"/>
      </w:pPr>
      <w:rPr>
        <w:rFonts w:ascii="Symbol" w:hAnsi="Symbol"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3" w15:restartNumberingAfterBreak="0">
    <w:nsid w:val="0FAC5F08"/>
    <w:multiLevelType w:val="hybridMultilevel"/>
    <w:tmpl w:val="145093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0537CD"/>
    <w:multiLevelType w:val="hybridMultilevel"/>
    <w:tmpl w:val="59C07938"/>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15:restartNumberingAfterBreak="0">
    <w:nsid w:val="2D845513"/>
    <w:multiLevelType w:val="hybridMultilevel"/>
    <w:tmpl w:val="027A4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080F5E"/>
    <w:multiLevelType w:val="hybridMultilevel"/>
    <w:tmpl w:val="775C89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502795"/>
    <w:multiLevelType w:val="hybridMultilevel"/>
    <w:tmpl w:val="96C81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873491"/>
    <w:multiLevelType w:val="hybridMultilevel"/>
    <w:tmpl w:val="2EC23CF2"/>
    <w:lvl w:ilvl="0" w:tplc="AB10193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15:restartNumberingAfterBreak="0">
    <w:nsid w:val="461B422C"/>
    <w:multiLevelType w:val="hybridMultilevel"/>
    <w:tmpl w:val="59C07938"/>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0" w15:restartNumberingAfterBreak="0">
    <w:nsid w:val="506172B9"/>
    <w:multiLevelType w:val="hybridMultilevel"/>
    <w:tmpl w:val="F566E4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A9F42C5"/>
    <w:multiLevelType w:val="hybridMultilevel"/>
    <w:tmpl w:val="9DDA2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C2337B"/>
    <w:multiLevelType w:val="hybridMultilevel"/>
    <w:tmpl w:val="2D9896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6BBC5EBD"/>
    <w:multiLevelType w:val="hybridMultilevel"/>
    <w:tmpl w:val="A3A68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330533"/>
    <w:multiLevelType w:val="multilevel"/>
    <w:tmpl w:val="DB94530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Heading3WC"/>
      <w:lvlText w:val="%1.%2.%3."/>
      <w:lvlJc w:val="left"/>
      <w:pPr>
        <w:tabs>
          <w:tab w:val="num" w:pos="144"/>
        </w:tabs>
        <w:ind w:left="144" w:firstLine="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6DA3456F"/>
    <w:multiLevelType w:val="multilevel"/>
    <w:tmpl w:val="026E74E0"/>
    <w:lvl w:ilvl="0">
      <w:start w:val="1"/>
      <w:numFmt w:val="decimal"/>
      <w:lvlText w:val="Part %1."/>
      <w:lvlJc w:val="left"/>
      <w:pPr>
        <w:tabs>
          <w:tab w:val="num" w:pos="720"/>
        </w:tabs>
        <w:ind w:left="720" w:hanging="720"/>
      </w:pPr>
      <w:rPr>
        <w:rFonts w:cs="Times New Roman" w:hint="default"/>
      </w:rPr>
    </w:lvl>
    <w:lvl w:ilvl="1">
      <w:start w:val="1"/>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990"/>
        </w:tabs>
        <w:ind w:left="990" w:hanging="720"/>
      </w:pPr>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6" w15:restartNumberingAfterBreak="0">
    <w:nsid w:val="73CA6BAF"/>
    <w:multiLevelType w:val="hybridMultilevel"/>
    <w:tmpl w:val="2D9896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763F312A"/>
    <w:multiLevelType w:val="hybridMultilevel"/>
    <w:tmpl w:val="A40C0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10"/>
  </w:num>
  <w:num w:numId="4">
    <w:abstractNumId w:val="14"/>
  </w:num>
  <w:num w:numId="5">
    <w:abstractNumId w:val="9"/>
  </w:num>
  <w:num w:numId="6">
    <w:abstractNumId w:val="6"/>
  </w:num>
  <w:num w:numId="7">
    <w:abstractNumId w:val="5"/>
  </w:num>
  <w:num w:numId="8">
    <w:abstractNumId w:val="4"/>
  </w:num>
  <w:num w:numId="9">
    <w:abstractNumId w:val="17"/>
  </w:num>
  <w:num w:numId="10">
    <w:abstractNumId w:val="13"/>
  </w:num>
  <w:num w:numId="11">
    <w:abstractNumId w:val="2"/>
  </w:num>
  <w:num w:numId="12">
    <w:abstractNumId w:val="0"/>
  </w:num>
  <w:num w:numId="13">
    <w:abstractNumId w:val="0"/>
  </w:num>
  <w:num w:numId="14">
    <w:abstractNumId w:val="0"/>
  </w:num>
  <w:num w:numId="15">
    <w:abstractNumId w:val="15"/>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3"/>
  </w:num>
  <w:num w:numId="20">
    <w:abstractNumId w:val="11"/>
  </w:num>
  <w:num w:numId="21">
    <w:abstractNumId w:val="7"/>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souza, Nigel">
    <w15:presenceInfo w15:providerId="AD" w15:userId="S-1-5-21-1796424320-1742192603-2418748581-3785"/>
  </w15:person>
  <w15:person w15:author="D'souza, Nigel [2]">
    <w15:presenceInfo w15:providerId="None" w15:userId="D'souza, Nigel"/>
  </w15:person>
  <w15:person w15:author="Charles Chen">
    <w15:presenceInfo w15:providerId="AD" w15:userId="S-1-5-21-1003820064-1082945404-302993405-251150"/>
  </w15:person>
  <w15:person w15:author="Rekha Gopalan">
    <w15:presenceInfo w15:providerId="AD" w15:userId="S-1-5-21-1003820064-1082945404-302993405-343325"/>
  </w15:person>
  <w15:person w15:author="Pushkarraj Deshpande">
    <w15:presenceInfo w15:providerId="AD" w15:userId="S-1-5-21-1003820064-1082945404-302993405-19195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B4E0B"/>
    <w:rsid w:val="000029B7"/>
    <w:rsid w:val="00002AF5"/>
    <w:rsid w:val="00003CD1"/>
    <w:rsid w:val="000062CA"/>
    <w:rsid w:val="00012E4F"/>
    <w:rsid w:val="000146DE"/>
    <w:rsid w:val="00014CCA"/>
    <w:rsid w:val="000158C0"/>
    <w:rsid w:val="00015FC6"/>
    <w:rsid w:val="00016CBF"/>
    <w:rsid w:val="00017A7E"/>
    <w:rsid w:val="00017EE2"/>
    <w:rsid w:val="0002332C"/>
    <w:rsid w:val="00024EEF"/>
    <w:rsid w:val="000304CC"/>
    <w:rsid w:val="000318FA"/>
    <w:rsid w:val="00032F6A"/>
    <w:rsid w:val="00033697"/>
    <w:rsid w:val="00033B58"/>
    <w:rsid w:val="00033D8A"/>
    <w:rsid w:val="00034155"/>
    <w:rsid w:val="00034E53"/>
    <w:rsid w:val="00035641"/>
    <w:rsid w:val="00036752"/>
    <w:rsid w:val="00036A10"/>
    <w:rsid w:val="00036BAC"/>
    <w:rsid w:val="00045DA9"/>
    <w:rsid w:val="000461B3"/>
    <w:rsid w:val="000511DD"/>
    <w:rsid w:val="00052174"/>
    <w:rsid w:val="000529D0"/>
    <w:rsid w:val="00052DDC"/>
    <w:rsid w:val="0005555A"/>
    <w:rsid w:val="0005752A"/>
    <w:rsid w:val="000575E4"/>
    <w:rsid w:val="00060C4B"/>
    <w:rsid w:val="00061D68"/>
    <w:rsid w:val="00066FEB"/>
    <w:rsid w:val="0006763A"/>
    <w:rsid w:val="00067CEC"/>
    <w:rsid w:val="00072674"/>
    <w:rsid w:val="00074A22"/>
    <w:rsid w:val="00082CA0"/>
    <w:rsid w:val="00083FDE"/>
    <w:rsid w:val="00084432"/>
    <w:rsid w:val="00086B6B"/>
    <w:rsid w:val="00086FFF"/>
    <w:rsid w:val="00094258"/>
    <w:rsid w:val="00094494"/>
    <w:rsid w:val="00095A0B"/>
    <w:rsid w:val="000A1703"/>
    <w:rsid w:val="000A2A5D"/>
    <w:rsid w:val="000A41A5"/>
    <w:rsid w:val="000A53BD"/>
    <w:rsid w:val="000A6797"/>
    <w:rsid w:val="000A7236"/>
    <w:rsid w:val="000A7D8F"/>
    <w:rsid w:val="000B0341"/>
    <w:rsid w:val="000B216F"/>
    <w:rsid w:val="000B2588"/>
    <w:rsid w:val="000B26D1"/>
    <w:rsid w:val="000B2D4E"/>
    <w:rsid w:val="000B35DF"/>
    <w:rsid w:val="000B3B02"/>
    <w:rsid w:val="000B58A3"/>
    <w:rsid w:val="000B5F3D"/>
    <w:rsid w:val="000B6CEA"/>
    <w:rsid w:val="000C260C"/>
    <w:rsid w:val="000C26E2"/>
    <w:rsid w:val="000C37DA"/>
    <w:rsid w:val="000C4D3A"/>
    <w:rsid w:val="000C7A2E"/>
    <w:rsid w:val="000D0628"/>
    <w:rsid w:val="000D1F27"/>
    <w:rsid w:val="000D402C"/>
    <w:rsid w:val="000D63B7"/>
    <w:rsid w:val="000D695F"/>
    <w:rsid w:val="000E0FEC"/>
    <w:rsid w:val="000E306C"/>
    <w:rsid w:val="000E6564"/>
    <w:rsid w:val="000E7AAC"/>
    <w:rsid w:val="000F03B2"/>
    <w:rsid w:val="000F0C0F"/>
    <w:rsid w:val="000F441F"/>
    <w:rsid w:val="0010075A"/>
    <w:rsid w:val="00100EFB"/>
    <w:rsid w:val="00104FB3"/>
    <w:rsid w:val="001054D7"/>
    <w:rsid w:val="0010728C"/>
    <w:rsid w:val="00107F63"/>
    <w:rsid w:val="001100D2"/>
    <w:rsid w:val="00110717"/>
    <w:rsid w:val="00114259"/>
    <w:rsid w:val="001142C0"/>
    <w:rsid w:val="001146C5"/>
    <w:rsid w:val="00114EE8"/>
    <w:rsid w:val="00122308"/>
    <w:rsid w:val="00122B15"/>
    <w:rsid w:val="00124703"/>
    <w:rsid w:val="00125C1E"/>
    <w:rsid w:val="001265E4"/>
    <w:rsid w:val="00140A3C"/>
    <w:rsid w:val="00141214"/>
    <w:rsid w:val="0014578D"/>
    <w:rsid w:val="00150AAC"/>
    <w:rsid w:val="00152AC9"/>
    <w:rsid w:val="001538D2"/>
    <w:rsid w:val="0015489B"/>
    <w:rsid w:val="00156342"/>
    <w:rsid w:val="0015686E"/>
    <w:rsid w:val="00157B3B"/>
    <w:rsid w:val="00160D23"/>
    <w:rsid w:val="001619C5"/>
    <w:rsid w:val="00161ABC"/>
    <w:rsid w:val="00162CF0"/>
    <w:rsid w:val="00163F65"/>
    <w:rsid w:val="00164646"/>
    <w:rsid w:val="00165222"/>
    <w:rsid w:val="00170117"/>
    <w:rsid w:val="00172297"/>
    <w:rsid w:val="00172A51"/>
    <w:rsid w:val="00172DF0"/>
    <w:rsid w:val="00174097"/>
    <w:rsid w:val="00174287"/>
    <w:rsid w:val="00176E32"/>
    <w:rsid w:val="00177CB0"/>
    <w:rsid w:val="00180157"/>
    <w:rsid w:val="00180465"/>
    <w:rsid w:val="001808AA"/>
    <w:rsid w:val="00180D3A"/>
    <w:rsid w:val="00181FA5"/>
    <w:rsid w:val="00182255"/>
    <w:rsid w:val="0018359C"/>
    <w:rsid w:val="0018439D"/>
    <w:rsid w:val="001845D8"/>
    <w:rsid w:val="001862EA"/>
    <w:rsid w:val="00186E16"/>
    <w:rsid w:val="00193328"/>
    <w:rsid w:val="00196710"/>
    <w:rsid w:val="0019694D"/>
    <w:rsid w:val="00197564"/>
    <w:rsid w:val="001A5EF1"/>
    <w:rsid w:val="001A7814"/>
    <w:rsid w:val="001B15AB"/>
    <w:rsid w:val="001B1E1F"/>
    <w:rsid w:val="001B65DD"/>
    <w:rsid w:val="001B6908"/>
    <w:rsid w:val="001B6AB5"/>
    <w:rsid w:val="001C06E9"/>
    <w:rsid w:val="001C2424"/>
    <w:rsid w:val="001C47A8"/>
    <w:rsid w:val="001C673A"/>
    <w:rsid w:val="001C779D"/>
    <w:rsid w:val="001D1584"/>
    <w:rsid w:val="001D3D92"/>
    <w:rsid w:val="001D425C"/>
    <w:rsid w:val="001D6524"/>
    <w:rsid w:val="001E0ADE"/>
    <w:rsid w:val="001E4D04"/>
    <w:rsid w:val="001E5B00"/>
    <w:rsid w:val="001E5D81"/>
    <w:rsid w:val="001E7C0F"/>
    <w:rsid w:val="001F2765"/>
    <w:rsid w:val="001F2E4F"/>
    <w:rsid w:val="001F6923"/>
    <w:rsid w:val="001F78A6"/>
    <w:rsid w:val="00201148"/>
    <w:rsid w:val="002032D9"/>
    <w:rsid w:val="00204483"/>
    <w:rsid w:val="00207425"/>
    <w:rsid w:val="00207F1E"/>
    <w:rsid w:val="00211656"/>
    <w:rsid w:val="00221583"/>
    <w:rsid w:val="00221760"/>
    <w:rsid w:val="00222C0D"/>
    <w:rsid w:val="002233EA"/>
    <w:rsid w:val="00223435"/>
    <w:rsid w:val="00223F51"/>
    <w:rsid w:val="00225AFD"/>
    <w:rsid w:val="002269EB"/>
    <w:rsid w:val="00226BAF"/>
    <w:rsid w:val="002270CF"/>
    <w:rsid w:val="002274D7"/>
    <w:rsid w:val="0023117E"/>
    <w:rsid w:val="00231C7F"/>
    <w:rsid w:val="002357DF"/>
    <w:rsid w:val="00235E3D"/>
    <w:rsid w:val="00236DC2"/>
    <w:rsid w:val="00236ED4"/>
    <w:rsid w:val="002402D9"/>
    <w:rsid w:val="00240675"/>
    <w:rsid w:val="00245B92"/>
    <w:rsid w:val="0024620B"/>
    <w:rsid w:val="00253064"/>
    <w:rsid w:val="0025453A"/>
    <w:rsid w:val="00262655"/>
    <w:rsid w:val="00262BC1"/>
    <w:rsid w:val="00262DE9"/>
    <w:rsid w:val="00263EFC"/>
    <w:rsid w:val="002641F7"/>
    <w:rsid w:val="002678AA"/>
    <w:rsid w:val="00270974"/>
    <w:rsid w:val="0027176F"/>
    <w:rsid w:val="0027215B"/>
    <w:rsid w:val="00272481"/>
    <w:rsid w:val="00274B2D"/>
    <w:rsid w:val="0027578B"/>
    <w:rsid w:val="00275B29"/>
    <w:rsid w:val="00280970"/>
    <w:rsid w:val="00280B3C"/>
    <w:rsid w:val="00280E7F"/>
    <w:rsid w:val="002820EC"/>
    <w:rsid w:val="00282F02"/>
    <w:rsid w:val="00284D4F"/>
    <w:rsid w:val="00286D62"/>
    <w:rsid w:val="0029148C"/>
    <w:rsid w:val="00293E5C"/>
    <w:rsid w:val="0029425A"/>
    <w:rsid w:val="00295870"/>
    <w:rsid w:val="00297C8E"/>
    <w:rsid w:val="002A0D79"/>
    <w:rsid w:val="002A3AA4"/>
    <w:rsid w:val="002A3C15"/>
    <w:rsid w:val="002A457B"/>
    <w:rsid w:val="002A6C75"/>
    <w:rsid w:val="002A7C0F"/>
    <w:rsid w:val="002B0978"/>
    <w:rsid w:val="002B0FB5"/>
    <w:rsid w:val="002B18F2"/>
    <w:rsid w:val="002B26B9"/>
    <w:rsid w:val="002B3DA0"/>
    <w:rsid w:val="002B7798"/>
    <w:rsid w:val="002C0093"/>
    <w:rsid w:val="002C06A9"/>
    <w:rsid w:val="002C0F92"/>
    <w:rsid w:val="002C22C4"/>
    <w:rsid w:val="002C5A35"/>
    <w:rsid w:val="002D05EC"/>
    <w:rsid w:val="002D0A83"/>
    <w:rsid w:val="002D24E2"/>
    <w:rsid w:val="002D29CD"/>
    <w:rsid w:val="002D2C07"/>
    <w:rsid w:val="002E0D04"/>
    <w:rsid w:val="002E1F07"/>
    <w:rsid w:val="002E471B"/>
    <w:rsid w:val="002E561C"/>
    <w:rsid w:val="002E6C27"/>
    <w:rsid w:val="002F170F"/>
    <w:rsid w:val="002F326A"/>
    <w:rsid w:val="002F3A8E"/>
    <w:rsid w:val="002F4F76"/>
    <w:rsid w:val="002F628D"/>
    <w:rsid w:val="002F7626"/>
    <w:rsid w:val="002F79A3"/>
    <w:rsid w:val="002F7F70"/>
    <w:rsid w:val="003008CC"/>
    <w:rsid w:val="00300D25"/>
    <w:rsid w:val="00302A7D"/>
    <w:rsid w:val="003061A6"/>
    <w:rsid w:val="00312497"/>
    <w:rsid w:val="00314F3B"/>
    <w:rsid w:val="00321C9D"/>
    <w:rsid w:val="0032333F"/>
    <w:rsid w:val="00323501"/>
    <w:rsid w:val="0032641C"/>
    <w:rsid w:val="00327DE0"/>
    <w:rsid w:val="00335A03"/>
    <w:rsid w:val="00336E9F"/>
    <w:rsid w:val="003371CF"/>
    <w:rsid w:val="00337B6C"/>
    <w:rsid w:val="003423C9"/>
    <w:rsid w:val="00344BF8"/>
    <w:rsid w:val="00347310"/>
    <w:rsid w:val="00351FDD"/>
    <w:rsid w:val="0035265C"/>
    <w:rsid w:val="00353120"/>
    <w:rsid w:val="00357888"/>
    <w:rsid w:val="003618BB"/>
    <w:rsid w:val="00361B62"/>
    <w:rsid w:val="003649C7"/>
    <w:rsid w:val="0036600F"/>
    <w:rsid w:val="00366226"/>
    <w:rsid w:val="00366C9C"/>
    <w:rsid w:val="00366E7C"/>
    <w:rsid w:val="0036780B"/>
    <w:rsid w:val="00370543"/>
    <w:rsid w:val="0037056D"/>
    <w:rsid w:val="003738BA"/>
    <w:rsid w:val="003758F9"/>
    <w:rsid w:val="003804EB"/>
    <w:rsid w:val="00381769"/>
    <w:rsid w:val="0038280C"/>
    <w:rsid w:val="003874D3"/>
    <w:rsid w:val="003910FF"/>
    <w:rsid w:val="00392221"/>
    <w:rsid w:val="00395C8A"/>
    <w:rsid w:val="00396780"/>
    <w:rsid w:val="00397902"/>
    <w:rsid w:val="00397B32"/>
    <w:rsid w:val="003A0E53"/>
    <w:rsid w:val="003A16EA"/>
    <w:rsid w:val="003A229F"/>
    <w:rsid w:val="003A3AF2"/>
    <w:rsid w:val="003A5326"/>
    <w:rsid w:val="003A7A44"/>
    <w:rsid w:val="003B0F43"/>
    <w:rsid w:val="003B1C21"/>
    <w:rsid w:val="003B2120"/>
    <w:rsid w:val="003C3787"/>
    <w:rsid w:val="003C3F9B"/>
    <w:rsid w:val="003C7050"/>
    <w:rsid w:val="003D48CC"/>
    <w:rsid w:val="003D78F9"/>
    <w:rsid w:val="003D7982"/>
    <w:rsid w:val="003E1DDD"/>
    <w:rsid w:val="003E25C8"/>
    <w:rsid w:val="003E294C"/>
    <w:rsid w:val="003E2E14"/>
    <w:rsid w:val="003E2FCD"/>
    <w:rsid w:val="003E30A0"/>
    <w:rsid w:val="003E3333"/>
    <w:rsid w:val="003E3BBA"/>
    <w:rsid w:val="003E3CF9"/>
    <w:rsid w:val="003E4BA8"/>
    <w:rsid w:val="003E5359"/>
    <w:rsid w:val="003E6347"/>
    <w:rsid w:val="003E73EC"/>
    <w:rsid w:val="003E7CED"/>
    <w:rsid w:val="003F11BB"/>
    <w:rsid w:val="003F1222"/>
    <w:rsid w:val="003F5A5E"/>
    <w:rsid w:val="003F6C7F"/>
    <w:rsid w:val="00400E17"/>
    <w:rsid w:val="00403C26"/>
    <w:rsid w:val="004049CB"/>
    <w:rsid w:val="00405A87"/>
    <w:rsid w:val="004149BD"/>
    <w:rsid w:val="00416578"/>
    <w:rsid w:val="0042017F"/>
    <w:rsid w:val="00420B86"/>
    <w:rsid w:val="00420C71"/>
    <w:rsid w:val="004211E7"/>
    <w:rsid w:val="00422AFA"/>
    <w:rsid w:val="004249A5"/>
    <w:rsid w:val="00425AFC"/>
    <w:rsid w:val="00427E27"/>
    <w:rsid w:val="00430814"/>
    <w:rsid w:val="004324ED"/>
    <w:rsid w:val="0043467D"/>
    <w:rsid w:val="004352A7"/>
    <w:rsid w:val="00435B78"/>
    <w:rsid w:val="00436E29"/>
    <w:rsid w:val="0044071C"/>
    <w:rsid w:val="004408BE"/>
    <w:rsid w:val="00440B06"/>
    <w:rsid w:val="00441822"/>
    <w:rsid w:val="00441FEC"/>
    <w:rsid w:val="00446987"/>
    <w:rsid w:val="00446A61"/>
    <w:rsid w:val="00446EA2"/>
    <w:rsid w:val="004476AB"/>
    <w:rsid w:val="0045088A"/>
    <w:rsid w:val="00450BB6"/>
    <w:rsid w:val="00451E97"/>
    <w:rsid w:val="0045440C"/>
    <w:rsid w:val="00456D99"/>
    <w:rsid w:val="0046260D"/>
    <w:rsid w:val="00463063"/>
    <w:rsid w:val="004634BB"/>
    <w:rsid w:val="0046491B"/>
    <w:rsid w:val="00466748"/>
    <w:rsid w:val="00470FA9"/>
    <w:rsid w:val="0047301A"/>
    <w:rsid w:val="004736DA"/>
    <w:rsid w:val="004737A5"/>
    <w:rsid w:val="00475179"/>
    <w:rsid w:val="0047629E"/>
    <w:rsid w:val="00477C3B"/>
    <w:rsid w:val="00480D36"/>
    <w:rsid w:val="004820A1"/>
    <w:rsid w:val="00483E58"/>
    <w:rsid w:val="00483FD5"/>
    <w:rsid w:val="00490590"/>
    <w:rsid w:val="004914D6"/>
    <w:rsid w:val="004A0318"/>
    <w:rsid w:val="004A0AB3"/>
    <w:rsid w:val="004A0E94"/>
    <w:rsid w:val="004A4F1C"/>
    <w:rsid w:val="004A61C1"/>
    <w:rsid w:val="004A67EF"/>
    <w:rsid w:val="004B212E"/>
    <w:rsid w:val="004B5046"/>
    <w:rsid w:val="004B769D"/>
    <w:rsid w:val="004C0785"/>
    <w:rsid w:val="004C2070"/>
    <w:rsid w:val="004C28C0"/>
    <w:rsid w:val="004C3459"/>
    <w:rsid w:val="004C57C9"/>
    <w:rsid w:val="004C58B2"/>
    <w:rsid w:val="004C6882"/>
    <w:rsid w:val="004C6924"/>
    <w:rsid w:val="004C7EFA"/>
    <w:rsid w:val="004D2D1A"/>
    <w:rsid w:val="004D3E4B"/>
    <w:rsid w:val="004D4201"/>
    <w:rsid w:val="004D457D"/>
    <w:rsid w:val="004D5EE4"/>
    <w:rsid w:val="004E00C3"/>
    <w:rsid w:val="004E09EA"/>
    <w:rsid w:val="004E26F9"/>
    <w:rsid w:val="004E2E65"/>
    <w:rsid w:val="004E4A42"/>
    <w:rsid w:val="004E4CA9"/>
    <w:rsid w:val="004E6F5D"/>
    <w:rsid w:val="004F04D9"/>
    <w:rsid w:val="004F0A5B"/>
    <w:rsid w:val="004F21B5"/>
    <w:rsid w:val="004F5C0C"/>
    <w:rsid w:val="004F64AA"/>
    <w:rsid w:val="004F6CA4"/>
    <w:rsid w:val="004F7149"/>
    <w:rsid w:val="005026BA"/>
    <w:rsid w:val="005034A6"/>
    <w:rsid w:val="00503FDE"/>
    <w:rsid w:val="00504D14"/>
    <w:rsid w:val="00505A80"/>
    <w:rsid w:val="00507AF0"/>
    <w:rsid w:val="005112F0"/>
    <w:rsid w:val="00512127"/>
    <w:rsid w:val="00513EDD"/>
    <w:rsid w:val="005147AC"/>
    <w:rsid w:val="00515314"/>
    <w:rsid w:val="00515BD6"/>
    <w:rsid w:val="00516BBF"/>
    <w:rsid w:val="00517B09"/>
    <w:rsid w:val="00517CA6"/>
    <w:rsid w:val="005213A8"/>
    <w:rsid w:val="005227DB"/>
    <w:rsid w:val="00526081"/>
    <w:rsid w:val="00527B2F"/>
    <w:rsid w:val="00527E4F"/>
    <w:rsid w:val="005301E2"/>
    <w:rsid w:val="005302FB"/>
    <w:rsid w:val="0053055D"/>
    <w:rsid w:val="00530900"/>
    <w:rsid w:val="00532C7E"/>
    <w:rsid w:val="00535544"/>
    <w:rsid w:val="0053572B"/>
    <w:rsid w:val="00537505"/>
    <w:rsid w:val="005375B9"/>
    <w:rsid w:val="005409E5"/>
    <w:rsid w:val="00541FE2"/>
    <w:rsid w:val="00543CC7"/>
    <w:rsid w:val="0054491D"/>
    <w:rsid w:val="00544D62"/>
    <w:rsid w:val="0054567D"/>
    <w:rsid w:val="0054736C"/>
    <w:rsid w:val="00547D0E"/>
    <w:rsid w:val="0055125F"/>
    <w:rsid w:val="0055131E"/>
    <w:rsid w:val="0055439E"/>
    <w:rsid w:val="00562332"/>
    <w:rsid w:val="00564C0A"/>
    <w:rsid w:val="005658EA"/>
    <w:rsid w:val="00566E64"/>
    <w:rsid w:val="005700EE"/>
    <w:rsid w:val="00571FAE"/>
    <w:rsid w:val="005727B4"/>
    <w:rsid w:val="00572A58"/>
    <w:rsid w:val="00572AA4"/>
    <w:rsid w:val="00573895"/>
    <w:rsid w:val="00573C52"/>
    <w:rsid w:val="005757E3"/>
    <w:rsid w:val="00582D19"/>
    <w:rsid w:val="00582DD5"/>
    <w:rsid w:val="00583888"/>
    <w:rsid w:val="00584B95"/>
    <w:rsid w:val="00585142"/>
    <w:rsid w:val="00594610"/>
    <w:rsid w:val="00595ABB"/>
    <w:rsid w:val="00595C04"/>
    <w:rsid w:val="00596A98"/>
    <w:rsid w:val="00596BFF"/>
    <w:rsid w:val="0059735D"/>
    <w:rsid w:val="00597739"/>
    <w:rsid w:val="005A2649"/>
    <w:rsid w:val="005A318B"/>
    <w:rsid w:val="005A3589"/>
    <w:rsid w:val="005A56AB"/>
    <w:rsid w:val="005A70B2"/>
    <w:rsid w:val="005B0DF5"/>
    <w:rsid w:val="005B31D5"/>
    <w:rsid w:val="005B40A7"/>
    <w:rsid w:val="005B4993"/>
    <w:rsid w:val="005B4D5B"/>
    <w:rsid w:val="005B5B3D"/>
    <w:rsid w:val="005B607B"/>
    <w:rsid w:val="005B7EA8"/>
    <w:rsid w:val="005C12C9"/>
    <w:rsid w:val="005C3771"/>
    <w:rsid w:val="005D0B08"/>
    <w:rsid w:val="005D101F"/>
    <w:rsid w:val="005D6932"/>
    <w:rsid w:val="005E19CE"/>
    <w:rsid w:val="005E2960"/>
    <w:rsid w:val="005E59B1"/>
    <w:rsid w:val="005E5F87"/>
    <w:rsid w:val="005E69CD"/>
    <w:rsid w:val="005F0912"/>
    <w:rsid w:val="005F09FA"/>
    <w:rsid w:val="005F1B2B"/>
    <w:rsid w:val="005F2660"/>
    <w:rsid w:val="005F336F"/>
    <w:rsid w:val="005F669B"/>
    <w:rsid w:val="006005C6"/>
    <w:rsid w:val="006065E1"/>
    <w:rsid w:val="00607703"/>
    <w:rsid w:val="00613DDA"/>
    <w:rsid w:val="006160D8"/>
    <w:rsid w:val="00616F3F"/>
    <w:rsid w:val="006171B2"/>
    <w:rsid w:val="00617373"/>
    <w:rsid w:val="00617AFC"/>
    <w:rsid w:val="00622F92"/>
    <w:rsid w:val="00626E24"/>
    <w:rsid w:val="006271A3"/>
    <w:rsid w:val="0063398B"/>
    <w:rsid w:val="0063563C"/>
    <w:rsid w:val="00641200"/>
    <w:rsid w:val="006426EC"/>
    <w:rsid w:val="00643FE2"/>
    <w:rsid w:val="00644733"/>
    <w:rsid w:val="006458DD"/>
    <w:rsid w:val="00645E67"/>
    <w:rsid w:val="00646DCB"/>
    <w:rsid w:val="00647473"/>
    <w:rsid w:val="0065090C"/>
    <w:rsid w:val="00651FCE"/>
    <w:rsid w:val="006520CD"/>
    <w:rsid w:val="00652563"/>
    <w:rsid w:val="00653CE3"/>
    <w:rsid w:val="00655971"/>
    <w:rsid w:val="00661D84"/>
    <w:rsid w:val="0066211E"/>
    <w:rsid w:val="00665C96"/>
    <w:rsid w:val="0067084A"/>
    <w:rsid w:val="00670E91"/>
    <w:rsid w:val="006744AF"/>
    <w:rsid w:val="00674B61"/>
    <w:rsid w:val="00674F1E"/>
    <w:rsid w:val="00675FCA"/>
    <w:rsid w:val="00677D26"/>
    <w:rsid w:val="006806F5"/>
    <w:rsid w:val="006847E7"/>
    <w:rsid w:val="00686939"/>
    <w:rsid w:val="0069169F"/>
    <w:rsid w:val="00691700"/>
    <w:rsid w:val="0069335A"/>
    <w:rsid w:val="006933D5"/>
    <w:rsid w:val="0069464B"/>
    <w:rsid w:val="006977D9"/>
    <w:rsid w:val="006979CF"/>
    <w:rsid w:val="006A0F6E"/>
    <w:rsid w:val="006A4637"/>
    <w:rsid w:val="006A4D5A"/>
    <w:rsid w:val="006A5471"/>
    <w:rsid w:val="006A5AA4"/>
    <w:rsid w:val="006A7548"/>
    <w:rsid w:val="006B0FB6"/>
    <w:rsid w:val="006B4D1C"/>
    <w:rsid w:val="006B4DED"/>
    <w:rsid w:val="006B5323"/>
    <w:rsid w:val="006B60DC"/>
    <w:rsid w:val="006B61A5"/>
    <w:rsid w:val="006B6677"/>
    <w:rsid w:val="006B6752"/>
    <w:rsid w:val="006C167D"/>
    <w:rsid w:val="006C24DE"/>
    <w:rsid w:val="006C7380"/>
    <w:rsid w:val="006C78F2"/>
    <w:rsid w:val="006C7CF5"/>
    <w:rsid w:val="006D5C6E"/>
    <w:rsid w:val="006D75FD"/>
    <w:rsid w:val="006E0FA3"/>
    <w:rsid w:val="006E2638"/>
    <w:rsid w:val="006E3604"/>
    <w:rsid w:val="006E43BC"/>
    <w:rsid w:val="006E60D5"/>
    <w:rsid w:val="006E76EE"/>
    <w:rsid w:val="006E790E"/>
    <w:rsid w:val="006F177B"/>
    <w:rsid w:val="006F2A6E"/>
    <w:rsid w:val="006F53C0"/>
    <w:rsid w:val="006F55D1"/>
    <w:rsid w:val="006F5F8F"/>
    <w:rsid w:val="00701B79"/>
    <w:rsid w:val="00705AF6"/>
    <w:rsid w:val="00714037"/>
    <w:rsid w:val="00715A4E"/>
    <w:rsid w:val="0072330A"/>
    <w:rsid w:val="007251EA"/>
    <w:rsid w:val="007266F1"/>
    <w:rsid w:val="00727357"/>
    <w:rsid w:val="00727BA1"/>
    <w:rsid w:val="00727FA0"/>
    <w:rsid w:val="00731299"/>
    <w:rsid w:val="00731733"/>
    <w:rsid w:val="00731FFC"/>
    <w:rsid w:val="0073492D"/>
    <w:rsid w:val="00734DC3"/>
    <w:rsid w:val="0073685C"/>
    <w:rsid w:val="007368C5"/>
    <w:rsid w:val="007427C2"/>
    <w:rsid w:val="00742B2D"/>
    <w:rsid w:val="00743825"/>
    <w:rsid w:val="00743B13"/>
    <w:rsid w:val="00744433"/>
    <w:rsid w:val="007447CF"/>
    <w:rsid w:val="00747816"/>
    <w:rsid w:val="00747EE5"/>
    <w:rsid w:val="007512E5"/>
    <w:rsid w:val="00755403"/>
    <w:rsid w:val="00756397"/>
    <w:rsid w:val="007567A6"/>
    <w:rsid w:val="00756A17"/>
    <w:rsid w:val="00757D68"/>
    <w:rsid w:val="00760322"/>
    <w:rsid w:val="0076078A"/>
    <w:rsid w:val="00760E56"/>
    <w:rsid w:val="00762066"/>
    <w:rsid w:val="0076293C"/>
    <w:rsid w:val="007644B5"/>
    <w:rsid w:val="0076533F"/>
    <w:rsid w:val="00766B47"/>
    <w:rsid w:val="00766C89"/>
    <w:rsid w:val="00766DE6"/>
    <w:rsid w:val="007745A1"/>
    <w:rsid w:val="00775A5E"/>
    <w:rsid w:val="007806DC"/>
    <w:rsid w:val="007807B0"/>
    <w:rsid w:val="00783BDA"/>
    <w:rsid w:val="007852A7"/>
    <w:rsid w:val="007868FB"/>
    <w:rsid w:val="00786BA0"/>
    <w:rsid w:val="00786D4D"/>
    <w:rsid w:val="00786FA5"/>
    <w:rsid w:val="00790FBB"/>
    <w:rsid w:val="00792A68"/>
    <w:rsid w:val="007937BD"/>
    <w:rsid w:val="00793FC7"/>
    <w:rsid w:val="007948DA"/>
    <w:rsid w:val="00796EE6"/>
    <w:rsid w:val="007A0473"/>
    <w:rsid w:val="007A3350"/>
    <w:rsid w:val="007A3725"/>
    <w:rsid w:val="007A5B26"/>
    <w:rsid w:val="007A5FC6"/>
    <w:rsid w:val="007A63CE"/>
    <w:rsid w:val="007A7824"/>
    <w:rsid w:val="007B152B"/>
    <w:rsid w:val="007B61E0"/>
    <w:rsid w:val="007B642F"/>
    <w:rsid w:val="007B6A5C"/>
    <w:rsid w:val="007C28A3"/>
    <w:rsid w:val="007C351A"/>
    <w:rsid w:val="007C4589"/>
    <w:rsid w:val="007C5F9E"/>
    <w:rsid w:val="007C6DEC"/>
    <w:rsid w:val="007C7EEE"/>
    <w:rsid w:val="007D1A16"/>
    <w:rsid w:val="007E1366"/>
    <w:rsid w:val="007F2E0B"/>
    <w:rsid w:val="007F3442"/>
    <w:rsid w:val="007F4B33"/>
    <w:rsid w:val="007F5CF0"/>
    <w:rsid w:val="007F6057"/>
    <w:rsid w:val="007F7DC6"/>
    <w:rsid w:val="0080037D"/>
    <w:rsid w:val="0080094A"/>
    <w:rsid w:val="00800AE0"/>
    <w:rsid w:val="0080121C"/>
    <w:rsid w:val="00811434"/>
    <w:rsid w:val="0081263E"/>
    <w:rsid w:val="00812CB3"/>
    <w:rsid w:val="00813456"/>
    <w:rsid w:val="00820888"/>
    <w:rsid w:val="00820D73"/>
    <w:rsid w:val="00820F09"/>
    <w:rsid w:val="008215D9"/>
    <w:rsid w:val="00822B51"/>
    <w:rsid w:val="0082703F"/>
    <w:rsid w:val="00830871"/>
    <w:rsid w:val="00833957"/>
    <w:rsid w:val="00834C6A"/>
    <w:rsid w:val="0083548B"/>
    <w:rsid w:val="00835CD9"/>
    <w:rsid w:val="00835EA0"/>
    <w:rsid w:val="00836445"/>
    <w:rsid w:val="00842101"/>
    <w:rsid w:val="00842243"/>
    <w:rsid w:val="0084291A"/>
    <w:rsid w:val="00846277"/>
    <w:rsid w:val="008465CB"/>
    <w:rsid w:val="00846A13"/>
    <w:rsid w:val="008474FB"/>
    <w:rsid w:val="00850FD0"/>
    <w:rsid w:val="00853287"/>
    <w:rsid w:val="00854300"/>
    <w:rsid w:val="0085435E"/>
    <w:rsid w:val="00854C87"/>
    <w:rsid w:val="0086424B"/>
    <w:rsid w:val="00870DC0"/>
    <w:rsid w:val="0087139D"/>
    <w:rsid w:val="00871BF4"/>
    <w:rsid w:val="00872A03"/>
    <w:rsid w:val="00873963"/>
    <w:rsid w:val="00874272"/>
    <w:rsid w:val="008751B1"/>
    <w:rsid w:val="008753B3"/>
    <w:rsid w:val="00880341"/>
    <w:rsid w:val="00881D03"/>
    <w:rsid w:val="00882BF5"/>
    <w:rsid w:val="008847B4"/>
    <w:rsid w:val="00885068"/>
    <w:rsid w:val="00891AF2"/>
    <w:rsid w:val="00891C35"/>
    <w:rsid w:val="00893C9E"/>
    <w:rsid w:val="00895718"/>
    <w:rsid w:val="0089585A"/>
    <w:rsid w:val="00896011"/>
    <w:rsid w:val="008A4ADF"/>
    <w:rsid w:val="008A6E9E"/>
    <w:rsid w:val="008B0051"/>
    <w:rsid w:val="008B76BD"/>
    <w:rsid w:val="008C08AB"/>
    <w:rsid w:val="008C124E"/>
    <w:rsid w:val="008C207E"/>
    <w:rsid w:val="008C214D"/>
    <w:rsid w:val="008C2B3E"/>
    <w:rsid w:val="008C3A66"/>
    <w:rsid w:val="008C4026"/>
    <w:rsid w:val="008C6DA9"/>
    <w:rsid w:val="008C76CA"/>
    <w:rsid w:val="008D03F1"/>
    <w:rsid w:val="008D3FE1"/>
    <w:rsid w:val="008D4A6F"/>
    <w:rsid w:val="008D5141"/>
    <w:rsid w:val="008D68A8"/>
    <w:rsid w:val="008E0AA9"/>
    <w:rsid w:val="008E153E"/>
    <w:rsid w:val="008E1712"/>
    <w:rsid w:val="008E2B00"/>
    <w:rsid w:val="008E4C20"/>
    <w:rsid w:val="008E4E60"/>
    <w:rsid w:val="008E4E86"/>
    <w:rsid w:val="008E52FF"/>
    <w:rsid w:val="008E5F02"/>
    <w:rsid w:val="008F36FB"/>
    <w:rsid w:val="008F53A8"/>
    <w:rsid w:val="008F7F5D"/>
    <w:rsid w:val="00903A32"/>
    <w:rsid w:val="00904F06"/>
    <w:rsid w:val="0090763F"/>
    <w:rsid w:val="00907708"/>
    <w:rsid w:val="00907753"/>
    <w:rsid w:val="00913571"/>
    <w:rsid w:val="00916438"/>
    <w:rsid w:val="00916CE4"/>
    <w:rsid w:val="009206F9"/>
    <w:rsid w:val="00921035"/>
    <w:rsid w:val="009217FB"/>
    <w:rsid w:val="00924055"/>
    <w:rsid w:val="00927285"/>
    <w:rsid w:val="00931B43"/>
    <w:rsid w:val="00932BC8"/>
    <w:rsid w:val="00932D27"/>
    <w:rsid w:val="00936206"/>
    <w:rsid w:val="009362B8"/>
    <w:rsid w:val="009421D2"/>
    <w:rsid w:val="0094228C"/>
    <w:rsid w:val="00942B7C"/>
    <w:rsid w:val="00942C09"/>
    <w:rsid w:val="00947569"/>
    <w:rsid w:val="0095006F"/>
    <w:rsid w:val="00951258"/>
    <w:rsid w:val="00956373"/>
    <w:rsid w:val="0095717B"/>
    <w:rsid w:val="009571E3"/>
    <w:rsid w:val="00960FB4"/>
    <w:rsid w:val="00962297"/>
    <w:rsid w:val="00963483"/>
    <w:rsid w:val="0096368E"/>
    <w:rsid w:val="00963AA6"/>
    <w:rsid w:val="00964565"/>
    <w:rsid w:val="00964CAE"/>
    <w:rsid w:val="009650D1"/>
    <w:rsid w:val="009652F2"/>
    <w:rsid w:val="009666C5"/>
    <w:rsid w:val="009673FC"/>
    <w:rsid w:val="00970A66"/>
    <w:rsid w:val="00972EF9"/>
    <w:rsid w:val="00973D5A"/>
    <w:rsid w:val="00975DF9"/>
    <w:rsid w:val="00975FFD"/>
    <w:rsid w:val="00977084"/>
    <w:rsid w:val="00980C8A"/>
    <w:rsid w:val="00981419"/>
    <w:rsid w:val="00986F9E"/>
    <w:rsid w:val="00991562"/>
    <w:rsid w:val="00991A1B"/>
    <w:rsid w:val="00992BD4"/>
    <w:rsid w:val="00993117"/>
    <w:rsid w:val="0099478E"/>
    <w:rsid w:val="0099547A"/>
    <w:rsid w:val="0099775D"/>
    <w:rsid w:val="009A0EAE"/>
    <w:rsid w:val="009A12AB"/>
    <w:rsid w:val="009A2FCD"/>
    <w:rsid w:val="009A3657"/>
    <w:rsid w:val="009A40C4"/>
    <w:rsid w:val="009A5440"/>
    <w:rsid w:val="009B2507"/>
    <w:rsid w:val="009B4316"/>
    <w:rsid w:val="009B4B2A"/>
    <w:rsid w:val="009B4E0B"/>
    <w:rsid w:val="009B5ABC"/>
    <w:rsid w:val="009C24FA"/>
    <w:rsid w:val="009D08B4"/>
    <w:rsid w:val="009D39CB"/>
    <w:rsid w:val="009D6518"/>
    <w:rsid w:val="009D6544"/>
    <w:rsid w:val="009D78A1"/>
    <w:rsid w:val="009E05EE"/>
    <w:rsid w:val="009E156A"/>
    <w:rsid w:val="009F0011"/>
    <w:rsid w:val="009F177A"/>
    <w:rsid w:val="009F224E"/>
    <w:rsid w:val="009F4400"/>
    <w:rsid w:val="009F5299"/>
    <w:rsid w:val="009F5C4C"/>
    <w:rsid w:val="009F63D4"/>
    <w:rsid w:val="009F7DF2"/>
    <w:rsid w:val="00A01079"/>
    <w:rsid w:val="00A068A7"/>
    <w:rsid w:val="00A10529"/>
    <w:rsid w:val="00A15BF4"/>
    <w:rsid w:val="00A178C0"/>
    <w:rsid w:val="00A21C7E"/>
    <w:rsid w:val="00A22999"/>
    <w:rsid w:val="00A26164"/>
    <w:rsid w:val="00A263AF"/>
    <w:rsid w:val="00A27B6A"/>
    <w:rsid w:val="00A30F3F"/>
    <w:rsid w:val="00A35732"/>
    <w:rsid w:val="00A361D3"/>
    <w:rsid w:val="00A40BF4"/>
    <w:rsid w:val="00A411A8"/>
    <w:rsid w:val="00A41F3E"/>
    <w:rsid w:val="00A42A42"/>
    <w:rsid w:val="00A4381E"/>
    <w:rsid w:val="00A43BE3"/>
    <w:rsid w:val="00A44AF3"/>
    <w:rsid w:val="00A450DC"/>
    <w:rsid w:val="00A4551C"/>
    <w:rsid w:val="00A47558"/>
    <w:rsid w:val="00A509C8"/>
    <w:rsid w:val="00A52F80"/>
    <w:rsid w:val="00A544E5"/>
    <w:rsid w:val="00A55188"/>
    <w:rsid w:val="00A55E97"/>
    <w:rsid w:val="00A56E5F"/>
    <w:rsid w:val="00A57B57"/>
    <w:rsid w:val="00A620D5"/>
    <w:rsid w:val="00A623EE"/>
    <w:rsid w:val="00A62FC9"/>
    <w:rsid w:val="00A6726C"/>
    <w:rsid w:val="00A710FC"/>
    <w:rsid w:val="00A74071"/>
    <w:rsid w:val="00A80995"/>
    <w:rsid w:val="00A834D5"/>
    <w:rsid w:val="00A84364"/>
    <w:rsid w:val="00A8671A"/>
    <w:rsid w:val="00A927BE"/>
    <w:rsid w:val="00A950E5"/>
    <w:rsid w:val="00AA1F11"/>
    <w:rsid w:val="00AA515B"/>
    <w:rsid w:val="00AB0DF8"/>
    <w:rsid w:val="00AB1022"/>
    <w:rsid w:val="00AB117C"/>
    <w:rsid w:val="00AB5124"/>
    <w:rsid w:val="00AB5662"/>
    <w:rsid w:val="00AB5ACD"/>
    <w:rsid w:val="00AB75CE"/>
    <w:rsid w:val="00AB7C74"/>
    <w:rsid w:val="00AB7EDE"/>
    <w:rsid w:val="00AC3366"/>
    <w:rsid w:val="00AC362D"/>
    <w:rsid w:val="00AC3B3B"/>
    <w:rsid w:val="00AC4ACC"/>
    <w:rsid w:val="00AC4D0B"/>
    <w:rsid w:val="00AC5987"/>
    <w:rsid w:val="00AC5F4A"/>
    <w:rsid w:val="00AC683F"/>
    <w:rsid w:val="00AC718A"/>
    <w:rsid w:val="00AD1805"/>
    <w:rsid w:val="00AD477F"/>
    <w:rsid w:val="00AD4CB2"/>
    <w:rsid w:val="00AD639B"/>
    <w:rsid w:val="00AE0274"/>
    <w:rsid w:val="00AE02C2"/>
    <w:rsid w:val="00AE340F"/>
    <w:rsid w:val="00AE3AA3"/>
    <w:rsid w:val="00AE4450"/>
    <w:rsid w:val="00AE56BC"/>
    <w:rsid w:val="00AE5D98"/>
    <w:rsid w:val="00AE6700"/>
    <w:rsid w:val="00AF0471"/>
    <w:rsid w:val="00AF290E"/>
    <w:rsid w:val="00AF674B"/>
    <w:rsid w:val="00AF6E8F"/>
    <w:rsid w:val="00B0049C"/>
    <w:rsid w:val="00B01FD9"/>
    <w:rsid w:val="00B0377D"/>
    <w:rsid w:val="00B04DC7"/>
    <w:rsid w:val="00B060F7"/>
    <w:rsid w:val="00B0761B"/>
    <w:rsid w:val="00B11D28"/>
    <w:rsid w:val="00B12312"/>
    <w:rsid w:val="00B13805"/>
    <w:rsid w:val="00B15779"/>
    <w:rsid w:val="00B20FBC"/>
    <w:rsid w:val="00B21276"/>
    <w:rsid w:val="00B22319"/>
    <w:rsid w:val="00B23FBE"/>
    <w:rsid w:val="00B24750"/>
    <w:rsid w:val="00B252D2"/>
    <w:rsid w:val="00B3040B"/>
    <w:rsid w:val="00B314CB"/>
    <w:rsid w:val="00B32E3A"/>
    <w:rsid w:val="00B32F50"/>
    <w:rsid w:val="00B338ED"/>
    <w:rsid w:val="00B3682B"/>
    <w:rsid w:val="00B43B74"/>
    <w:rsid w:val="00B450AA"/>
    <w:rsid w:val="00B4657B"/>
    <w:rsid w:val="00B46D9C"/>
    <w:rsid w:val="00B47763"/>
    <w:rsid w:val="00B477B9"/>
    <w:rsid w:val="00B55AE3"/>
    <w:rsid w:val="00B55C40"/>
    <w:rsid w:val="00B56B4C"/>
    <w:rsid w:val="00B63D07"/>
    <w:rsid w:val="00B646F9"/>
    <w:rsid w:val="00B66570"/>
    <w:rsid w:val="00B7226F"/>
    <w:rsid w:val="00B73FA1"/>
    <w:rsid w:val="00B74237"/>
    <w:rsid w:val="00B75E39"/>
    <w:rsid w:val="00B76E18"/>
    <w:rsid w:val="00B77F19"/>
    <w:rsid w:val="00B826BB"/>
    <w:rsid w:val="00B837B2"/>
    <w:rsid w:val="00B90672"/>
    <w:rsid w:val="00B91368"/>
    <w:rsid w:val="00B934FA"/>
    <w:rsid w:val="00B959FD"/>
    <w:rsid w:val="00B95D61"/>
    <w:rsid w:val="00B9639C"/>
    <w:rsid w:val="00BA22DC"/>
    <w:rsid w:val="00BA4DCA"/>
    <w:rsid w:val="00BA50B4"/>
    <w:rsid w:val="00BA6CEC"/>
    <w:rsid w:val="00BA6CF4"/>
    <w:rsid w:val="00BB0E7B"/>
    <w:rsid w:val="00BB279C"/>
    <w:rsid w:val="00BB352E"/>
    <w:rsid w:val="00BB61C6"/>
    <w:rsid w:val="00BB7D9D"/>
    <w:rsid w:val="00BC326A"/>
    <w:rsid w:val="00BC3C3D"/>
    <w:rsid w:val="00BC4C26"/>
    <w:rsid w:val="00BC5AD3"/>
    <w:rsid w:val="00BC6F77"/>
    <w:rsid w:val="00BC7A83"/>
    <w:rsid w:val="00BD0241"/>
    <w:rsid w:val="00BD2441"/>
    <w:rsid w:val="00BD3476"/>
    <w:rsid w:val="00BD3CD7"/>
    <w:rsid w:val="00BD6A84"/>
    <w:rsid w:val="00BD7206"/>
    <w:rsid w:val="00BD77A8"/>
    <w:rsid w:val="00BE1D48"/>
    <w:rsid w:val="00BE272B"/>
    <w:rsid w:val="00BE469A"/>
    <w:rsid w:val="00BE6642"/>
    <w:rsid w:val="00BE6A3B"/>
    <w:rsid w:val="00BE6D09"/>
    <w:rsid w:val="00BF24C1"/>
    <w:rsid w:val="00BF4839"/>
    <w:rsid w:val="00BF59B1"/>
    <w:rsid w:val="00C01119"/>
    <w:rsid w:val="00C03BB8"/>
    <w:rsid w:val="00C03CAE"/>
    <w:rsid w:val="00C12DB7"/>
    <w:rsid w:val="00C17070"/>
    <w:rsid w:val="00C17FCE"/>
    <w:rsid w:val="00C217BF"/>
    <w:rsid w:val="00C23E27"/>
    <w:rsid w:val="00C24B90"/>
    <w:rsid w:val="00C2537B"/>
    <w:rsid w:val="00C30085"/>
    <w:rsid w:val="00C31650"/>
    <w:rsid w:val="00C355B1"/>
    <w:rsid w:val="00C361A1"/>
    <w:rsid w:val="00C40320"/>
    <w:rsid w:val="00C41645"/>
    <w:rsid w:val="00C44DE7"/>
    <w:rsid w:val="00C477F6"/>
    <w:rsid w:val="00C47A93"/>
    <w:rsid w:val="00C572A3"/>
    <w:rsid w:val="00C6236A"/>
    <w:rsid w:val="00C63568"/>
    <w:rsid w:val="00C63D73"/>
    <w:rsid w:val="00C64EB0"/>
    <w:rsid w:val="00C668AF"/>
    <w:rsid w:val="00C7054C"/>
    <w:rsid w:val="00C70E71"/>
    <w:rsid w:val="00C752D7"/>
    <w:rsid w:val="00C77571"/>
    <w:rsid w:val="00C77610"/>
    <w:rsid w:val="00C875F2"/>
    <w:rsid w:val="00C960F3"/>
    <w:rsid w:val="00C96977"/>
    <w:rsid w:val="00CA032E"/>
    <w:rsid w:val="00CA2787"/>
    <w:rsid w:val="00CA495A"/>
    <w:rsid w:val="00CA71FE"/>
    <w:rsid w:val="00CA72F8"/>
    <w:rsid w:val="00CB04CB"/>
    <w:rsid w:val="00CB2F5C"/>
    <w:rsid w:val="00CB6B67"/>
    <w:rsid w:val="00CB6D2E"/>
    <w:rsid w:val="00CC055E"/>
    <w:rsid w:val="00CC3404"/>
    <w:rsid w:val="00CC36DC"/>
    <w:rsid w:val="00CC5154"/>
    <w:rsid w:val="00CC5809"/>
    <w:rsid w:val="00CC6F6C"/>
    <w:rsid w:val="00CC7633"/>
    <w:rsid w:val="00CC7AB2"/>
    <w:rsid w:val="00CD3FB8"/>
    <w:rsid w:val="00CD6CEF"/>
    <w:rsid w:val="00CD7798"/>
    <w:rsid w:val="00CD7FD4"/>
    <w:rsid w:val="00CE0F1D"/>
    <w:rsid w:val="00CE168D"/>
    <w:rsid w:val="00CE275E"/>
    <w:rsid w:val="00CE2F89"/>
    <w:rsid w:val="00CE6360"/>
    <w:rsid w:val="00CE6E3F"/>
    <w:rsid w:val="00CE7307"/>
    <w:rsid w:val="00CE74F0"/>
    <w:rsid w:val="00CF09C6"/>
    <w:rsid w:val="00CF146D"/>
    <w:rsid w:val="00CF30C0"/>
    <w:rsid w:val="00CF4985"/>
    <w:rsid w:val="00CF5321"/>
    <w:rsid w:val="00CF5ADD"/>
    <w:rsid w:val="00D01137"/>
    <w:rsid w:val="00D0220C"/>
    <w:rsid w:val="00D05E87"/>
    <w:rsid w:val="00D073F5"/>
    <w:rsid w:val="00D07BD4"/>
    <w:rsid w:val="00D1014D"/>
    <w:rsid w:val="00D14380"/>
    <w:rsid w:val="00D14A6B"/>
    <w:rsid w:val="00D23502"/>
    <w:rsid w:val="00D249BA"/>
    <w:rsid w:val="00D25A1D"/>
    <w:rsid w:val="00D25D76"/>
    <w:rsid w:val="00D33381"/>
    <w:rsid w:val="00D34DBB"/>
    <w:rsid w:val="00D4361E"/>
    <w:rsid w:val="00D47493"/>
    <w:rsid w:val="00D50709"/>
    <w:rsid w:val="00D5092F"/>
    <w:rsid w:val="00D50D66"/>
    <w:rsid w:val="00D5585B"/>
    <w:rsid w:val="00D5664F"/>
    <w:rsid w:val="00D56E22"/>
    <w:rsid w:val="00D576BA"/>
    <w:rsid w:val="00D57C73"/>
    <w:rsid w:val="00D607E5"/>
    <w:rsid w:val="00D60CB1"/>
    <w:rsid w:val="00D647D8"/>
    <w:rsid w:val="00D65049"/>
    <w:rsid w:val="00D65702"/>
    <w:rsid w:val="00D65DE1"/>
    <w:rsid w:val="00D7018C"/>
    <w:rsid w:val="00D7239E"/>
    <w:rsid w:val="00D723B6"/>
    <w:rsid w:val="00D72B10"/>
    <w:rsid w:val="00D72BF4"/>
    <w:rsid w:val="00D754A1"/>
    <w:rsid w:val="00D76544"/>
    <w:rsid w:val="00D76638"/>
    <w:rsid w:val="00D77F12"/>
    <w:rsid w:val="00D81C08"/>
    <w:rsid w:val="00D82CA7"/>
    <w:rsid w:val="00D82CC1"/>
    <w:rsid w:val="00D8346A"/>
    <w:rsid w:val="00D83BD1"/>
    <w:rsid w:val="00D857EE"/>
    <w:rsid w:val="00D86AD2"/>
    <w:rsid w:val="00D873DA"/>
    <w:rsid w:val="00D933FE"/>
    <w:rsid w:val="00D9662D"/>
    <w:rsid w:val="00D96E5E"/>
    <w:rsid w:val="00D971A5"/>
    <w:rsid w:val="00D97A30"/>
    <w:rsid w:val="00DA0D14"/>
    <w:rsid w:val="00DA1572"/>
    <w:rsid w:val="00DA3C3B"/>
    <w:rsid w:val="00DB06E0"/>
    <w:rsid w:val="00DB1138"/>
    <w:rsid w:val="00DB4D9C"/>
    <w:rsid w:val="00DB701F"/>
    <w:rsid w:val="00DC37B9"/>
    <w:rsid w:val="00DC7A7F"/>
    <w:rsid w:val="00DD105A"/>
    <w:rsid w:val="00DD1679"/>
    <w:rsid w:val="00DD1F29"/>
    <w:rsid w:val="00DD2441"/>
    <w:rsid w:val="00DD49EE"/>
    <w:rsid w:val="00DD69BD"/>
    <w:rsid w:val="00DD7895"/>
    <w:rsid w:val="00DE49AD"/>
    <w:rsid w:val="00DE6884"/>
    <w:rsid w:val="00DF18E5"/>
    <w:rsid w:val="00DF208D"/>
    <w:rsid w:val="00DF36F0"/>
    <w:rsid w:val="00DF39B5"/>
    <w:rsid w:val="00DF4FC6"/>
    <w:rsid w:val="00DF6504"/>
    <w:rsid w:val="00DF78B2"/>
    <w:rsid w:val="00E008F3"/>
    <w:rsid w:val="00E011D9"/>
    <w:rsid w:val="00E02209"/>
    <w:rsid w:val="00E05219"/>
    <w:rsid w:val="00E1253C"/>
    <w:rsid w:val="00E13B01"/>
    <w:rsid w:val="00E1423F"/>
    <w:rsid w:val="00E14C08"/>
    <w:rsid w:val="00E16455"/>
    <w:rsid w:val="00E16E68"/>
    <w:rsid w:val="00E21659"/>
    <w:rsid w:val="00E22B41"/>
    <w:rsid w:val="00E24E7F"/>
    <w:rsid w:val="00E25665"/>
    <w:rsid w:val="00E3001A"/>
    <w:rsid w:val="00E33386"/>
    <w:rsid w:val="00E337FB"/>
    <w:rsid w:val="00E34129"/>
    <w:rsid w:val="00E3481C"/>
    <w:rsid w:val="00E35261"/>
    <w:rsid w:val="00E36149"/>
    <w:rsid w:val="00E41E27"/>
    <w:rsid w:val="00E46077"/>
    <w:rsid w:val="00E466A9"/>
    <w:rsid w:val="00E46812"/>
    <w:rsid w:val="00E511A1"/>
    <w:rsid w:val="00E54886"/>
    <w:rsid w:val="00E55F01"/>
    <w:rsid w:val="00E614BB"/>
    <w:rsid w:val="00E71509"/>
    <w:rsid w:val="00E71A10"/>
    <w:rsid w:val="00E72E62"/>
    <w:rsid w:val="00E73030"/>
    <w:rsid w:val="00E750C5"/>
    <w:rsid w:val="00E7552A"/>
    <w:rsid w:val="00E77473"/>
    <w:rsid w:val="00E8018D"/>
    <w:rsid w:val="00E80C91"/>
    <w:rsid w:val="00E82096"/>
    <w:rsid w:val="00E83897"/>
    <w:rsid w:val="00E83DD1"/>
    <w:rsid w:val="00E849DD"/>
    <w:rsid w:val="00E858E3"/>
    <w:rsid w:val="00E91929"/>
    <w:rsid w:val="00E9450D"/>
    <w:rsid w:val="00E95E94"/>
    <w:rsid w:val="00E97AF6"/>
    <w:rsid w:val="00EA1498"/>
    <w:rsid w:val="00EA3425"/>
    <w:rsid w:val="00EA37DA"/>
    <w:rsid w:val="00EA7387"/>
    <w:rsid w:val="00EB0038"/>
    <w:rsid w:val="00EB093A"/>
    <w:rsid w:val="00EB1470"/>
    <w:rsid w:val="00EB18BA"/>
    <w:rsid w:val="00EB19CE"/>
    <w:rsid w:val="00EB21F4"/>
    <w:rsid w:val="00EB4005"/>
    <w:rsid w:val="00EB4757"/>
    <w:rsid w:val="00EB5B90"/>
    <w:rsid w:val="00EB62D7"/>
    <w:rsid w:val="00EB7E97"/>
    <w:rsid w:val="00EC749E"/>
    <w:rsid w:val="00EC75AF"/>
    <w:rsid w:val="00ED0C0A"/>
    <w:rsid w:val="00ED1E02"/>
    <w:rsid w:val="00ED236E"/>
    <w:rsid w:val="00ED2E4C"/>
    <w:rsid w:val="00ED5A11"/>
    <w:rsid w:val="00ED6CCE"/>
    <w:rsid w:val="00EE0668"/>
    <w:rsid w:val="00EE4B50"/>
    <w:rsid w:val="00EE59E6"/>
    <w:rsid w:val="00EE746D"/>
    <w:rsid w:val="00EE7617"/>
    <w:rsid w:val="00EF14EA"/>
    <w:rsid w:val="00EF48EF"/>
    <w:rsid w:val="00EF4B25"/>
    <w:rsid w:val="00F00CFE"/>
    <w:rsid w:val="00F04264"/>
    <w:rsid w:val="00F071BC"/>
    <w:rsid w:val="00F1055A"/>
    <w:rsid w:val="00F11755"/>
    <w:rsid w:val="00F12610"/>
    <w:rsid w:val="00F12683"/>
    <w:rsid w:val="00F12BCE"/>
    <w:rsid w:val="00F1328E"/>
    <w:rsid w:val="00F13642"/>
    <w:rsid w:val="00F143AF"/>
    <w:rsid w:val="00F16261"/>
    <w:rsid w:val="00F20DEB"/>
    <w:rsid w:val="00F23EB0"/>
    <w:rsid w:val="00F23FBE"/>
    <w:rsid w:val="00F2650A"/>
    <w:rsid w:val="00F27874"/>
    <w:rsid w:val="00F30976"/>
    <w:rsid w:val="00F318B3"/>
    <w:rsid w:val="00F3206D"/>
    <w:rsid w:val="00F356B8"/>
    <w:rsid w:val="00F36DB7"/>
    <w:rsid w:val="00F4049D"/>
    <w:rsid w:val="00F42A04"/>
    <w:rsid w:val="00F43227"/>
    <w:rsid w:val="00F47EA4"/>
    <w:rsid w:val="00F50FF2"/>
    <w:rsid w:val="00F51F62"/>
    <w:rsid w:val="00F52DF7"/>
    <w:rsid w:val="00F542F7"/>
    <w:rsid w:val="00F54435"/>
    <w:rsid w:val="00F54CF9"/>
    <w:rsid w:val="00F557BC"/>
    <w:rsid w:val="00F602FE"/>
    <w:rsid w:val="00F606C0"/>
    <w:rsid w:val="00F65BB7"/>
    <w:rsid w:val="00F65DE7"/>
    <w:rsid w:val="00F673FA"/>
    <w:rsid w:val="00F76521"/>
    <w:rsid w:val="00F80CCC"/>
    <w:rsid w:val="00F83435"/>
    <w:rsid w:val="00F84D75"/>
    <w:rsid w:val="00F872D6"/>
    <w:rsid w:val="00F9051E"/>
    <w:rsid w:val="00F90998"/>
    <w:rsid w:val="00F94C5B"/>
    <w:rsid w:val="00F9530D"/>
    <w:rsid w:val="00F96B78"/>
    <w:rsid w:val="00FA0AD0"/>
    <w:rsid w:val="00FA0F4E"/>
    <w:rsid w:val="00FA2082"/>
    <w:rsid w:val="00FA2E5A"/>
    <w:rsid w:val="00FA4F60"/>
    <w:rsid w:val="00FA4F98"/>
    <w:rsid w:val="00FA66E9"/>
    <w:rsid w:val="00FB10B7"/>
    <w:rsid w:val="00FB12F9"/>
    <w:rsid w:val="00FB1A62"/>
    <w:rsid w:val="00FB1C57"/>
    <w:rsid w:val="00FB4DEC"/>
    <w:rsid w:val="00FB6083"/>
    <w:rsid w:val="00FC05BB"/>
    <w:rsid w:val="00FC50B3"/>
    <w:rsid w:val="00FC53B4"/>
    <w:rsid w:val="00FC5B95"/>
    <w:rsid w:val="00FC6008"/>
    <w:rsid w:val="00FC737E"/>
    <w:rsid w:val="00FC775D"/>
    <w:rsid w:val="00FD17E0"/>
    <w:rsid w:val="00FD1B8D"/>
    <w:rsid w:val="00FD238B"/>
    <w:rsid w:val="00FD353E"/>
    <w:rsid w:val="00FD3F79"/>
    <w:rsid w:val="00FD79C6"/>
    <w:rsid w:val="00FD7ECB"/>
    <w:rsid w:val="00FE3E2E"/>
    <w:rsid w:val="00FE5B36"/>
    <w:rsid w:val="00FE5B3A"/>
    <w:rsid w:val="00FE6517"/>
    <w:rsid w:val="00FE72DA"/>
    <w:rsid w:val="00FE7450"/>
    <w:rsid w:val="00FF0C21"/>
    <w:rsid w:val="00FF16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hapeDefaults>
    <o:shapedefaults v:ext="edit" spidmax="4097"/>
    <o:shapelayout v:ext="edit">
      <o:idmap v:ext="edit" data="1"/>
    </o:shapelayout>
  </w:shapeDefaults>
  <w:decimalSymbol w:val="."/>
  <w:listSeparator w:val=","/>
  <w14:docId w14:val="09C0C56C"/>
  <w15:docId w15:val="{78324817-3952-43F2-AE22-1948F15C4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iPriority="99"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semiHidden="1" w:unhideWhenUsed="1" w:qFormat="1"/>
    <w:lsdException w:name="table of figures" w:locked="1" w:semiHidden="1" w:uiPriority="99"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locked="1"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lsdException w:name="Date" w:locked="1"/>
    <w:lsdException w:name="Body Text First Indent" w:lock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locked="1" w:qFormat="1"/>
    <w:lsdException w:name="Emphasis" w:locked="1"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A1F11"/>
    <w:rPr>
      <w:rFonts w:ascii="Arial" w:hAnsi="Arial"/>
      <w:szCs w:val="24"/>
      <w:lang w:val="en-IE"/>
    </w:rPr>
  </w:style>
  <w:style w:type="paragraph" w:styleId="Heading1">
    <w:name w:val="heading 1"/>
    <w:aliases w:val="1m,H1,H11,H12,H111,H13,H112,H121,H1111,H14,H113,H122,H1112,H131,H1121,H1211,H11111,H15,H114,H123,H1113,H132,H1122,H1212,H11112,H16,H115,H124,H1114,H133,H1123,H1213,H11113,H17,H116,H125,H1115,H134,H1124,H1214,H11114,H141,H1131,H1221,H11121,1,h"/>
    <w:basedOn w:val="Normal"/>
    <w:next w:val="NormalIndent"/>
    <w:link w:val="Heading1Char"/>
    <w:qFormat/>
    <w:rsid w:val="00BE6A3B"/>
    <w:pPr>
      <w:keepNext/>
      <w:pageBreakBefore/>
      <w:tabs>
        <w:tab w:val="num" w:pos="360"/>
        <w:tab w:val="left" w:pos="1699"/>
      </w:tabs>
      <w:ind w:left="360" w:hanging="360"/>
      <w:outlineLvl w:val="0"/>
    </w:pPr>
    <w:rPr>
      <w:rFonts w:ascii="Arial Narrow" w:hAnsi="Arial Narrow"/>
      <w:b/>
      <w:bCs/>
      <w:color w:val="003366"/>
      <w:sz w:val="32"/>
    </w:rPr>
  </w:style>
  <w:style w:type="paragraph" w:styleId="Heading2">
    <w:name w:val="heading 2"/>
    <w:aliases w:val="Amacis Heading 2,Topic Heading,h2,H2,Header 2,Func Header,H21,H22,H23,H24,H25,H26,H27,H28,H29,H210,H211,H212,H213,H214,H215,H216,H217,H218,H219,H220,H221,H222,H223,H224,H225,H226,H227,H228,H229,H230,H2110,H2210,H231,H241,H251,H261,H271,H281,2"/>
    <w:basedOn w:val="Normal"/>
    <w:next w:val="NormalIndent"/>
    <w:link w:val="Heading2Char1"/>
    <w:qFormat/>
    <w:rsid w:val="001C673A"/>
    <w:pPr>
      <w:keepNext/>
      <w:numPr>
        <w:ilvl w:val="1"/>
        <w:numId w:val="1"/>
      </w:numPr>
      <w:spacing w:before="240" w:after="60"/>
      <w:outlineLvl w:val="1"/>
    </w:pPr>
    <w:rPr>
      <w:rFonts w:ascii="Arial Narrow" w:hAnsi="Arial Narrow" w:cs="Arial"/>
      <w:b/>
      <w:bCs/>
      <w:color w:val="336999"/>
      <w:sz w:val="28"/>
      <w:szCs w:val="28"/>
    </w:rPr>
  </w:style>
  <w:style w:type="paragraph" w:styleId="Heading3">
    <w:name w:val="heading 3"/>
    <w:aliases w:val="Topic Sub Heading,h3,H3,Section,Annotationen,Side Heading,Level 1 - 1,H31,Section1,Annotationen1,Side Heading1,h31,Level 1 - 11,H32,Section2,Annotationen2,Side Heading2,h32,Level 1 - 12,H33,Section3,Annotationen3,Side Heading3,h33,Level 1 - 13"/>
    <w:basedOn w:val="Normal"/>
    <w:next w:val="NormalIndent"/>
    <w:link w:val="Heading3Char"/>
    <w:qFormat/>
    <w:rsid w:val="000304CC"/>
    <w:pPr>
      <w:keepNext/>
      <w:spacing w:after="60"/>
      <w:outlineLvl w:val="2"/>
    </w:pPr>
    <w:rPr>
      <w:rFonts w:ascii="Arial Narrow" w:hAnsi="Arial Narrow"/>
      <w:b/>
      <w:bCs/>
      <w:color w:val="000000"/>
      <w:sz w:val="22"/>
    </w:rPr>
  </w:style>
  <w:style w:type="paragraph" w:styleId="Heading4">
    <w:name w:val="heading 4"/>
    <w:aliases w:val="h4,4"/>
    <w:basedOn w:val="Normal"/>
    <w:next w:val="Normal"/>
    <w:link w:val="Heading4Char"/>
    <w:qFormat/>
    <w:rsid w:val="000304CC"/>
    <w:pPr>
      <w:keepNext/>
      <w:outlineLvl w:val="3"/>
    </w:pPr>
    <w:rPr>
      <w:rFonts w:ascii="Arial Narrow" w:hAnsi="Arial Narrow"/>
      <w:sz w:val="30"/>
    </w:rPr>
  </w:style>
  <w:style w:type="paragraph" w:styleId="Heading5">
    <w:name w:val="heading 5"/>
    <w:aliases w:val="5"/>
    <w:basedOn w:val="Normal"/>
    <w:next w:val="Normal"/>
    <w:link w:val="Heading5Char"/>
    <w:qFormat/>
    <w:rsid w:val="000304CC"/>
    <w:pPr>
      <w:keepNext/>
      <w:ind w:left="1701"/>
      <w:outlineLvl w:val="4"/>
    </w:pPr>
    <w:rPr>
      <w:rFonts w:ascii="Arial Narrow" w:hAnsi="Arial Narrow"/>
      <w:b/>
      <w:bCs/>
      <w:color w:val="466CA8"/>
      <w:sz w:val="24"/>
    </w:rPr>
  </w:style>
  <w:style w:type="paragraph" w:styleId="Heading6">
    <w:name w:val="heading 6"/>
    <w:aliases w:val="6"/>
    <w:basedOn w:val="Normal"/>
    <w:next w:val="Normal"/>
    <w:link w:val="Heading6Char"/>
    <w:qFormat/>
    <w:rsid w:val="000304CC"/>
    <w:pPr>
      <w:keepNext/>
      <w:jc w:val="right"/>
      <w:outlineLvl w:val="5"/>
    </w:pPr>
    <w:rPr>
      <w:b/>
      <w:sz w:val="28"/>
    </w:rPr>
  </w:style>
  <w:style w:type="paragraph" w:styleId="Heading7">
    <w:name w:val="heading 7"/>
    <w:aliases w:val="7"/>
    <w:basedOn w:val="Normal"/>
    <w:next w:val="Normal"/>
    <w:link w:val="Heading7Char"/>
    <w:qFormat/>
    <w:rsid w:val="000304CC"/>
    <w:pPr>
      <w:keepNext/>
      <w:jc w:val="center"/>
      <w:outlineLvl w:val="6"/>
    </w:pPr>
    <w:rPr>
      <w:b/>
    </w:rPr>
  </w:style>
  <w:style w:type="paragraph" w:styleId="Heading8">
    <w:name w:val="heading 8"/>
    <w:aliases w:val="8"/>
    <w:basedOn w:val="Normal"/>
    <w:next w:val="Normal"/>
    <w:link w:val="Heading8Char"/>
    <w:qFormat/>
    <w:rsid w:val="000304CC"/>
    <w:pPr>
      <w:keepNext/>
      <w:outlineLvl w:val="7"/>
    </w:pPr>
    <w:rPr>
      <w:b/>
      <w:bCs/>
    </w:rPr>
  </w:style>
  <w:style w:type="paragraph" w:styleId="Heading9">
    <w:name w:val="heading 9"/>
    <w:aliases w:val="9"/>
    <w:basedOn w:val="Normal"/>
    <w:next w:val="Normal"/>
    <w:link w:val="Heading9Char"/>
    <w:qFormat/>
    <w:rsid w:val="000304CC"/>
    <w:pPr>
      <w:keepNext/>
      <w:numPr>
        <w:ilvl w:val="8"/>
        <w:numId w:val="1"/>
      </w:numPr>
      <w:tabs>
        <w:tab w:val="clear" w:pos="360"/>
        <w:tab w:val="num" w:pos="1584"/>
        <w:tab w:val="right" w:pos="2694"/>
        <w:tab w:val="left" w:pos="2977"/>
      </w:tabs>
      <w:spacing w:before="60" w:after="60"/>
      <w:ind w:left="1584" w:right="43" w:hanging="1584"/>
      <w:jc w:val="center"/>
      <w:outlineLvl w:val="8"/>
    </w:pPr>
    <w:rPr>
      <w:rFonts w:cs="Arial"/>
      <w:b/>
      <w:b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m Char,H1 Char,H11 Char,H12 Char,H111 Char,H13 Char,H112 Char,H121 Char,H1111 Char,H14 Char,H113 Char,H122 Char,H1112 Char,H131 Char,H1121 Char,H1211 Char,H11111 Char,H15 Char,H114 Char,H123 Char,H1113 Char,H132 Char,H1122 Char,H16 Char"/>
    <w:link w:val="Heading1"/>
    <w:locked/>
    <w:rsid w:val="0027578B"/>
    <w:rPr>
      <w:rFonts w:ascii="Arial Narrow" w:hAnsi="Arial Narrow"/>
      <w:b/>
      <w:bCs/>
      <w:color w:val="003366"/>
      <w:sz w:val="32"/>
      <w:szCs w:val="24"/>
      <w:lang w:val="en-IE"/>
    </w:rPr>
  </w:style>
  <w:style w:type="character" w:customStyle="1" w:styleId="Heading2Char">
    <w:name w:val="Heading 2 Char"/>
    <w:aliases w:val="Amacis Heading 2 Char,Topic Heading Char,h2 Char,H2 Char,Header 2 Char,Func Header Char,H21 Char,H22 Char,H23 Char,H24 Char,H25 Char,H26 Char,H27 Char,H28 Char,H29 Char,H210 Char,H211 Char,H212 Char,H213 Char,H214 Char,H215 Char,H216 Cha"/>
    <w:semiHidden/>
    <w:locked/>
    <w:rPr>
      <w:rFonts w:ascii="Cambria" w:hAnsi="Cambria" w:cs="Times New Roman"/>
      <w:b/>
      <w:bCs/>
      <w:i/>
      <w:iCs/>
      <w:sz w:val="28"/>
      <w:szCs w:val="28"/>
      <w:lang w:val="en-IE" w:eastAsia="x-none"/>
    </w:rPr>
  </w:style>
  <w:style w:type="character" w:customStyle="1" w:styleId="Heading3Char">
    <w:name w:val="Heading 3 Char"/>
    <w:aliases w:val="Topic Sub Heading Char,h3 Char,H3 Char,Section Char,Annotationen Char,Side Heading Char,Level 1 - 1 Char,H31 Char,Section1 Char,Annotationen1 Char,Side Heading1 Char,h31 Char,Level 1 - 11 Char,H32 Char,Section2 Char,Annotationen2 Char"/>
    <w:link w:val="Heading3"/>
    <w:semiHidden/>
    <w:locked/>
    <w:rsid w:val="0027578B"/>
    <w:rPr>
      <w:rFonts w:ascii="Cambria" w:hAnsi="Cambria" w:cs="Times New Roman"/>
      <w:b/>
      <w:bCs/>
      <w:sz w:val="26"/>
      <w:szCs w:val="26"/>
      <w:lang w:val="en-IE" w:eastAsia="x-none"/>
    </w:rPr>
  </w:style>
  <w:style w:type="character" w:customStyle="1" w:styleId="Heading4Char">
    <w:name w:val="Heading 4 Char"/>
    <w:aliases w:val="h4 Char,4 Char"/>
    <w:link w:val="Heading4"/>
    <w:locked/>
    <w:rsid w:val="000304CC"/>
    <w:rPr>
      <w:rFonts w:ascii="Helvetica" w:hAnsi="Helvetica" w:cs="Times New Roman"/>
      <w:b/>
      <w:sz w:val="24"/>
      <w:szCs w:val="24"/>
      <w:lang w:val="en-US" w:eastAsia="en-US" w:bidi="ar-SA"/>
    </w:rPr>
  </w:style>
  <w:style w:type="character" w:customStyle="1" w:styleId="Heading5Char">
    <w:name w:val="Heading 5 Char"/>
    <w:aliases w:val="5 Char"/>
    <w:link w:val="Heading5"/>
    <w:semiHidden/>
    <w:locked/>
    <w:rsid w:val="0027578B"/>
    <w:rPr>
      <w:rFonts w:ascii="Calibri" w:hAnsi="Calibri" w:cs="Times New Roman"/>
      <w:b/>
      <w:bCs/>
      <w:i/>
      <w:iCs/>
      <w:sz w:val="26"/>
      <w:szCs w:val="26"/>
      <w:lang w:val="en-IE" w:eastAsia="x-none"/>
    </w:rPr>
  </w:style>
  <w:style w:type="character" w:customStyle="1" w:styleId="Heading6Char">
    <w:name w:val="Heading 6 Char"/>
    <w:aliases w:val="6 Char"/>
    <w:link w:val="Heading6"/>
    <w:semiHidden/>
    <w:locked/>
    <w:rsid w:val="0027578B"/>
    <w:rPr>
      <w:rFonts w:ascii="Calibri" w:hAnsi="Calibri" w:cs="Times New Roman"/>
      <w:b/>
      <w:bCs/>
      <w:lang w:val="en-IE" w:eastAsia="x-none"/>
    </w:rPr>
  </w:style>
  <w:style w:type="character" w:customStyle="1" w:styleId="Heading7Char">
    <w:name w:val="Heading 7 Char"/>
    <w:aliases w:val="7 Char"/>
    <w:link w:val="Heading7"/>
    <w:semiHidden/>
    <w:locked/>
    <w:rsid w:val="0027578B"/>
    <w:rPr>
      <w:rFonts w:ascii="Calibri" w:hAnsi="Calibri" w:cs="Times New Roman"/>
      <w:sz w:val="24"/>
      <w:szCs w:val="24"/>
      <w:lang w:val="en-IE" w:eastAsia="x-none"/>
    </w:rPr>
  </w:style>
  <w:style w:type="character" w:customStyle="1" w:styleId="Heading8Char">
    <w:name w:val="Heading 8 Char"/>
    <w:aliases w:val="8 Char"/>
    <w:link w:val="Heading8"/>
    <w:semiHidden/>
    <w:locked/>
    <w:rsid w:val="0027578B"/>
    <w:rPr>
      <w:rFonts w:ascii="Calibri" w:hAnsi="Calibri" w:cs="Times New Roman"/>
      <w:i/>
      <w:iCs/>
      <w:sz w:val="24"/>
      <w:szCs w:val="24"/>
      <w:lang w:val="en-IE" w:eastAsia="x-none"/>
    </w:rPr>
  </w:style>
  <w:style w:type="character" w:customStyle="1" w:styleId="Heading9Char">
    <w:name w:val="Heading 9 Char"/>
    <w:aliases w:val="9 Char"/>
    <w:link w:val="Heading9"/>
    <w:locked/>
    <w:rsid w:val="0027578B"/>
    <w:rPr>
      <w:rFonts w:ascii="Arial" w:hAnsi="Arial" w:cs="Arial"/>
      <w:b/>
      <w:bCs/>
      <w:lang w:val="en-IE"/>
    </w:rPr>
  </w:style>
  <w:style w:type="character" w:customStyle="1" w:styleId="Heading2Char11">
    <w:name w:val="Heading 2 Char11"/>
    <w:aliases w:val="Amacis Heading 2 Char11,Topic Heading Char11,h2 Char11,H2 Char11,Header 2 Char11,Func Header Char11,H21 Char11,H22 Char11,H23 Char11,H24 Char11,H25 Char11,H26 Char11,H27 Char11,H28 Char11,H29 Char11,H210 Char11,H211 Char11,H212 Char11"/>
    <w:semiHidden/>
    <w:locked/>
    <w:rsid w:val="00086FFF"/>
    <w:rPr>
      <w:rFonts w:ascii="Cambria" w:hAnsi="Cambria" w:cs="Times New Roman"/>
      <w:b/>
      <w:bCs/>
      <w:i/>
      <w:iCs/>
      <w:sz w:val="28"/>
      <w:szCs w:val="28"/>
      <w:lang w:val="en-IE" w:eastAsia="x-none"/>
    </w:rPr>
  </w:style>
  <w:style w:type="character" w:customStyle="1" w:styleId="Heading2Char10">
    <w:name w:val="Heading 2 Char10"/>
    <w:aliases w:val="Amacis Heading 2 Char10,Topic Heading Char10,h2 Char10,H2 Char10,Header 2 Char10,Func Header Char10,H21 Char10,H22 Char10,H23 Char10,H24 Char10,H25 Char10,H26 Char10,H27 Char10,H28 Char10,H29 Char10,H210 Char10,H211 Char10,H212 Char10"/>
    <w:semiHidden/>
    <w:locked/>
    <w:rsid w:val="00D23502"/>
    <w:rPr>
      <w:rFonts w:ascii="Cambria" w:hAnsi="Cambria" w:cs="Times New Roman"/>
      <w:b/>
      <w:bCs/>
      <w:i/>
      <w:iCs/>
      <w:sz w:val="28"/>
      <w:szCs w:val="28"/>
      <w:lang w:val="en-IE" w:eastAsia="x-none"/>
    </w:rPr>
  </w:style>
  <w:style w:type="character" w:customStyle="1" w:styleId="Heading2Char9">
    <w:name w:val="Heading 2 Char9"/>
    <w:aliases w:val="Amacis Heading 2 Char9,Topic Heading Char9,h2 Char9,H2 Char9,Header 2 Char9,Func Header Char9,H21 Char9,H22 Char9,H23 Char9,H24 Char9,H25 Char9,H26 Char9,H27 Char9,H28 Char9,H29 Char9,H210 Char9,H211 Char9,H212 Char9,H213 Char9,H216 Cha8"/>
    <w:semiHidden/>
    <w:locked/>
    <w:rsid w:val="004211E7"/>
    <w:rPr>
      <w:rFonts w:ascii="Cambria" w:hAnsi="Cambria" w:cs="Times New Roman"/>
      <w:b/>
      <w:bCs/>
      <w:i/>
      <w:iCs/>
      <w:sz w:val="28"/>
      <w:szCs w:val="28"/>
      <w:lang w:val="en-IE" w:eastAsia="x-none"/>
    </w:rPr>
  </w:style>
  <w:style w:type="character" w:customStyle="1" w:styleId="Heading2Char8">
    <w:name w:val="Heading 2 Char8"/>
    <w:aliases w:val="Amacis Heading 2 Char8,Topic Heading Char8,h2 Char8,H2 Char8,Header 2 Char8,Func Header Char8,H21 Char8,H22 Char8,H23 Char8,H24 Char8,H25 Char8,H26 Char8,H27 Char8,H28 Char8,H29 Char8,H210 Char8,H211 Char8,H212 Char8,H213 Char8,H216 Cha7"/>
    <w:semiHidden/>
    <w:locked/>
    <w:rsid w:val="00196710"/>
    <w:rPr>
      <w:rFonts w:ascii="Cambria" w:hAnsi="Cambria" w:cs="Times New Roman"/>
      <w:b/>
      <w:bCs/>
      <w:i/>
      <w:iCs/>
      <w:sz w:val="28"/>
      <w:szCs w:val="28"/>
      <w:lang w:val="en-IE" w:eastAsia="x-none"/>
    </w:rPr>
  </w:style>
  <w:style w:type="character" w:customStyle="1" w:styleId="Heading2Char7">
    <w:name w:val="Heading 2 Char7"/>
    <w:aliases w:val="Amacis Heading 2 Char7,Topic Heading Char7,h2 Char7,H2 Char7,Header 2 Char7,Func Header Char7,H21 Char7,H22 Char7,H23 Char7,H24 Char7,H25 Char7,H26 Char7,H27 Char7,H28 Char7,H29 Char7,H210 Char7,H211 Char7,H212 Char7,H213 Char7,H216 Cha6"/>
    <w:semiHidden/>
    <w:locked/>
    <w:rsid w:val="005C12C9"/>
    <w:rPr>
      <w:rFonts w:ascii="Cambria" w:hAnsi="Cambria" w:cs="Times New Roman"/>
      <w:b/>
      <w:bCs/>
      <w:i/>
      <w:iCs/>
      <w:sz w:val="28"/>
      <w:szCs w:val="28"/>
      <w:lang w:val="en-IE" w:eastAsia="x-none"/>
    </w:rPr>
  </w:style>
  <w:style w:type="character" w:customStyle="1" w:styleId="Heading2Char6">
    <w:name w:val="Heading 2 Char6"/>
    <w:aliases w:val="Amacis Heading 2 Char6,Topic Heading Char6,h2 Char6,H2 Char6,Header 2 Char6,Func Header Char6,H21 Char6,H22 Char6,H23 Char6,H24 Char6,H25 Char6,H26 Char6,H27 Char6,H28 Char6,H29 Char6,H210 Char6,H211 Char6,H212 Char6,H213 Char6,H216 Cha5"/>
    <w:semiHidden/>
    <w:locked/>
    <w:rsid w:val="00AF6E8F"/>
    <w:rPr>
      <w:rFonts w:ascii="Cambria" w:hAnsi="Cambria" w:cs="Times New Roman"/>
      <w:b/>
      <w:bCs/>
      <w:i/>
      <w:iCs/>
      <w:sz w:val="28"/>
      <w:szCs w:val="28"/>
      <w:lang w:val="en-IE" w:eastAsia="x-none"/>
    </w:rPr>
  </w:style>
  <w:style w:type="character" w:customStyle="1" w:styleId="Heading2Char5">
    <w:name w:val="Heading 2 Char5"/>
    <w:aliases w:val="Amacis Heading 2 Char5,Topic Heading Char5,h2 Char5,H2 Char5,Header 2 Char5,Func Header Char5,H21 Char5,H22 Char5,H23 Char5,H24 Char5,H25 Char5,H26 Char5,H27 Char5,H28 Char5,H29 Char5,H210 Char5,H211 Char5,H212 Char5,H213 Char5,H216 Cha4"/>
    <w:semiHidden/>
    <w:locked/>
    <w:rsid w:val="0027176F"/>
    <w:rPr>
      <w:rFonts w:ascii="Cambria" w:hAnsi="Cambria" w:cs="Times New Roman"/>
      <w:b/>
      <w:bCs/>
      <w:i/>
      <w:iCs/>
      <w:sz w:val="28"/>
      <w:szCs w:val="28"/>
      <w:lang w:val="en-IE" w:eastAsia="x-none"/>
    </w:rPr>
  </w:style>
  <w:style w:type="character" w:customStyle="1" w:styleId="Heading2Char4">
    <w:name w:val="Heading 2 Char4"/>
    <w:aliases w:val="Amacis Heading 2 Char4,Topic Heading Char4,h2 Char4,H2 Char4,Header 2 Char4,Func Header Char4,H21 Char4,H22 Char4,H23 Char4,H24 Char4,H25 Char4,H26 Char4,H27 Char4,H28 Char4,H29 Char4,H210 Char4,H211 Char4,H212 Char4,H213 Char4,H216 Cha3"/>
    <w:semiHidden/>
    <w:locked/>
    <w:rsid w:val="00440B06"/>
    <w:rPr>
      <w:rFonts w:ascii="Cambria" w:hAnsi="Cambria" w:cs="Times New Roman"/>
      <w:b/>
      <w:bCs/>
      <w:i/>
      <w:iCs/>
      <w:sz w:val="28"/>
      <w:szCs w:val="28"/>
      <w:lang w:val="en-IE" w:eastAsia="x-none"/>
    </w:rPr>
  </w:style>
  <w:style w:type="character" w:customStyle="1" w:styleId="Heading2Char3">
    <w:name w:val="Heading 2 Char3"/>
    <w:aliases w:val="Amacis Heading 2 Char3,Topic Heading Char3,h2 Char3,H2 Char3,Header 2 Char3,Func Header Char3,H21 Char3,H22 Char3,H23 Char3,H24 Char3,H25 Char3,H26 Char3,H27 Char3,H28 Char3,H29 Char3,H210 Char3,H211 Char3,H212 Char3,H213 Char3,H216 Cha2"/>
    <w:semiHidden/>
    <w:locked/>
    <w:rsid w:val="00B959FD"/>
    <w:rPr>
      <w:rFonts w:ascii="Cambria" w:hAnsi="Cambria" w:cs="Times New Roman"/>
      <w:b/>
      <w:bCs/>
      <w:i/>
      <w:iCs/>
      <w:sz w:val="28"/>
      <w:szCs w:val="28"/>
      <w:lang w:val="en-IE" w:eastAsia="x-none"/>
    </w:rPr>
  </w:style>
  <w:style w:type="character" w:customStyle="1" w:styleId="Heading2Char2">
    <w:name w:val="Heading 2 Char2"/>
    <w:aliases w:val="Amacis Heading 2 Char2,Topic Heading Char2,h2 Char2,H2 Char2,Header 2 Char2,Func Header Char2,H21 Char2,H22 Char2,H23 Char2,H24 Char2,H25 Char2,H26 Char2,H27 Char2,H28 Char2,H29 Char2,H210 Char2,H211 Char2,H212 Char2,H213 Char2,H216 Cha1"/>
    <w:semiHidden/>
    <w:locked/>
    <w:rsid w:val="00BB7D9D"/>
    <w:rPr>
      <w:rFonts w:ascii="Cambria" w:hAnsi="Cambria" w:cs="Times New Roman"/>
      <w:b/>
      <w:bCs/>
      <w:i/>
      <w:iCs/>
      <w:sz w:val="28"/>
      <w:szCs w:val="28"/>
      <w:lang w:val="en-IE" w:eastAsia="x-none"/>
    </w:rPr>
  </w:style>
  <w:style w:type="character" w:customStyle="1" w:styleId="Heading2Char1">
    <w:name w:val="Heading 2 Char1"/>
    <w:aliases w:val="Amacis Heading 2 Char1,Topic Heading Char1,h2 Char1,H2 Char1,Header 2 Char1,Func Header Char1,H21 Char1,H22 Char1,H23 Char1,H24 Char1,H25 Char1,H26 Char1,H27 Char1,H28 Char1,H29 Char1,H210 Char1,H211 Char1,H212 Char1,H213 Char1,H216 Char"/>
    <w:link w:val="Heading2"/>
    <w:locked/>
    <w:rsid w:val="0027578B"/>
    <w:rPr>
      <w:rFonts w:ascii="Arial Narrow" w:hAnsi="Arial Narrow" w:cs="Arial"/>
      <w:b/>
      <w:bCs/>
      <w:color w:val="336999"/>
      <w:sz w:val="28"/>
      <w:szCs w:val="28"/>
      <w:lang w:val="en-IE"/>
    </w:rPr>
  </w:style>
  <w:style w:type="paragraph" w:styleId="NormalIndent">
    <w:name w:val="Normal Indent"/>
    <w:basedOn w:val="Normal"/>
    <w:uiPriority w:val="99"/>
    <w:rsid w:val="000304CC"/>
    <w:pPr>
      <w:ind w:left="1699"/>
    </w:pPr>
    <w:rPr>
      <w:sz w:val="18"/>
      <w:szCs w:val="20"/>
    </w:rPr>
  </w:style>
  <w:style w:type="paragraph" w:styleId="Header">
    <w:name w:val="header"/>
    <w:aliases w:val="he"/>
    <w:basedOn w:val="Normal"/>
    <w:link w:val="HeaderChar"/>
    <w:rsid w:val="000304CC"/>
    <w:pPr>
      <w:tabs>
        <w:tab w:val="center" w:pos="4153"/>
        <w:tab w:val="right" w:pos="8306"/>
      </w:tabs>
    </w:pPr>
  </w:style>
  <w:style w:type="character" w:customStyle="1" w:styleId="HeaderChar">
    <w:name w:val="Header Char"/>
    <w:aliases w:val="he Char"/>
    <w:link w:val="Header"/>
    <w:semiHidden/>
    <w:locked/>
    <w:rsid w:val="0027578B"/>
    <w:rPr>
      <w:rFonts w:ascii="Arial" w:hAnsi="Arial" w:cs="Times New Roman"/>
      <w:sz w:val="24"/>
      <w:szCs w:val="24"/>
      <w:lang w:val="en-IE" w:eastAsia="x-none"/>
    </w:rPr>
  </w:style>
  <w:style w:type="paragraph" w:styleId="Footer">
    <w:name w:val="footer"/>
    <w:basedOn w:val="Normal"/>
    <w:link w:val="FooterChar"/>
    <w:autoRedefine/>
    <w:rsid w:val="000304CC"/>
    <w:pPr>
      <w:pBdr>
        <w:top w:val="single" w:sz="6" w:space="3" w:color="808080"/>
      </w:pBdr>
      <w:tabs>
        <w:tab w:val="center" w:pos="5387"/>
        <w:tab w:val="right" w:pos="9639"/>
      </w:tabs>
    </w:pPr>
    <w:rPr>
      <w:i/>
      <w:noProof/>
      <w:color w:val="808080"/>
      <w:sz w:val="18"/>
    </w:rPr>
  </w:style>
  <w:style w:type="character" w:customStyle="1" w:styleId="FooterChar">
    <w:name w:val="Footer Char"/>
    <w:link w:val="Footer"/>
    <w:semiHidden/>
    <w:locked/>
    <w:rsid w:val="0027578B"/>
    <w:rPr>
      <w:rFonts w:ascii="Arial" w:hAnsi="Arial" w:cs="Times New Roman"/>
      <w:sz w:val="24"/>
      <w:szCs w:val="24"/>
      <w:lang w:val="en-IE" w:eastAsia="x-none"/>
    </w:rPr>
  </w:style>
  <w:style w:type="character" w:styleId="PageNumber">
    <w:name w:val="page number"/>
    <w:rsid w:val="000304CC"/>
    <w:rPr>
      <w:rFonts w:cs="Times New Roman"/>
    </w:rPr>
  </w:style>
  <w:style w:type="paragraph" w:styleId="BodyTextIndent">
    <w:name w:val="Body Text Indent"/>
    <w:basedOn w:val="Normal"/>
    <w:link w:val="BodyTextIndentChar"/>
    <w:autoRedefine/>
    <w:rsid w:val="000304CC"/>
    <w:pPr>
      <w:ind w:left="1701"/>
    </w:pPr>
    <w:rPr>
      <w:sz w:val="18"/>
    </w:rPr>
  </w:style>
  <w:style w:type="character" w:customStyle="1" w:styleId="BodyTextIndentChar">
    <w:name w:val="Body Text Indent Char"/>
    <w:link w:val="BodyTextIndent"/>
    <w:semiHidden/>
    <w:locked/>
    <w:rsid w:val="0027578B"/>
    <w:rPr>
      <w:rFonts w:ascii="Arial" w:hAnsi="Arial" w:cs="Times New Roman"/>
      <w:sz w:val="24"/>
      <w:szCs w:val="24"/>
      <w:lang w:val="en-IE" w:eastAsia="x-none"/>
    </w:rPr>
  </w:style>
  <w:style w:type="paragraph" w:customStyle="1" w:styleId="DocTitle">
    <w:name w:val="DocTitle"/>
    <w:basedOn w:val="Normal"/>
    <w:next w:val="Normal"/>
    <w:rsid w:val="000304CC"/>
    <w:pPr>
      <w:spacing w:before="2268"/>
      <w:jc w:val="right"/>
    </w:pPr>
    <w:rPr>
      <w:sz w:val="36"/>
    </w:rPr>
  </w:style>
  <w:style w:type="paragraph" w:styleId="TOC1">
    <w:name w:val="toc 1"/>
    <w:basedOn w:val="Normal"/>
    <w:next w:val="Normal"/>
    <w:uiPriority w:val="39"/>
    <w:rsid w:val="000304CC"/>
    <w:pPr>
      <w:spacing w:before="120" w:after="120"/>
    </w:pPr>
    <w:rPr>
      <w:rFonts w:ascii="Calibri" w:hAnsi="Calibri"/>
      <w:b/>
      <w:bCs/>
      <w:caps/>
      <w:szCs w:val="20"/>
    </w:rPr>
  </w:style>
  <w:style w:type="paragraph" w:styleId="TOC2">
    <w:name w:val="toc 2"/>
    <w:basedOn w:val="Normal"/>
    <w:next w:val="Normal"/>
    <w:uiPriority w:val="39"/>
    <w:rsid w:val="000304CC"/>
    <w:pPr>
      <w:ind w:left="200"/>
    </w:pPr>
    <w:rPr>
      <w:rFonts w:ascii="Calibri" w:hAnsi="Calibri"/>
      <w:smallCaps/>
      <w:szCs w:val="20"/>
    </w:rPr>
  </w:style>
  <w:style w:type="paragraph" w:styleId="TOC3">
    <w:name w:val="toc 3"/>
    <w:basedOn w:val="Normal"/>
    <w:next w:val="Normal"/>
    <w:autoRedefine/>
    <w:uiPriority w:val="39"/>
    <w:rsid w:val="000304CC"/>
    <w:pPr>
      <w:ind w:left="400"/>
    </w:pPr>
    <w:rPr>
      <w:rFonts w:ascii="Calibri" w:hAnsi="Calibri"/>
      <w:i/>
      <w:iCs/>
      <w:szCs w:val="20"/>
    </w:rPr>
  </w:style>
  <w:style w:type="paragraph" w:styleId="TOC4">
    <w:name w:val="toc 4"/>
    <w:basedOn w:val="Normal"/>
    <w:next w:val="Normal"/>
    <w:autoRedefine/>
    <w:uiPriority w:val="39"/>
    <w:rsid w:val="000304CC"/>
    <w:pPr>
      <w:ind w:left="600"/>
    </w:pPr>
    <w:rPr>
      <w:rFonts w:ascii="Calibri" w:hAnsi="Calibri"/>
      <w:sz w:val="18"/>
      <w:szCs w:val="18"/>
    </w:rPr>
  </w:style>
  <w:style w:type="paragraph" w:styleId="TOC5">
    <w:name w:val="toc 5"/>
    <w:basedOn w:val="Normal"/>
    <w:next w:val="Normal"/>
    <w:autoRedefine/>
    <w:uiPriority w:val="39"/>
    <w:rsid w:val="000304CC"/>
    <w:pPr>
      <w:ind w:left="800"/>
    </w:pPr>
    <w:rPr>
      <w:rFonts w:ascii="Calibri" w:hAnsi="Calibri"/>
      <w:sz w:val="18"/>
      <w:szCs w:val="18"/>
    </w:rPr>
  </w:style>
  <w:style w:type="paragraph" w:styleId="TOC6">
    <w:name w:val="toc 6"/>
    <w:basedOn w:val="Normal"/>
    <w:next w:val="Normal"/>
    <w:autoRedefine/>
    <w:uiPriority w:val="39"/>
    <w:rsid w:val="000304CC"/>
    <w:pPr>
      <w:ind w:left="1000"/>
    </w:pPr>
    <w:rPr>
      <w:rFonts w:ascii="Calibri" w:hAnsi="Calibri"/>
      <w:sz w:val="18"/>
      <w:szCs w:val="18"/>
    </w:rPr>
  </w:style>
  <w:style w:type="paragraph" w:styleId="TOC7">
    <w:name w:val="toc 7"/>
    <w:basedOn w:val="Normal"/>
    <w:next w:val="Normal"/>
    <w:autoRedefine/>
    <w:uiPriority w:val="39"/>
    <w:rsid w:val="000304CC"/>
    <w:pPr>
      <w:ind w:left="1200"/>
    </w:pPr>
    <w:rPr>
      <w:rFonts w:ascii="Calibri" w:hAnsi="Calibri"/>
      <w:sz w:val="18"/>
      <w:szCs w:val="18"/>
    </w:rPr>
  </w:style>
  <w:style w:type="paragraph" w:styleId="TOC8">
    <w:name w:val="toc 8"/>
    <w:basedOn w:val="Normal"/>
    <w:next w:val="Normal"/>
    <w:autoRedefine/>
    <w:uiPriority w:val="39"/>
    <w:rsid w:val="000304CC"/>
    <w:pPr>
      <w:ind w:left="1400"/>
    </w:pPr>
    <w:rPr>
      <w:rFonts w:ascii="Calibri" w:hAnsi="Calibri"/>
      <w:sz w:val="18"/>
      <w:szCs w:val="18"/>
    </w:rPr>
  </w:style>
  <w:style w:type="paragraph" w:styleId="TOC9">
    <w:name w:val="toc 9"/>
    <w:basedOn w:val="Normal"/>
    <w:next w:val="Normal"/>
    <w:autoRedefine/>
    <w:uiPriority w:val="39"/>
    <w:rsid w:val="000304CC"/>
    <w:pPr>
      <w:ind w:left="1600"/>
    </w:pPr>
    <w:rPr>
      <w:rFonts w:ascii="Calibri" w:hAnsi="Calibri"/>
      <w:sz w:val="18"/>
      <w:szCs w:val="18"/>
    </w:rPr>
  </w:style>
  <w:style w:type="character" w:styleId="Hyperlink">
    <w:name w:val="Hyperlink"/>
    <w:uiPriority w:val="99"/>
    <w:rsid w:val="0080121C"/>
    <w:rPr>
      <w:noProof/>
      <w:color w:val="003366"/>
      <w:u w:val="single"/>
    </w:rPr>
  </w:style>
  <w:style w:type="character" w:styleId="FollowedHyperlink">
    <w:name w:val="FollowedHyperlink"/>
    <w:rsid w:val="000304CC"/>
    <w:rPr>
      <w:rFonts w:cs="Times New Roman"/>
      <w:color w:val="800080"/>
      <w:u w:val="single"/>
    </w:rPr>
  </w:style>
  <w:style w:type="paragraph" w:styleId="Caption">
    <w:name w:val="caption"/>
    <w:aliases w:val="Fig Caption"/>
    <w:basedOn w:val="Normal"/>
    <w:next w:val="Normal"/>
    <w:link w:val="CaptionChar"/>
    <w:qFormat/>
    <w:rsid w:val="00094494"/>
    <w:pPr>
      <w:spacing w:before="120" w:after="120"/>
      <w:jc w:val="center"/>
    </w:pPr>
    <w:rPr>
      <w:b/>
      <w:bCs/>
      <w:szCs w:val="20"/>
    </w:rPr>
  </w:style>
  <w:style w:type="paragraph" w:styleId="FootnoteText">
    <w:name w:val="footnote text"/>
    <w:basedOn w:val="Normal"/>
    <w:link w:val="FootnoteTextChar"/>
    <w:semiHidden/>
    <w:rsid w:val="000304CC"/>
    <w:rPr>
      <w:rFonts w:ascii="Times New Roman" w:hAnsi="Times New Roman"/>
      <w:szCs w:val="20"/>
      <w:lang w:val="en-GB"/>
    </w:rPr>
  </w:style>
  <w:style w:type="character" w:customStyle="1" w:styleId="FootnoteTextChar">
    <w:name w:val="Footnote Text Char"/>
    <w:link w:val="FootnoteText"/>
    <w:semiHidden/>
    <w:locked/>
    <w:rsid w:val="0027578B"/>
    <w:rPr>
      <w:rFonts w:ascii="Arial" w:hAnsi="Arial" w:cs="Times New Roman"/>
      <w:sz w:val="20"/>
      <w:szCs w:val="20"/>
      <w:lang w:val="en-IE" w:eastAsia="x-none"/>
    </w:rPr>
  </w:style>
  <w:style w:type="character" w:styleId="FootnoteReference">
    <w:name w:val="footnote reference"/>
    <w:semiHidden/>
    <w:rsid w:val="000304CC"/>
    <w:rPr>
      <w:rFonts w:cs="Times New Roman"/>
      <w:vertAlign w:val="superscript"/>
    </w:rPr>
  </w:style>
  <w:style w:type="paragraph" w:customStyle="1" w:styleId="WW-NormalIndent">
    <w:name w:val="WW-Normal Indent"/>
    <w:basedOn w:val="Normal"/>
    <w:rsid w:val="000304CC"/>
    <w:pPr>
      <w:suppressAutoHyphens/>
      <w:spacing w:line="300" w:lineRule="atLeast"/>
      <w:ind w:left="1699"/>
    </w:pPr>
    <w:rPr>
      <w:szCs w:val="20"/>
      <w:lang w:eastAsia="ar-SA"/>
    </w:rPr>
  </w:style>
  <w:style w:type="paragraph" w:styleId="BalloonText">
    <w:name w:val="Balloon Text"/>
    <w:basedOn w:val="Normal"/>
    <w:link w:val="BalloonTextChar"/>
    <w:semiHidden/>
    <w:rsid w:val="000304CC"/>
    <w:rPr>
      <w:rFonts w:ascii="Tahoma" w:hAnsi="Tahoma" w:cs="Tahoma"/>
      <w:sz w:val="16"/>
      <w:szCs w:val="16"/>
    </w:rPr>
  </w:style>
  <w:style w:type="character" w:customStyle="1" w:styleId="BalloonTextChar">
    <w:name w:val="Balloon Text Char"/>
    <w:link w:val="BalloonText"/>
    <w:semiHidden/>
    <w:locked/>
    <w:rsid w:val="0027578B"/>
    <w:rPr>
      <w:rFonts w:cs="Times New Roman"/>
      <w:sz w:val="2"/>
      <w:lang w:val="en-IE" w:eastAsia="x-none"/>
    </w:rPr>
  </w:style>
  <w:style w:type="paragraph" w:styleId="DocumentMap">
    <w:name w:val="Document Map"/>
    <w:basedOn w:val="Normal"/>
    <w:link w:val="DocumentMapChar"/>
    <w:semiHidden/>
    <w:rsid w:val="000304CC"/>
    <w:pPr>
      <w:shd w:val="clear" w:color="auto" w:fill="000080"/>
    </w:pPr>
    <w:rPr>
      <w:rFonts w:ascii="Tahoma" w:hAnsi="Tahoma" w:cs="Tahoma"/>
      <w:szCs w:val="20"/>
    </w:rPr>
  </w:style>
  <w:style w:type="character" w:customStyle="1" w:styleId="DocumentMapChar">
    <w:name w:val="Document Map Char"/>
    <w:link w:val="DocumentMap"/>
    <w:semiHidden/>
    <w:locked/>
    <w:rsid w:val="0027578B"/>
    <w:rPr>
      <w:rFonts w:cs="Times New Roman"/>
      <w:sz w:val="2"/>
      <w:lang w:val="en-IE" w:eastAsia="x-none"/>
    </w:rPr>
  </w:style>
  <w:style w:type="paragraph" w:styleId="BodyText2">
    <w:name w:val="Body Text 2"/>
    <w:basedOn w:val="Normal"/>
    <w:link w:val="BodyText2Char"/>
    <w:rsid w:val="000304CC"/>
    <w:pPr>
      <w:spacing w:after="120" w:line="480" w:lineRule="auto"/>
    </w:pPr>
  </w:style>
  <w:style w:type="character" w:customStyle="1" w:styleId="BodyText2Char">
    <w:name w:val="Body Text 2 Char"/>
    <w:link w:val="BodyText2"/>
    <w:semiHidden/>
    <w:locked/>
    <w:rsid w:val="0027578B"/>
    <w:rPr>
      <w:rFonts w:ascii="Arial" w:hAnsi="Arial" w:cs="Times New Roman"/>
      <w:sz w:val="24"/>
      <w:szCs w:val="24"/>
      <w:lang w:val="en-IE" w:eastAsia="x-none"/>
    </w:rPr>
  </w:style>
  <w:style w:type="paragraph" w:customStyle="1" w:styleId="n">
    <w:name w:val="n"/>
    <w:basedOn w:val="Header"/>
    <w:autoRedefine/>
    <w:rsid w:val="000304CC"/>
    <w:pPr>
      <w:tabs>
        <w:tab w:val="clear" w:pos="4153"/>
        <w:tab w:val="clear" w:pos="8306"/>
      </w:tabs>
      <w:spacing w:line="360" w:lineRule="auto"/>
    </w:pPr>
    <w:rPr>
      <w:b/>
      <w:bCs/>
      <w:color w:val="333399"/>
      <w:sz w:val="24"/>
    </w:rPr>
  </w:style>
  <w:style w:type="paragraph" w:styleId="BodyTextIndent2">
    <w:name w:val="Body Text Indent 2"/>
    <w:basedOn w:val="Normal"/>
    <w:link w:val="BodyTextIndent2Char"/>
    <w:rsid w:val="000304CC"/>
    <w:pPr>
      <w:ind w:left="1440"/>
    </w:pPr>
  </w:style>
  <w:style w:type="character" w:customStyle="1" w:styleId="BodyTextIndent2Char">
    <w:name w:val="Body Text Indent 2 Char"/>
    <w:link w:val="BodyTextIndent2"/>
    <w:semiHidden/>
    <w:locked/>
    <w:rsid w:val="0027578B"/>
    <w:rPr>
      <w:rFonts w:ascii="Arial" w:hAnsi="Arial" w:cs="Times New Roman"/>
      <w:sz w:val="24"/>
      <w:szCs w:val="24"/>
      <w:lang w:val="en-IE" w:eastAsia="x-none"/>
    </w:rPr>
  </w:style>
  <w:style w:type="paragraph" w:styleId="BodyTextIndent3">
    <w:name w:val="Body Text Indent 3"/>
    <w:basedOn w:val="Normal"/>
    <w:link w:val="BodyTextIndent3Char"/>
    <w:rsid w:val="000304CC"/>
    <w:pPr>
      <w:ind w:left="1339" w:firstLine="360"/>
    </w:pPr>
  </w:style>
  <w:style w:type="character" w:customStyle="1" w:styleId="BodyTextIndent3Char">
    <w:name w:val="Body Text Indent 3 Char"/>
    <w:link w:val="BodyTextIndent3"/>
    <w:semiHidden/>
    <w:locked/>
    <w:rsid w:val="0027578B"/>
    <w:rPr>
      <w:rFonts w:ascii="Arial" w:hAnsi="Arial" w:cs="Times New Roman"/>
      <w:sz w:val="16"/>
      <w:szCs w:val="16"/>
      <w:lang w:val="en-IE" w:eastAsia="x-none"/>
    </w:rPr>
  </w:style>
  <w:style w:type="paragraph" w:styleId="ListBullet">
    <w:name w:val="List Bullet"/>
    <w:basedOn w:val="Normal"/>
    <w:autoRedefine/>
    <w:rsid w:val="000304CC"/>
    <w:pPr>
      <w:tabs>
        <w:tab w:val="num" w:pos="360"/>
      </w:tabs>
      <w:ind w:left="360" w:hanging="360"/>
    </w:pPr>
  </w:style>
  <w:style w:type="paragraph" w:customStyle="1" w:styleId="Appendix1">
    <w:name w:val="Appendix 1"/>
    <w:basedOn w:val="Heading1"/>
    <w:next w:val="Normal"/>
    <w:rsid w:val="000304CC"/>
    <w:pPr>
      <w:tabs>
        <w:tab w:val="clear" w:pos="360"/>
        <w:tab w:val="clear" w:pos="1699"/>
        <w:tab w:val="num" w:pos="0"/>
      </w:tabs>
      <w:spacing w:before="240" w:after="120"/>
      <w:ind w:left="0" w:firstLine="0"/>
    </w:pPr>
    <w:rPr>
      <w:rFonts w:ascii="Times New Roman Bold" w:hAnsi="Times New Roman Bold"/>
      <w:bCs w:val="0"/>
      <w:caps/>
      <w:color w:val="auto"/>
      <w:kern w:val="28"/>
      <w:sz w:val="28"/>
      <w:szCs w:val="20"/>
      <w:u w:val="single"/>
      <w:lang w:val="en-GB"/>
    </w:rPr>
  </w:style>
  <w:style w:type="paragraph" w:customStyle="1" w:styleId="TableData">
    <w:name w:val="TableData"/>
    <w:basedOn w:val="Normal"/>
    <w:rsid w:val="000304CC"/>
    <w:pPr>
      <w:widowControl w:val="0"/>
      <w:spacing w:before="60" w:after="60"/>
    </w:pPr>
    <w:rPr>
      <w:sz w:val="18"/>
      <w:szCs w:val="20"/>
      <w:lang w:val="en-GB"/>
    </w:rPr>
  </w:style>
  <w:style w:type="paragraph" w:customStyle="1" w:styleId="TableHead">
    <w:name w:val="TableHead"/>
    <w:basedOn w:val="Normal"/>
    <w:next w:val="TableData"/>
    <w:rsid w:val="000304CC"/>
    <w:pPr>
      <w:widowControl w:val="0"/>
      <w:spacing w:before="60" w:after="60"/>
    </w:pPr>
    <w:rPr>
      <w:b/>
      <w:sz w:val="18"/>
      <w:szCs w:val="20"/>
      <w:lang w:val="en-GB"/>
    </w:rPr>
  </w:style>
  <w:style w:type="paragraph" w:customStyle="1" w:styleId="TableHeader">
    <w:name w:val="Table Header"/>
    <w:basedOn w:val="Normal"/>
    <w:rsid w:val="000304CC"/>
    <w:rPr>
      <w:rFonts w:ascii="Times New Roman" w:hAnsi="Times New Roman"/>
      <w:b/>
      <w:smallCaps/>
      <w:szCs w:val="20"/>
      <w:lang w:val="en-GB"/>
    </w:rPr>
  </w:style>
  <w:style w:type="paragraph" w:styleId="CommentText">
    <w:name w:val="annotation text"/>
    <w:basedOn w:val="Normal"/>
    <w:link w:val="CommentTextChar"/>
    <w:semiHidden/>
    <w:rsid w:val="000304CC"/>
    <w:pPr>
      <w:keepLines/>
      <w:jc w:val="both"/>
    </w:pPr>
    <w:rPr>
      <w:sz w:val="22"/>
      <w:szCs w:val="20"/>
      <w:lang w:val="en-GB"/>
    </w:rPr>
  </w:style>
  <w:style w:type="character" w:customStyle="1" w:styleId="CommentTextChar">
    <w:name w:val="Comment Text Char"/>
    <w:link w:val="CommentText"/>
    <w:semiHidden/>
    <w:locked/>
    <w:rsid w:val="0027578B"/>
    <w:rPr>
      <w:rFonts w:ascii="Arial" w:hAnsi="Arial" w:cs="Times New Roman"/>
      <w:sz w:val="20"/>
      <w:szCs w:val="20"/>
      <w:lang w:val="en-IE" w:eastAsia="x-none"/>
    </w:rPr>
  </w:style>
  <w:style w:type="paragraph" w:customStyle="1" w:styleId="TableText">
    <w:name w:val="Table Text"/>
    <w:basedOn w:val="BodyText"/>
    <w:rsid w:val="000304CC"/>
    <w:pPr>
      <w:tabs>
        <w:tab w:val="left" w:pos="119"/>
        <w:tab w:val="left" w:pos="318"/>
      </w:tabs>
      <w:spacing w:after="60"/>
      <w:ind w:left="0"/>
    </w:pPr>
    <w:rPr>
      <w:sz w:val="16"/>
    </w:rPr>
  </w:style>
  <w:style w:type="paragraph" w:styleId="BodyText">
    <w:name w:val="Body Text"/>
    <w:basedOn w:val="Normal"/>
    <w:link w:val="BodyTextChar"/>
    <w:rsid w:val="000304CC"/>
    <w:pPr>
      <w:spacing w:before="120" w:after="240"/>
      <w:ind w:left="1440"/>
      <w:jc w:val="both"/>
    </w:pPr>
    <w:rPr>
      <w:rFonts w:ascii="Helvetica" w:hAnsi="Helvetica"/>
      <w:lang w:val="en-US"/>
    </w:rPr>
  </w:style>
  <w:style w:type="character" w:customStyle="1" w:styleId="BodyTextChar">
    <w:name w:val="Body Text Char"/>
    <w:link w:val="BodyText"/>
    <w:semiHidden/>
    <w:locked/>
    <w:rsid w:val="0027578B"/>
    <w:rPr>
      <w:rFonts w:ascii="Arial" w:hAnsi="Arial" w:cs="Times New Roman"/>
      <w:sz w:val="24"/>
      <w:szCs w:val="24"/>
      <w:lang w:val="en-IE" w:eastAsia="x-none"/>
    </w:rPr>
  </w:style>
  <w:style w:type="paragraph" w:customStyle="1" w:styleId="tablelist">
    <w:name w:val="table list"/>
    <w:basedOn w:val="Normal"/>
    <w:rsid w:val="000304CC"/>
    <w:pPr>
      <w:tabs>
        <w:tab w:val="left" w:pos="170"/>
        <w:tab w:val="num" w:pos="2280"/>
      </w:tabs>
      <w:spacing w:before="60" w:after="60"/>
      <w:ind w:left="164" w:hanging="164"/>
      <w:jc w:val="both"/>
    </w:pPr>
    <w:rPr>
      <w:rFonts w:ascii="Times New Roman" w:hAnsi="Times New Roman"/>
      <w:iCs/>
      <w:sz w:val="16"/>
      <w:lang w:val="en-GB"/>
    </w:rPr>
  </w:style>
  <w:style w:type="paragraph" w:customStyle="1" w:styleId="tableheading">
    <w:name w:val="table heading"/>
    <w:basedOn w:val="Normal"/>
    <w:rsid w:val="000304CC"/>
    <w:pPr>
      <w:tabs>
        <w:tab w:val="left" w:pos="1680"/>
      </w:tabs>
      <w:spacing w:before="40" w:after="40"/>
      <w:jc w:val="both"/>
    </w:pPr>
    <w:rPr>
      <w:rFonts w:ascii="Times New Roman" w:hAnsi="Times New Roman"/>
      <w:b/>
      <w:sz w:val="16"/>
      <w:lang w:val="en-GB"/>
    </w:rPr>
  </w:style>
  <w:style w:type="paragraph" w:customStyle="1" w:styleId="Notes">
    <w:name w:val="Notes"/>
    <w:basedOn w:val="BodyText"/>
    <w:rsid w:val="000304CC"/>
    <w:pPr>
      <w:keepNext/>
      <w:keepLines/>
      <w:shd w:val="clear" w:color="auto" w:fill="E0E0E0"/>
      <w:spacing w:before="480" w:after="480"/>
    </w:pPr>
  </w:style>
  <w:style w:type="character" w:customStyle="1" w:styleId="codeChar">
    <w:name w:val="code Char"/>
    <w:rsid w:val="000304CC"/>
    <w:rPr>
      <w:rFonts w:ascii="Courier" w:hAnsi="Courier" w:cs="Courier New"/>
      <w:sz w:val="24"/>
      <w:szCs w:val="24"/>
      <w:lang w:val="en-GB" w:eastAsia="en-US" w:bidi="ar-SA"/>
    </w:rPr>
  </w:style>
  <w:style w:type="paragraph" w:customStyle="1" w:styleId="Code">
    <w:name w:val="Code"/>
    <w:basedOn w:val="BodyText"/>
    <w:rsid w:val="000304CC"/>
    <w:pPr>
      <w:pBdr>
        <w:top w:val="single" w:sz="4" w:space="6" w:color="999999"/>
        <w:bottom w:val="single" w:sz="4" w:space="6" w:color="999999"/>
      </w:pBdr>
      <w:spacing w:before="240"/>
    </w:pPr>
    <w:rPr>
      <w:rFonts w:ascii="Courier New" w:hAnsi="Courier New"/>
      <w:noProof/>
      <w:sz w:val="16"/>
      <w:szCs w:val="16"/>
    </w:rPr>
  </w:style>
  <w:style w:type="paragraph" w:styleId="ListBullet2">
    <w:name w:val="List Bullet 2"/>
    <w:basedOn w:val="BodyTextIndent2"/>
    <w:autoRedefine/>
    <w:rsid w:val="000304CC"/>
    <w:pPr>
      <w:tabs>
        <w:tab w:val="num" w:pos="2131"/>
        <w:tab w:val="num" w:pos="2280"/>
      </w:tabs>
      <w:spacing w:before="120" w:after="240"/>
      <w:ind w:left="2280" w:hanging="432"/>
      <w:jc w:val="both"/>
    </w:pPr>
    <w:rPr>
      <w:rFonts w:ascii="Helvetica" w:hAnsi="Helvetica"/>
      <w:lang w:val="en-US"/>
    </w:rPr>
  </w:style>
  <w:style w:type="paragraph" w:styleId="ListNumber2">
    <w:name w:val="List Number 2"/>
    <w:basedOn w:val="BodyTextIndent2"/>
    <w:rsid w:val="000304CC"/>
    <w:pPr>
      <w:tabs>
        <w:tab w:val="num" w:pos="720"/>
      </w:tabs>
      <w:spacing w:before="120" w:after="240"/>
      <w:ind w:left="720" w:hanging="720"/>
      <w:jc w:val="both"/>
    </w:pPr>
    <w:rPr>
      <w:rFonts w:ascii="Helvetica" w:hAnsi="Helvetica"/>
      <w:lang w:val="en-US"/>
    </w:rPr>
  </w:style>
  <w:style w:type="paragraph" w:styleId="BlockText">
    <w:name w:val="Block Text"/>
    <w:basedOn w:val="Normal"/>
    <w:rsid w:val="000304CC"/>
    <w:pPr>
      <w:spacing w:before="60" w:after="60"/>
      <w:ind w:left="1620" w:right="-47"/>
    </w:pPr>
  </w:style>
  <w:style w:type="paragraph" w:customStyle="1" w:styleId="Body">
    <w:name w:val="Body"/>
    <w:basedOn w:val="Normal"/>
    <w:rsid w:val="001C2424"/>
    <w:pPr>
      <w:spacing w:before="240"/>
      <w:jc w:val="both"/>
    </w:pPr>
    <w:rPr>
      <w:rFonts w:eastAsia="Arial Unicode MS"/>
      <w:bCs/>
      <w:color w:val="000000"/>
      <w:sz w:val="18"/>
      <w:szCs w:val="18"/>
      <w:lang w:val="en-US"/>
    </w:rPr>
  </w:style>
  <w:style w:type="paragraph" w:customStyle="1" w:styleId="BTBody">
    <w:name w:val="BT Body"/>
    <w:basedOn w:val="Normal"/>
    <w:rsid w:val="00466748"/>
    <w:pPr>
      <w:spacing w:before="120" w:after="120"/>
    </w:pPr>
    <w:rPr>
      <w:rFonts w:eastAsia="Arial Unicode MS"/>
      <w:bCs/>
      <w:szCs w:val="20"/>
      <w:lang w:val="en-US"/>
    </w:rPr>
  </w:style>
  <w:style w:type="paragraph" w:customStyle="1" w:styleId="Style14ptBoldRightBefore567pt">
    <w:name w:val="Style 14 pt Bold Right Before:  56.7 pt"/>
    <w:basedOn w:val="Normal"/>
    <w:autoRedefine/>
    <w:rsid w:val="00D50D66"/>
    <w:pPr>
      <w:spacing w:before="120"/>
      <w:jc w:val="right"/>
    </w:pPr>
    <w:rPr>
      <w:b/>
      <w:bCs/>
      <w:sz w:val="24"/>
    </w:rPr>
  </w:style>
  <w:style w:type="paragraph" w:customStyle="1" w:styleId="StyleDocTitleBoldCustomColorRGB70108168Shadow">
    <w:name w:val="Style DocTitle + Bold Custom Color(RGB(70108168)) Shadow"/>
    <w:basedOn w:val="DocTitle"/>
    <w:rsid w:val="0025453A"/>
    <w:rPr>
      <w:rFonts w:ascii="Arial Black" w:hAnsi="Arial Black"/>
      <w:b/>
      <w:bCs/>
      <w:color w:val="003366"/>
      <w14:shadow w14:blurRad="50800" w14:dist="38100" w14:dir="2700000" w14:sx="100000" w14:sy="100000" w14:kx="0" w14:ky="0" w14:algn="tl">
        <w14:srgbClr w14:val="000000">
          <w14:alpha w14:val="60000"/>
        </w14:srgbClr>
      </w14:shadow>
    </w:rPr>
  </w:style>
  <w:style w:type="paragraph" w:customStyle="1" w:styleId="StyleBoldCustomColorRGB70108168After6pt">
    <w:name w:val="Style Bold Custom Color(RGB(70108168)) After:  6 pt"/>
    <w:basedOn w:val="Normal"/>
    <w:rsid w:val="006E60D5"/>
    <w:pPr>
      <w:spacing w:after="120"/>
    </w:pPr>
    <w:rPr>
      <w:b/>
      <w:bCs/>
      <w:szCs w:val="20"/>
    </w:rPr>
  </w:style>
  <w:style w:type="paragraph" w:customStyle="1" w:styleId="StyleHeading520pt">
    <w:name w:val="Style Heading 5 + 20 pt"/>
    <w:basedOn w:val="Heading5"/>
    <w:rsid w:val="0029425A"/>
    <w:rPr>
      <w:color w:val="003366"/>
      <w:sz w:val="40"/>
    </w:rPr>
  </w:style>
  <w:style w:type="table" w:styleId="TableGrid">
    <w:name w:val="Table Grid"/>
    <w:basedOn w:val="TableNormal"/>
    <w:uiPriority w:val="39"/>
    <w:rsid w:val="00C24B9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rsid w:val="00FD1B8D"/>
    <w:pPr>
      <w:spacing w:after="225" w:line="360" w:lineRule="auto"/>
    </w:pPr>
    <w:rPr>
      <w:rFonts w:ascii="Times New Roman" w:hAnsi="Times New Roman"/>
      <w:sz w:val="24"/>
      <w:lang w:val="en-US"/>
    </w:rPr>
  </w:style>
  <w:style w:type="paragraph" w:styleId="ListParagraph">
    <w:name w:val="List Paragraph"/>
    <w:basedOn w:val="Normal"/>
    <w:uiPriority w:val="34"/>
    <w:qFormat/>
    <w:rsid w:val="002F79A3"/>
    <w:pPr>
      <w:ind w:left="720"/>
      <w:contextualSpacing/>
    </w:pPr>
    <w:rPr>
      <w:rFonts w:ascii="Times New Roman" w:hAnsi="Times New Roman"/>
      <w:sz w:val="24"/>
      <w:lang w:val="en-US"/>
    </w:rPr>
  </w:style>
  <w:style w:type="paragraph" w:customStyle="1" w:styleId="TableDetail">
    <w:name w:val="Table Detail"/>
    <w:basedOn w:val="Normal"/>
    <w:link w:val="TableDetailChar1"/>
    <w:rsid w:val="00366226"/>
    <w:pPr>
      <w:spacing w:before="60" w:after="60"/>
    </w:pPr>
    <w:rPr>
      <w:rFonts w:cs="Arial"/>
      <w:bCs/>
      <w:sz w:val="16"/>
      <w:lang w:val="en-US"/>
    </w:rPr>
  </w:style>
  <w:style w:type="paragraph" w:customStyle="1" w:styleId="TableColumnHeading">
    <w:name w:val="Table Column Heading"/>
    <w:basedOn w:val="Normal"/>
    <w:rsid w:val="00366226"/>
    <w:pPr>
      <w:overflowPunct w:val="0"/>
      <w:autoSpaceDE w:val="0"/>
      <w:autoSpaceDN w:val="0"/>
      <w:adjustRightInd w:val="0"/>
      <w:spacing w:before="60" w:after="60"/>
      <w:jc w:val="center"/>
      <w:textAlignment w:val="baseline"/>
    </w:pPr>
    <w:rPr>
      <w:rFonts w:cs="Arial"/>
      <w:b/>
      <w:iCs/>
      <w:sz w:val="18"/>
      <w:szCs w:val="20"/>
      <w:lang w:val="en-US"/>
    </w:rPr>
  </w:style>
  <w:style w:type="paragraph" w:customStyle="1" w:styleId="TableHeading0">
    <w:name w:val="Table Heading"/>
    <w:basedOn w:val="TableDetail"/>
    <w:rsid w:val="00366226"/>
    <w:pPr>
      <w:spacing w:before="120" w:after="120"/>
      <w:jc w:val="center"/>
    </w:pPr>
    <w:rPr>
      <w:b/>
      <w:bCs w:val="0"/>
    </w:rPr>
  </w:style>
  <w:style w:type="paragraph" w:customStyle="1" w:styleId="CMPDocumentSectionParagraphText">
    <w:name w:val="CMP Document Section Paragraph Text"/>
    <w:basedOn w:val="Normal"/>
    <w:rsid w:val="00D57C73"/>
    <w:pPr>
      <w:spacing w:before="120" w:after="120"/>
      <w:ind w:left="992"/>
      <w:jc w:val="both"/>
    </w:pPr>
    <w:rPr>
      <w:rFonts w:ascii="Verdana" w:hAnsi="Verdana"/>
      <w:sz w:val="18"/>
      <w:szCs w:val="20"/>
      <w:lang w:val="en-AU"/>
    </w:rPr>
  </w:style>
  <w:style w:type="character" w:customStyle="1" w:styleId="TableDetailChar1">
    <w:name w:val="Table Detail Char1"/>
    <w:link w:val="TableDetail"/>
    <w:locked/>
    <w:rsid w:val="00B32F50"/>
    <w:rPr>
      <w:rFonts w:ascii="Arial" w:hAnsi="Arial" w:cs="Arial"/>
      <w:bCs/>
      <w:sz w:val="24"/>
      <w:szCs w:val="24"/>
      <w:lang w:val="en-US" w:eastAsia="en-US" w:bidi="ar-SA"/>
    </w:rPr>
  </w:style>
  <w:style w:type="paragraph" w:styleId="TableofFigures">
    <w:name w:val="table of figures"/>
    <w:basedOn w:val="Normal"/>
    <w:next w:val="Normal"/>
    <w:uiPriority w:val="99"/>
    <w:locked/>
    <w:rsid w:val="00641200"/>
  </w:style>
  <w:style w:type="paragraph" w:customStyle="1" w:styleId="Sub">
    <w:name w:val="Sub"/>
    <w:basedOn w:val="BodyText"/>
    <w:rsid w:val="00573895"/>
    <w:pPr>
      <w:spacing w:before="0" w:after="60"/>
      <w:ind w:left="2160"/>
      <w:jc w:val="left"/>
    </w:pPr>
    <w:rPr>
      <w:rFonts w:ascii="Arial" w:hAnsi="Arial"/>
      <w:i/>
      <w:iCs/>
      <w:position w:val="18"/>
      <w:sz w:val="18"/>
      <w:szCs w:val="20"/>
    </w:rPr>
  </w:style>
  <w:style w:type="paragraph" w:customStyle="1" w:styleId="Heading3WC">
    <w:name w:val="Heading 3 WC"/>
    <w:basedOn w:val="Heading3"/>
    <w:rsid w:val="00177CB0"/>
    <w:pPr>
      <w:numPr>
        <w:ilvl w:val="2"/>
        <w:numId w:val="4"/>
      </w:numPr>
    </w:pPr>
  </w:style>
  <w:style w:type="paragraph" w:customStyle="1" w:styleId="TBD">
    <w:name w:val="TBD"/>
    <w:basedOn w:val="TableDetail"/>
    <w:qFormat/>
    <w:rsid w:val="00BD2441"/>
    <w:rPr>
      <w:b/>
      <w:i/>
      <w:color w:val="C00000"/>
    </w:rPr>
  </w:style>
  <w:style w:type="paragraph" w:customStyle="1" w:styleId="TableCell">
    <w:name w:val="Table Cell"/>
    <w:basedOn w:val="TableDetail"/>
    <w:link w:val="TableCellChar"/>
    <w:autoRedefine/>
    <w:qFormat/>
    <w:rsid w:val="00427E27"/>
    <w:rPr>
      <w:sz w:val="18"/>
      <w:szCs w:val="18"/>
    </w:rPr>
  </w:style>
  <w:style w:type="character" w:customStyle="1" w:styleId="TableCellChar">
    <w:name w:val="Table Cell Char"/>
    <w:link w:val="TableCell"/>
    <w:rsid w:val="00427E27"/>
    <w:rPr>
      <w:rFonts w:ascii="Arial" w:hAnsi="Arial" w:cs="Arial"/>
      <w:bCs/>
      <w:sz w:val="18"/>
      <w:szCs w:val="18"/>
    </w:rPr>
  </w:style>
  <w:style w:type="paragraph" w:customStyle="1" w:styleId="CMPTableTextBold">
    <w:name w:val="CMP Table Text Bold"/>
    <w:basedOn w:val="Normal"/>
    <w:next w:val="Normal"/>
    <w:link w:val="CMPTableTextBoldChar"/>
    <w:rsid w:val="00427E27"/>
    <w:pPr>
      <w:keepNext/>
      <w:spacing w:before="60" w:after="60"/>
    </w:pPr>
    <w:rPr>
      <w:rFonts w:ascii="Verdana" w:eastAsia="MS Mincho" w:hAnsi="Verdana" w:cs="Arial"/>
      <w:b/>
      <w:bCs/>
      <w:sz w:val="18"/>
      <w:szCs w:val="20"/>
      <w:lang w:val="en-AU"/>
    </w:rPr>
  </w:style>
  <w:style w:type="character" w:customStyle="1" w:styleId="CMPTableTextBoldChar">
    <w:name w:val="CMP Table Text Bold Char"/>
    <w:link w:val="CMPTableTextBold"/>
    <w:rsid w:val="00427E27"/>
    <w:rPr>
      <w:rFonts w:ascii="Verdana" w:eastAsia="MS Mincho" w:hAnsi="Verdana" w:cs="Arial"/>
      <w:b/>
      <w:bCs/>
      <w:sz w:val="18"/>
      <w:lang w:val="en-AU"/>
    </w:rPr>
  </w:style>
  <w:style w:type="character" w:customStyle="1" w:styleId="CaptionChar">
    <w:name w:val="Caption Char"/>
    <w:aliases w:val="Fig Caption Char"/>
    <w:link w:val="Caption"/>
    <w:locked/>
    <w:rsid w:val="0054491D"/>
    <w:rPr>
      <w:rFonts w:ascii="Arial" w:hAnsi="Arial"/>
      <w:b/>
      <w:bCs/>
      <w:lang w:val="en-IE"/>
    </w:rPr>
  </w:style>
  <w:style w:type="paragraph" w:customStyle="1" w:styleId="SADH3">
    <w:name w:val="SAD H3"/>
    <w:basedOn w:val="Normal"/>
    <w:link w:val="SADH3Char"/>
    <w:autoRedefine/>
    <w:qFormat/>
    <w:rsid w:val="00280B3C"/>
    <w:pPr>
      <w:outlineLvl w:val="2"/>
    </w:pPr>
    <w:rPr>
      <w:b/>
      <w:sz w:val="24"/>
    </w:rPr>
  </w:style>
  <w:style w:type="paragraph" w:customStyle="1" w:styleId="SADH4">
    <w:name w:val="SAD H4"/>
    <w:basedOn w:val="Normal"/>
    <w:next w:val="Normal"/>
    <w:autoRedefine/>
    <w:qFormat/>
    <w:rsid w:val="0054491D"/>
    <w:pPr>
      <w:spacing w:before="60" w:after="60"/>
      <w:ind w:left="1728" w:hanging="648"/>
      <w:outlineLvl w:val="3"/>
    </w:pPr>
    <w:rPr>
      <w:b/>
      <w:i/>
      <w:sz w:val="22"/>
    </w:rPr>
  </w:style>
  <w:style w:type="character" w:customStyle="1" w:styleId="SADH3Char">
    <w:name w:val="SAD H3 Char"/>
    <w:link w:val="SADH3"/>
    <w:rsid w:val="00280B3C"/>
    <w:rPr>
      <w:rFonts w:ascii="Arial" w:hAnsi="Arial"/>
      <w:b/>
      <w:sz w:val="24"/>
      <w:szCs w:val="24"/>
      <w:lang w:val="en-IE"/>
    </w:rPr>
  </w:style>
  <w:style w:type="paragraph" w:customStyle="1" w:styleId="SADH1">
    <w:name w:val="SAD H1"/>
    <w:basedOn w:val="Normal"/>
    <w:autoRedefine/>
    <w:qFormat/>
    <w:rsid w:val="0054491D"/>
    <w:pPr>
      <w:pageBreakBefore/>
      <w:ind w:left="360" w:hanging="360"/>
      <w:outlineLvl w:val="0"/>
    </w:pPr>
    <w:rPr>
      <w:b/>
      <w:sz w:val="32"/>
    </w:rPr>
  </w:style>
  <w:style w:type="paragraph" w:styleId="EndnoteText">
    <w:name w:val="endnote text"/>
    <w:basedOn w:val="Normal"/>
    <w:link w:val="EndnoteTextChar"/>
    <w:semiHidden/>
    <w:unhideWhenUsed/>
    <w:locked/>
    <w:rsid w:val="00A178C0"/>
    <w:rPr>
      <w:szCs w:val="20"/>
    </w:rPr>
  </w:style>
  <w:style w:type="character" w:customStyle="1" w:styleId="EndnoteTextChar">
    <w:name w:val="Endnote Text Char"/>
    <w:basedOn w:val="DefaultParagraphFont"/>
    <w:link w:val="EndnoteText"/>
    <w:semiHidden/>
    <w:rsid w:val="00A178C0"/>
    <w:rPr>
      <w:rFonts w:ascii="Arial" w:hAnsi="Arial"/>
      <w:lang w:val="en-IE"/>
    </w:rPr>
  </w:style>
  <w:style w:type="character" w:styleId="EndnoteReference">
    <w:name w:val="endnote reference"/>
    <w:basedOn w:val="DefaultParagraphFont"/>
    <w:semiHidden/>
    <w:unhideWhenUsed/>
    <w:locked/>
    <w:rsid w:val="00A178C0"/>
    <w:rPr>
      <w:vertAlign w:val="superscript"/>
    </w:rPr>
  </w:style>
  <w:style w:type="table" w:customStyle="1" w:styleId="GridTable2-Accent11">
    <w:name w:val="Grid Table 2 - Accent 11"/>
    <w:basedOn w:val="TableNormal"/>
    <w:uiPriority w:val="47"/>
    <w:rsid w:val="0035265C"/>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semiHidden/>
    <w:unhideWhenUsed/>
    <w:locked/>
    <w:rsid w:val="00F318B3"/>
    <w:rPr>
      <w:sz w:val="16"/>
      <w:szCs w:val="16"/>
    </w:rPr>
  </w:style>
  <w:style w:type="paragraph" w:styleId="CommentSubject">
    <w:name w:val="annotation subject"/>
    <w:basedOn w:val="CommentText"/>
    <w:next w:val="CommentText"/>
    <w:link w:val="CommentSubjectChar"/>
    <w:semiHidden/>
    <w:unhideWhenUsed/>
    <w:locked/>
    <w:rsid w:val="00F318B3"/>
    <w:pPr>
      <w:keepLines w:val="0"/>
      <w:jc w:val="left"/>
    </w:pPr>
    <w:rPr>
      <w:b/>
      <w:bCs/>
      <w:sz w:val="20"/>
      <w:lang w:val="en-IE"/>
    </w:rPr>
  </w:style>
  <w:style w:type="character" w:customStyle="1" w:styleId="CommentSubjectChar">
    <w:name w:val="Comment Subject Char"/>
    <w:basedOn w:val="CommentTextChar"/>
    <w:link w:val="CommentSubject"/>
    <w:semiHidden/>
    <w:rsid w:val="00F318B3"/>
    <w:rPr>
      <w:rFonts w:ascii="Arial" w:hAnsi="Arial" w:cs="Times New Roman"/>
      <w:b/>
      <w:bCs/>
      <w:sz w:val="20"/>
      <w:szCs w:val="20"/>
      <w:lang w:val="en-IE" w:eastAsia="x-none"/>
    </w:rPr>
  </w:style>
  <w:style w:type="table" w:customStyle="1" w:styleId="GridTable4-Accent11">
    <w:name w:val="Grid Table 4 - Accent 11"/>
    <w:basedOn w:val="TableNormal"/>
    <w:uiPriority w:val="49"/>
    <w:rsid w:val="007F5CF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1">
    <w:name w:val="Grid Table 41"/>
    <w:basedOn w:val="TableNormal"/>
    <w:uiPriority w:val="49"/>
    <w:rsid w:val="007F5CF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Revision">
    <w:name w:val="Revision"/>
    <w:hidden/>
    <w:uiPriority w:val="99"/>
    <w:semiHidden/>
    <w:rsid w:val="008C6DA9"/>
    <w:rPr>
      <w:rFonts w:ascii="Arial" w:hAnsi="Arial"/>
      <w:szCs w:val="24"/>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
      <w:marLeft w:val="0"/>
      <w:marRight w:val="0"/>
      <w:marTop w:val="0"/>
      <w:marBottom w:val="0"/>
      <w:divBdr>
        <w:top w:val="none" w:sz="0" w:space="0" w:color="auto"/>
        <w:left w:val="none" w:sz="0" w:space="0" w:color="auto"/>
        <w:bottom w:val="none" w:sz="0" w:space="0" w:color="auto"/>
        <w:right w:val="none" w:sz="0" w:space="0" w:color="auto"/>
      </w:divBdr>
      <w:divsChild>
        <w:div w:id="9">
          <w:marLeft w:val="1037"/>
          <w:marRight w:val="0"/>
          <w:marTop w:val="67"/>
          <w:marBottom w:val="67"/>
          <w:divBdr>
            <w:top w:val="none" w:sz="0" w:space="0" w:color="auto"/>
            <w:left w:val="none" w:sz="0" w:space="0" w:color="auto"/>
            <w:bottom w:val="none" w:sz="0" w:space="0" w:color="auto"/>
            <w:right w:val="none" w:sz="0" w:space="0" w:color="auto"/>
          </w:divBdr>
        </w:div>
        <w:div w:id="38">
          <w:marLeft w:val="1037"/>
          <w:marRight w:val="0"/>
          <w:marTop w:val="67"/>
          <w:marBottom w:val="67"/>
          <w:divBdr>
            <w:top w:val="none" w:sz="0" w:space="0" w:color="auto"/>
            <w:left w:val="none" w:sz="0" w:space="0" w:color="auto"/>
            <w:bottom w:val="none" w:sz="0" w:space="0" w:color="auto"/>
            <w:right w:val="none" w:sz="0" w:space="0" w:color="auto"/>
          </w:divBdr>
        </w:div>
        <w:div w:id="68">
          <w:marLeft w:val="1037"/>
          <w:marRight w:val="0"/>
          <w:marTop w:val="67"/>
          <w:marBottom w:val="67"/>
          <w:divBdr>
            <w:top w:val="none" w:sz="0" w:space="0" w:color="auto"/>
            <w:left w:val="none" w:sz="0" w:space="0" w:color="auto"/>
            <w:bottom w:val="none" w:sz="0" w:space="0" w:color="auto"/>
            <w:right w:val="none" w:sz="0" w:space="0" w:color="auto"/>
          </w:divBdr>
        </w:div>
        <w:div w:id="70">
          <w:marLeft w:val="1037"/>
          <w:marRight w:val="0"/>
          <w:marTop w:val="67"/>
          <w:marBottom w:val="67"/>
          <w:divBdr>
            <w:top w:val="none" w:sz="0" w:space="0" w:color="auto"/>
            <w:left w:val="none" w:sz="0" w:space="0" w:color="auto"/>
            <w:bottom w:val="none" w:sz="0" w:space="0" w:color="auto"/>
            <w:right w:val="none" w:sz="0" w:space="0" w:color="auto"/>
          </w:divBdr>
        </w:div>
        <w:div w:id="79">
          <w:marLeft w:val="1037"/>
          <w:marRight w:val="0"/>
          <w:marTop w:val="67"/>
          <w:marBottom w:val="67"/>
          <w:divBdr>
            <w:top w:val="none" w:sz="0" w:space="0" w:color="auto"/>
            <w:left w:val="none" w:sz="0" w:space="0" w:color="auto"/>
            <w:bottom w:val="none" w:sz="0" w:space="0" w:color="auto"/>
            <w:right w:val="none" w:sz="0" w:space="0" w:color="auto"/>
          </w:divBdr>
        </w:div>
        <w:div w:id="86">
          <w:marLeft w:val="1037"/>
          <w:marRight w:val="0"/>
          <w:marTop w:val="67"/>
          <w:marBottom w:val="67"/>
          <w:divBdr>
            <w:top w:val="none" w:sz="0" w:space="0" w:color="auto"/>
            <w:left w:val="none" w:sz="0" w:space="0" w:color="auto"/>
            <w:bottom w:val="none" w:sz="0" w:space="0" w:color="auto"/>
            <w:right w:val="none" w:sz="0" w:space="0" w:color="auto"/>
          </w:divBdr>
        </w:div>
        <w:div w:id="92">
          <w:marLeft w:val="1037"/>
          <w:marRight w:val="0"/>
          <w:marTop w:val="67"/>
          <w:marBottom w:val="67"/>
          <w:divBdr>
            <w:top w:val="none" w:sz="0" w:space="0" w:color="auto"/>
            <w:left w:val="none" w:sz="0" w:space="0" w:color="auto"/>
            <w:bottom w:val="none" w:sz="0" w:space="0" w:color="auto"/>
            <w:right w:val="none" w:sz="0" w:space="0" w:color="auto"/>
          </w:divBdr>
        </w:div>
        <w:div w:id="95">
          <w:marLeft w:val="1037"/>
          <w:marRight w:val="0"/>
          <w:marTop w:val="67"/>
          <w:marBottom w:val="67"/>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sChild>
        <w:div w:id="8">
          <w:marLeft w:val="1224"/>
          <w:marRight w:val="0"/>
          <w:marTop w:val="67"/>
          <w:marBottom w:val="0"/>
          <w:divBdr>
            <w:top w:val="none" w:sz="0" w:space="0" w:color="auto"/>
            <w:left w:val="none" w:sz="0" w:space="0" w:color="auto"/>
            <w:bottom w:val="none" w:sz="0" w:space="0" w:color="auto"/>
            <w:right w:val="none" w:sz="0" w:space="0" w:color="auto"/>
          </w:divBdr>
        </w:div>
        <w:div w:id="15">
          <w:marLeft w:val="1224"/>
          <w:marRight w:val="0"/>
          <w:marTop w:val="67"/>
          <w:marBottom w:val="0"/>
          <w:divBdr>
            <w:top w:val="none" w:sz="0" w:space="0" w:color="auto"/>
            <w:left w:val="none" w:sz="0" w:space="0" w:color="auto"/>
            <w:bottom w:val="none" w:sz="0" w:space="0" w:color="auto"/>
            <w:right w:val="none" w:sz="0" w:space="0" w:color="auto"/>
          </w:divBdr>
        </w:div>
        <w:div w:id="23">
          <w:marLeft w:val="1224"/>
          <w:marRight w:val="0"/>
          <w:marTop w:val="67"/>
          <w:marBottom w:val="0"/>
          <w:divBdr>
            <w:top w:val="none" w:sz="0" w:space="0" w:color="auto"/>
            <w:left w:val="none" w:sz="0" w:space="0" w:color="auto"/>
            <w:bottom w:val="none" w:sz="0" w:space="0" w:color="auto"/>
            <w:right w:val="none" w:sz="0" w:space="0" w:color="auto"/>
          </w:divBdr>
        </w:div>
        <w:div w:id="49">
          <w:marLeft w:val="1224"/>
          <w:marRight w:val="0"/>
          <w:marTop w:val="67"/>
          <w:marBottom w:val="0"/>
          <w:divBdr>
            <w:top w:val="none" w:sz="0" w:space="0" w:color="auto"/>
            <w:left w:val="none" w:sz="0" w:space="0" w:color="auto"/>
            <w:bottom w:val="none" w:sz="0" w:space="0" w:color="auto"/>
            <w:right w:val="none" w:sz="0" w:space="0" w:color="auto"/>
          </w:divBdr>
        </w:div>
        <w:div w:id="71">
          <w:marLeft w:val="504"/>
          <w:marRight w:val="0"/>
          <w:marTop w:val="96"/>
          <w:marBottom w:val="0"/>
          <w:divBdr>
            <w:top w:val="none" w:sz="0" w:space="0" w:color="auto"/>
            <w:left w:val="none" w:sz="0" w:space="0" w:color="auto"/>
            <w:bottom w:val="none" w:sz="0" w:space="0" w:color="auto"/>
            <w:right w:val="none" w:sz="0" w:space="0" w:color="auto"/>
          </w:divBdr>
        </w:div>
        <w:div w:id="89">
          <w:marLeft w:val="1224"/>
          <w:marRight w:val="0"/>
          <w:marTop w:val="96"/>
          <w:marBottom w:val="0"/>
          <w:divBdr>
            <w:top w:val="none" w:sz="0" w:space="0" w:color="auto"/>
            <w:left w:val="none" w:sz="0" w:space="0" w:color="auto"/>
            <w:bottom w:val="none" w:sz="0" w:space="0" w:color="auto"/>
            <w:right w:val="none" w:sz="0" w:space="0" w:color="auto"/>
          </w:divBdr>
        </w:div>
      </w:divsChild>
    </w:div>
    <w:div w:id="28">
      <w:marLeft w:val="0"/>
      <w:marRight w:val="0"/>
      <w:marTop w:val="0"/>
      <w:marBottom w:val="0"/>
      <w:divBdr>
        <w:top w:val="none" w:sz="0" w:space="0" w:color="auto"/>
        <w:left w:val="none" w:sz="0" w:space="0" w:color="auto"/>
        <w:bottom w:val="none" w:sz="0" w:space="0" w:color="auto"/>
        <w:right w:val="none" w:sz="0" w:space="0" w:color="auto"/>
      </w:divBdr>
      <w:divsChild>
        <w:div w:id="12">
          <w:marLeft w:val="994"/>
          <w:marRight w:val="0"/>
          <w:marTop w:val="77"/>
          <w:marBottom w:val="0"/>
          <w:divBdr>
            <w:top w:val="none" w:sz="0" w:space="0" w:color="auto"/>
            <w:left w:val="none" w:sz="0" w:space="0" w:color="auto"/>
            <w:bottom w:val="none" w:sz="0" w:space="0" w:color="auto"/>
            <w:right w:val="none" w:sz="0" w:space="0" w:color="auto"/>
          </w:divBdr>
        </w:div>
        <w:div w:id="29">
          <w:marLeft w:val="994"/>
          <w:marRight w:val="0"/>
          <w:marTop w:val="77"/>
          <w:marBottom w:val="0"/>
          <w:divBdr>
            <w:top w:val="none" w:sz="0" w:space="0" w:color="auto"/>
            <w:left w:val="none" w:sz="0" w:space="0" w:color="auto"/>
            <w:bottom w:val="none" w:sz="0" w:space="0" w:color="auto"/>
            <w:right w:val="none" w:sz="0" w:space="0" w:color="auto"/>
          </w:divBdr>
        </w:div>
        <w:div w:id="46">
          <w:marLeft w:val="994"/>
          <w:marRight w:val="0"/>
          <w:marTop w:val="77"/>
          <w:marBottom w:val="0"/>
          <w:divBdr>
            <w:top w:val="none" w:sz="0" w:space="0" w:color="auto"/>
            <w:left w:val="none" w:sz="0" w:space="0" w:color="auto"/>
            <w:bottom w:val="none" w:sz="0" w:space="0" w:color="auto"/>
            <w:right w:val="none" w:sz="0" w:space="0" w:color="auto"/>
          </w:divBdr>
        </w:div>
        <w:div w:id="57">
          <w:marLeft w:val="994"/>
          <w:marRight w:val="0"/>
          <w:marTop w:val="77"/>
          <w:marBottom w:val="0"/>
          <w:divBdr>
            <w:top w:val="none" w:sz="0" w:space="0" w:color="auto"/>
            <w:left w:val="none" w:sz="0" w:space="0" w:color="auto"/>
            <w:bottom w:val="none" w:sz="0" w:space="0" w:color="auto"/>
            <w:right w:val="none" w:sz="0" w:space="0" w:color="auto"/>
          </w:divBdr>
        </w:div>
        <w:div w:id="75">
          <w:marLeft w:val="994"/>
          <w:marRight w:val="0"/>
          <w:marTop w:val="0"/>
          <w:marBottom w:val="0"/>
          <w:divBdr>
            <w:top w:val="none" w:sz="0" w:space="0" w:color="auto"/>
            <w:left w:val="none" w:sz="0" w:space="0" w:color="auto"/>
            <w:bottom w:val="none" w:sz="0" w:space="0" w:color="auto"/>
            <w:right w:val="none" w:sz="0" w:space="0" w:color="auto"/>
          </w:divBdr>
        </w:div>
        <w:div w:id="76">
          <w:marLeft w:val="994"/>
          <w:marRight w:val="0"/>
          <w:marTop w:val="77"/>
          <w:marBottom w:val="0"/>
          <w:divBdr>
            <w:top w:val="none" w:sz="0" w:space="0" w:color="auto"/>
            <w:left w:val="none" w:sz="0" w:space="0" w:color="auto"/>
            <w:bottom w:val="none" w:sz="0" w:space="0" w:color="auto"/>
            <w:right w:val="none" w:sz="0" w:space="0" w:color="auto"/>
          </w:divBdr>
        </w:div>
        <w:div w:id="77">
          <w:marLeft w:val="994"/>
          <w:marRight w:val="0"/>
          <w:marTop w:val="77"/>
          <w:marBottom w:val="0"/>
          <w:divBdr>
            <w:top w:val="none" w:sz="0" w:space="0" w:color="auto"/>
            <w:left w:val="none" w:sz="0" w:space="0" w:color="auto"/>
            <w:bottom w:val="none" w:sz="0" w:space="0" w:color="auto"/>
            <w:right w:val="none" w:sz="0" w:space="0" w:color="auto"/>
          </w:divBdr>
        </w:div>
        <w:div w:id="83">
          <w:marLeft w:val="994"/>
          <w:marRight w:val="0"/>
          <w:marTop w:val="77"/>
          <w:marBottom w:val="0"/>
          <w:divBdr>
            <w:top w:val="none" w:sz="0" w:space="0" w:color="auto"/>
            <w:left w:val="none" w:sz="0" w:space="0" w:color="auto"/>
            <w:bottom w:val="none" w:sz="0" w:space="0" w:color="auto"/>
            <w:right w:val="none" w:sz="0" w:space="0" w:color="auto"/>
          </w:divBdr>
        </w:div>
        <w:div w:id="85">
          <w:marLeft w:val="994"/>
          <w:marRight w:val="0"/>
          <w:marTop w:val="77"/>
          <w:marBottom w:val="0"/>
          <w:divBdr>
            <w:top w:val="none" w:sz="0" w:space="0" w:color="auto"/>
            <w:left w:val="none" w:sz="0" w:space="0" w:color="auto"/>
            <w:bottom w:val="none" w:sz="0" w:space="0" w:color="auto"/>
            <w:right w:val="none" w:sz="0" w:space="0" w:color="auto"/>
          </w:divBdr>
        </w:div>
      </w:divsChild>
    </w:div>
    <w:div w:id="33">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sChild>
        <w:div w:id="1">
          <w:marLeft w:val="994"/>
          <w:marRight w:val="0"/>
          <w:marTop w:val="77"/>
          <w:marBottom w:val="0"/>
          <w:divBdr>
            <w:top w:val="none" w:sz="0" w:space="0" w:color="auto"/>
            <w:left w:val="none" w:sz="0" w:space="0" w:color="auto"/>
            <w:bottom w:val="none" w:sz="0" w:space="0" w:color="auto"/>
            <w:right w:val="none" w:sz="0" w:space="0" w:color="auto"/>
          </w:divBdr>
        </w:div>
        <w:div w:id="27">
          <w:marLeft w:val="994"/>
          <w:marRight w:val="0"/>
          <w:marTop w:val="77"/>
          <w:marBottom w:val="0"/>
          <w:divBdr>
            <w:top w:val="none" w:sz="0" w:space="0" w:color="auto"/>
            <w:left w:val="none" w:sz="0" w:space="0" w:color="auto"/>
            <w:bottom w:val="none" w:sz="0" w:space="0" w:color="auto"/>
            <w:right w:val="none" w:sz="0" w:space="0" w:color="auto"/>
          </w:divBdr>
        </w:div>
        <w:div w:id="37">
          <w:marLeft w:val="259"/>
          <w:marRight w:val="0"/>
          <w:marTop w:val="96"/>
          <w:marBottom w:val="0"/>
          <w:divBdr>
            <w:top w:val="none" w:sz="0" w:space="0" w:color="auto"/>
            <w:left w:val="none" w:sz="0" w:space="0" w:color="auto"/>
            <w:bottom w:val="none" w:sz="0" w:space="0" w:color="auto"/>
            <w:right w:val="none" w:sz="0" w:space="0" w:color="auto"/>
          </w:divBdr>
        </w:div>
        <w:div w:id="48">
          <w:marLeft w:val="994"/>
          <w:marRight w:val="0"/>
          <w:marTop w:val="77"/>
          <w:marBottom w:val="0"/>
          <w:divBdr>
            <w:top w:val="none" w:sz="0" w:space="0" w:color="auto"/>
            <w:left w:val="none" w:sz="0" w:space="0" w:color="auto"/>
            <w:bottom w:val="none" w:sz="0" w:space="0" w:color="auto"/>
            <w:right w:val="none" w:sz="0" w:space="0" w:color="auto"/>
          </w:divBdr>
        </w:div>
        <w:div w:id="53">
          <w:marLeft w:val="994"/>
          <w:marRight w:val="0"/>
          <w:marTop w:val="77"/>
          <w:marBottom w:val="0"/>
          <w:divBdr>
            <w:top w:val="none" w:sz="0" w:space="0" w:color="auto"/>
            <w:left w:val="none" w:sz="0" w:space="0" w:color="auto"/>
            <w:bottom w:val="none" w:sz="0" w:space="0" w:color="auto"/>
            <w:right w:val="none" w:sz="0" w:space="0" w:color="auto"/>
          </w:divBdr>
        </w:div>
        <w:div w:id="60">
          <w:marLeft w:val="994"/>
          <w:marRight w:val="0"/>
          <w:marTop w:val="77"/>
          <w:marBottom w:val="0"/>
          <w:divBdr>
            <w:top w:val="none" w:sz="0" w:space="0" w:color="auto"/>
            <w:left w:val="none" w:sz="0" w:space="0" w:color="auto"/>
            <w:bottom w:val="none" w:sz="0" w:space="0" w:color="auto"/>
            <w:right w:val="none" w:sz="0" w:space="0" w:color="auto"/>
          </w:divBdr>
        </w:div>
        <w:div w:id="97">
          <w:marLeft w:val="259"/>
          <w:marRight w:val="0"/>
          <w:marTop w:val="96"/>
          <w:marBottom w:val="0"/>
          <w:divBdr>
            <w:top w:val="none" w:sz="0" w:space="0" w:color="auto"/>
            <w:left w:val="none" w:sz="0" w:space="0" w:color="auto"/>
            <w:bottom w:val="none" w:sz="0" w:space="0" w:color="auto"/>
            <w:right w:val="none" w:sz="0" w:space="0" w:color="auto"/>
          </w:divBdr>
        </w:div>
      </w:divsChild>
    </w:div>
    <w:div w:id="56">
      <w:marLeft w:val="0"/>
      <w:marRight w:val="0"/>
      <w:marTop w:val="0"/>
      <w:marBottom w:val="0"/>
      <w:divBdr>
        <w:top w:val="none" w:sz="0" w:space="0" w:color="auto"/>
        <w:left w:val="none" w:sz="0" w:space="0" w:color="auto"/>
        <w:bottom w:val="none" w:sz="0" w:space="0" w:color="auto"/>
        <w:right w:val="none" w:sz="0" w:space="0" w:color="auto"/>
      </w:divBdr>
      <w:divsChild>
        <w:div w:id="2">
          <w:marLeft w:val="994"/>
          <w:marRight w:val="0"/>
          <w:marTop w:val="86"/>
          <w:marBottom w:val="0"/>
          <w:divBdr>
            <w:top w:val="none" w:sz="0" w:space="0" w:color="auto"/>
            <w:left w:val="none" w:sz="0" w:space="0" w:color="auto"/>
            <w:bottom w:val="none" w:sz="0" w:space="0" w:color="auto"/>
            <w:right w:val="none" w:sz="0" w:space="0" w:color="auto"/>
          </w:divBdr>
        </w:div>
        <w:div w:id="10">
          <w:marLeft w:val="994"/>
          <w:marRight w:val="0"/>
          <w:marTop w:val="86"/>
          <w:marBottom w:val="0"/>
          <w:divBdr>
            <w:top w:val="none" w:sz="0" w:space="0" w:color="auto"/>
            <w:left w:val="none" w:sz="0" w:space="0" w:color="auto"/>
            <w:bottom w:val="none" w:sz="0" w:space="0" w:color="auto"/>
            <w:right w:val="none" w:sz="0" w:space="0" w:color="auto"/>
          </w:divBdr>
        </w:div>
        <w:div w:id="43">
          <w:marLeft w:val="994"/>
          <w:marRight w:val="0"/>
          <w:marTop w:val="86"/>
          <w:marBottom w:val="0"/>
          <w:divBdr>
            <w:top w:val="none" w:sz="0" w:space="0" w:color="auto"/>
            <w:left w:val="none" w:sz="0" w:space="0" w:color="auto"/>
            <w:bottom w:val="none" w:sz="0" w:space="0" w:color="auto"/>
            <w:right w:val="none" w:sz="0" w:space="0" w:color="auto"/>
          </w:divBdr>
        </w:div>
        <w:div w:id="45">
          <w:marLeft w:val="259"/>
          <w:marRight w:val="0"/>
          <w:marTop w:val="96"/>
          <w:marBottom w:val="0"/>
          <w:divBdr>
            <w:top w:val="none" w:sz="0" w:space="0" w:color="auto"/>
            <w:left w:val="none" w:sz="0" w:space="0" w:color="auto"/>
            <w:bottom w:val="none" w:sz="0" w:space="0" w:color="auto"/>
            <w:right w:val="none" w:sz="0" w:space="0" w:color="auto"/>
          </w:divBdr>
        </w:div>
        <w:div w:id="67">
          <w:marLeft w:val="994"/>
          <w:marRight w:val="0"/>
          <w:marTop w:val="86"/>
          <w:marBottom w:val="0"/>
          <w:divBdr>
            <w:top w:val="none" w:sz="0" w:space="0" w:color="auto"/>
            <w:left w:val="none" w:sz="0" w:space="0" w:color="auto"/>
            <w:bottom w:val="none" w:sz="0" w:space="0" w:color="auto"/>
            <w:right w:val="none" w:sz="0" w:space="0" w:color="auto"/>
          </w:divBdr>
        </w:div>
        <w:div w:id="69">
          <w:marLeft w:val="259"/>
          <w:marRight w:val="0"/>
          <w:marTop w:val="96"/>
          <w:marBottom w:val="0"/>
          <w:divBdr>
            <w:top w:val="none" w:sz="0" w:space="0" w:color="auto"/>
            <w:left w:val="none" w:sz="0" w:space="0" w:color="auto"/>
            <w:bottom w:val="none" w:sz="0" w:space="0" w:color="auto"/>
            <w:right w:val="none" w:sz="0" w:space="0" w:color="auto"/>
          </w:divBdr>
        </w:div>
        <w:div w:id="87">
          <w:marLeft w:val="994"/>
          <w:marRight w:val="0"/>
          <w:marTop w:val="86"/>
          <w:marBottom w:val="0"/>
          <w:divBdr>
            <w:top w:val="none" w:sz="0" w:space="0" w:color="auto"/>
            <w:left w:val="none" w:sz="0" w:space="0" w:color="auto"/>
            <w:bottom w:val="none" w:sz="0" w:space="0" w:color="auto"/>
            <w:right w:val="none" w:sz="0" w:space="0" w:color="auto"/>
          </w:divBdr>
        </w:div>
        <w:div w:id="91">
          <w:marLeft w:val="994"/>
          <w:marRight w:val="0"/>
          <w:marTop w:val="86"/>
          <w:marBottom w:val="0"/>
          <w:divBdr>
            <w:top w:val="none" w:sz="0" w:space="0" w:color="auto"/>
            <w:left w:val="none" w:sz="0" w:space="0" w:color="auto"/>
            <w:bottom w:val="none" w:sz="0" w:space="0" w:color="auto"/>
            <w:right w:val="none" w:sz="0" w:space="0" w:color="auto"/>
          </w:divBdr>
        </w:div>
      </w:divsChild>
    </w:div>
    <w:div w:id="61">
      <w:marLeft w:val="0"/>
      <w:marRight w:val="0"/>
      <w:marTop w:val="0"/>
      <w:marBottom w:val="0"/>
      <w:divBdr>
        <w:top w:val="none" w:sz="0" w:space="0" w:color="auto"/>
        <w:left w:val="none" w:sz="0" w:space="0" w:color="auto"/>
        <w:bottom w:val="none" w:sz="0" w:space="0" w:color="auto"/>
        <w:right w:val="none" w:sz="0" w:space="0" w:color="auto"/>
      </w:divBdr>
      <w:divsChild>
        <w:div w:id="4">
          <w:marLeft w:val="994"/>
          <w:marRight w:val="0"/>
          <w:marTop w:val="77"/>
          <w:marBottom w:val="0"/>
          <w:divBdr>
            <w:top w:val="none" w:sz="0" w:space="0" w:color="auto"/>
            <w:left w:val="none" w:sz="0" w:space="0" w:color="auto"/>
            <w:bottom w:val="none" w:sz="0" w:space="0" w:color="auto"/>
            <w:right w:val="none" w:sz="0" w:space="0" w:color="auto"/>
          </w:divBdr>
        </w:div>
        <w:div w:id="5">
          <w:marLeft w:val="994"/>
          <w:marRight w:val="0"/>
          <w:marTop w:val="77"/>
          <w:marBottom w:val="0"/>
          <w:divBdr>
            <w:top w:val="none" w:sz="0" w:space="0" w:color="auto"/>
            <w:left w:val="none" w:sz="0" w:space="0" w:color="auto"/>
            <w:bottom w:val="none" w:sz="0" w:space="0" w:color="auto"/>
            <w:right w:val="none" w:sz="0" w:space="0" w:color="auto"/>
          </w:divBdr>
        </w:div>
        <w:div w:id="21">
          <w:marLeft w:val="994"/>
          <w:marRight w:val="0"/>
          <w:marTop w:val="77"/>
          <w:marBottom w:val="0"/>
          <w:divBdr>
            <w:top w:val="none" w:sz="0" w:space="0" w:color="auto"/>
            <w:left w:val="none" w:sz="0" w:space="0" w:color="auto"/>
            <w:bottom w:val="none" w:sz="0" w:space="0" w:color="auto"/>
            <w:right w:val="none" w:sz="0" w:space="0" w:color="auto"/>
          </w:divBdr>
        </w:div>
        <w:div w:id="31">
          <w:marLeft w:val="994"/>
          <w:marRight w:val="0"/>
          <w:marTop w:val="77"/>
          <w:marBottom w:val="0"/>
          <w:divBdr>
            <w:top w:val="none" w:sz="0" w:space="0" w:color="auto"/>
            <w:left w:val="none" w:sz="0" w:space="0" w:color="auto"/>
            <w:bottom w:val="none" w:sz="0" w:space="0" w:color="auto"/>
            <w:right w:val="none" w:sz="0" w:space="0" w:color="auto"/>
          </w:divBdr>
        </w:div>
        <w:div w:id="66">
          <w:marLeft w:val="994"/>
          <w:marRight w:val="0"/>
          <w:marTop w:val="77"/>
          <w:marBottom w:val="0"/>
          <w:divBdr>
            <w:top w:val="none" w:sz="0" w:space="0" w:color="auto"/>
            <w:left w:val="none" w:sz="0" w:space="0" w:color="auto"/>
            <w:bottom w:val="none" w:sz="0" w:space="0" w:color="auto"/>
            <w:right w:val="none" w:sz="0" w:space="0" w:color="auto"/>
          </w:divBdr>
        </w:div>
      </w:divsChild>
    </w:div>
    <w:div w:id="62">
      <w:marLeft w:val="0"/>
      <w:marRight w:val="0"/>
      <w:marTop w:val="0"/>
      <w:marBottom w:val="0"/>
      <w:divBdr>
        <w:top w:val="none" w:sz="0" w:space="0" w:color="auto"/>
        <w:left w:val="none" w:sz="0" w:space="0" w:color="auto"/>
        <w:bottom w:val="none" w:sz="0" w:space="0" w:color="auto"/>
        <w:right w:val="none" w:sz="0" w:space="0" w:color="auto"/>
      </w:divBdr>
      <w:divsChild>
        <w:div w:id="18">
          <w:marLeft w:val="259"/>
          <w:marRight w:val="0"/>
          <w:marTop w:val="96"/>
          <w:marBottom w:val="0"/>
          <w:divBdr>
            <w:top w:val="none" w:sz="0" w:space="0" w:color="auto"/>
            <w:left w:val="none" w:sz="0" w:space="0" w:color="auto"/>
            <w:bottom w:val="none" w:sz="0" w:space="0" w:color="auto"/>
            <w:right w:val="none" w:sz="0" w:space="0" w:color="auto"/>
          </w:divBdr>
        </w:div>
        <w:div w:id="88">
          <w:marLeft w:val="259"/>
          <w:marRight w:val="0"/>
          <w:marTop w:val="96"/>
          <w:marBottom w:val="0"/>
          <w:divBdr>
            <w:top w:val="none" w:sz="0" w:space="0" w:color="auto"/>
            <w:left w:val="none" w:sz="0" w:space="0" w:color="auto"/>
            <w:bottom w:val="none" w:sz="0" w:space="0" w:color="auto"/>
            <w:right w:val="none" w:sz="0" w:space="0" w:color="auto"/>
          </w:divBdr>
        </w:div>
        <w:div w:id="93">
          <w:marLeft w:val="259"/>
          <w:marRight w:val="0"/>
          <w:marTop w:val="96"/>
          <w:marBottom w:val="0"/>
          <w:divBdr>
            <w:top w:val="none" w:sz="0" w:space="0" w:color="auto"/>
            <w:left w:val="none" w:sz="0" w:space="0" w:color="auto"/>
            <w:bottom w:val="none" w:sz="0" w:space="0" w:color="auto"/>
            <w:right w:val="none" w:sz="0" w:space="0" w:color="auto"/>
          </w:divBdr>
        </w:div>
      </w:divsChild>
    </w:div>
    <w:div w:id="63">
      <w:marLeft w:val="0"/>
      <w:marRight w:val="0"/>
      <w:marTop w:val="0"/>
      <w:marBottom w:val="0"/>
      <w:divBdr>
        <w:top w:val="none" w:sz="0" w:space="0" w:color="auto"/>
        <w:left w:val="none" w:sz="0" w:space="0" w:color="auto"/>
        <w:bottom w:val="none" w:sz="0" w:space="0" w:color="auto"/>
        <w:right w:val="none" w:sz="0" w:space="0" w:color="auto"/>
      </w:divBdr>
      <w:divsChild>
        <w:div w:id="14">
          <w:marLeft w:val="994"/>
          <w:marRight w:val="0"/>
          <w:marTop w:val="67"/>
          <w:marBottom w:val="0"/>
          <w:divBdr>
            <w:top w:val="none" w:sz="0" w:space="0" w:color="auto"/>
            <w:left w:val="none" w:sz="0" w:space="0" w:color="auto"/>
            <w:bottom w:val="none" w:sz="0" w:space="0" w:color="auto"/>
            <w:right w:val="none" w:sz="0" w:space="0" w:color="auto"/>
          </w:divBdr>
        </w:div>
        <w:div w:id="24">
          <w:marLeft w:val="994"/>
          <w:marRight w:val="0"/>
          <w:marTop w:val="67"/>
          <w:marBottom w:val="0"/>
          <w:divBdr>
            <w:top w:val="none" w:sz="0" w:space="0" w:color="auto"/>
            <w:left w:val="none" w:sz="0" w:space="0" w:color="auto"/>
            <w:bottom w:val="none" w:sz="0" w:space="0" w:color="auto"/>
            <w:right w:val="none" w:sz="0" w:space="0" w:color="auto"/>
          </w:divBdr>
        </w:div>
        <w:div w:id="42">
          <w:marLeft w:val="994"/>
          <w:marRight w:val="0"/>
          <w:marTop w:val="67"/>
          <w:marBottom w:val="0"/>
          <w:divBdr>
            <w:top w:val="none" w:sz="0" w:space="0" w:color="auto"/>
            <w:left w:val="none" w:sz="0" w:space="0" w:color="auto"/>
            <w:bottom w:val="none" w:sz="0" w:space="0" w:color="auto"/>
            <w:right w:val="none" w:sz="0" w:space="0" w:color="auto"/>
          </w:divBdr>
        </w:div>
        <w:div w:id="44">
          <w:marLeft w:val="994"/>
          <w:marRight w:val="0"/>
          <w:marTop w:val="67"/>
          <w:marBottom w:val="0"/>
          <w:divBdr>
            <w:top w:val="none" w:sz="0" w:space="0" w:color="auto"/>
            <w:left w:val="none" w:sz="0" w:space="0" w:color="auto"/>
            <w:bottom w:val="none" w:sz="0" w:space="0" w:color="auto"/>
            <w:right w:val="none" w:sz="0" w:space="0" w:color="auto"/>
          </w:divBdr>
        </w:div>
        <w:div w:id="51">
          <w:marLeft w:val="994"/>
          <w:marRight w:val="0"/>
          <w:marTop w:val="67"/>
          <w:marBottom w:val="0"/>
          <w:divBdr>
            <w:top w:val="none" w:sz="0" w:space="0" w:color="auto"/>
            <w:left w:val="none" w:sz="0" w:space="0" w:color="auto"/>
            <w:bottom w:val="none" w:sz="0" w:space="0" w:color="auto"/>
            <w:right w:val="none" w:sz="0" w:space="0" w:color="auto"/>
          </w:divBdr>
        </w:div>
        <w:div w:id="54">
          <w:marLeft w:val="994"/>
          <w:marRight w:val="0"/>
          <w:marTop w:val="67"/>
          <w:marBottom w:val="0"/>
          <w:divBdr>
            <w:top w:val="none" w:sz="0" w:space="0" w:color="auto"/>
            <w:left w:val="none" w:sz="0" w:space="0" w:color="auto"/>
            <w:bottom w:val="none" w:sz="0" w:space="0" w:color="auto"/>
            <w:right w:val="none" w:sz="0" w:space="0" w:color="auto"/>
          </w:divBdr>
        </w:div>
        <w:div w:id="55">
          <w:marLeft w:val="994"/>
          <w:marRight w:val="0"/>
          <w:marTop w:val="67"/>
          <w:marBottom w:val="0"/>
          <w:divBdr>
            <w:top w:val="none" w:sz="0" w:space="0" w:color="auto"/>
            <w:left w:val="none" w:sz="0" w:space="0" w:color="auto"/>
            <w:bottom w:val="none" w:sz="0" w:space="0" w:color="auto"/>
            <w:right w:val="none" w:sz="0" w:space="0" w:color="auto"/>
          </w:divBdr>
        </w:div>
        <w:div w:id="58">
          <w:marLeft w:val="994"/>
          <w:marRight w:val="0"/>
          <w:marTop w:val="67"/>
          <w:marBottom w:val="0"/>
          <w:divBdr>
            <w:top w:val="none" w:sz="0" w:space="0" w:color="auto"/>
            <w:left w:val="none" w:sz="0" w:space="0" w:color="auto"/>
            <w:bottom w:val="none" w:sz="0" w:space="0" w:color="auto"/>
            <w:right w:val="none" w:sz="0" w:space="0" w:color="auto"/>
          </w:divBdr>
        </w:div>
        <w:div w:id="64">
          <w:marLeft w:val="994"/>
          <w:marRight w:val="0"/>
          <w:marTop w:val="67"/>
          <w:marBottom w:val="0"/>
          <w:divBdr>
            <w:top w:val="none" w:sz="0" w:space="0" w:color="auto"/>
            <w:left w:val="none" w:sz="0" w:space="0" w:color="auto"/>
            <w:bottom w:val="none" w:sz="0" w:space="0" w:color="auto"/>
            <w:right w:val="none" w:sz="0" w:space="0" w:color="auto"/>
          </w:divBdr>
        </w:div>
        <w:div w:id="78">
          <w:marLeft w:val="994"/>
          <w:marRight w:val="0"/>
          <w:marTop w:val="67"/>
          <w:marBottom w:val="0"/>
          <w:divBdr>
            <w:top w:val="none" w:sz="0" w:space="0" w:color="auto"/>
            <w:left w:val="none" w:sz="0" w:space="0" w:color="auto"/>
            <w:bottom w:val="none" w:sz="0" w:space="0" w:color="auto"/>
            <w:right w:val="none" w:sz="0" w:space="0" w:color="auto"/>
          </w:divBdr>
        </w:div>
        <w:div w:id="84">
          <w:marLeft w:val="994"/>
          <w:marRight w:val="0"/>
          <w:marTop w:val="67"/>
          <w:marBottom w:val="0"/>
          <w:divBdr>
            <w:top w:val="none" w:sz="0" w:space="0" w:color="auto"/>
            <w:left w:val="none" w:sz="0" w:space="0" w:color="auto"/>
            <w:bottom w:val="none" w:sz="0" w:space="0" w:color="auto"/>
            <w:right w:val="none" w:sz="0" w:space="0" w:color="auto"/>
          </w:divBdr>
        </w:div>
        <w:div w:id="96">
          <w:marLeft w:val="994"/>
          <w:marRight w:val="0"/>
          <w:marTop w:val="67"/>
          <w:marBottom w:val="0"/>
          <w:divBdr>
            <w:top w:val="none" w:sz="0" w:space="0" w:color="auto"/>
            <w:left w:val="none" w:sz="0" w:space="0" w:color="auto"/>
            <w:bottom w:val="none" w:sz="0" w:space="0" w:color="auto"/>
            <w:right w:val="none" w:sz="0" w:space="0" w:color="auto"/>
          </w:divBdr>
        </w:div>
      </w:divsChild>
    </w:div>
    <w:div w:id="73">
      <w:marLeft w:val="0"/>
      <w:marRight w:val="0"/>
      <w:marTop w:val="0"/>
      <w:marBottom w:val="0"/>
      <w:divBdr>
        <w:top w:val="none" w:sz="0" w:space="0" w:color="auto"/>
        <w:left w:val="none" w:sz="0" w:space="0" w:color="auto"/>
        <w:bottom w:val="none" w:sz="0" w:space="0" w:color="auto"/>
        <w:right w:val="none" w:sz="0" w:space="0" w:color="auto"/>
      </w:divBdr>
      <w:divsChild>
        <w:div w:id="3">
          <w:marLeft w:val="259"/>
          <w:marRight w:val="0"/>
          <w:marTop w:val="67"/>
          <w:marBottom w:val="0"/>
          <w:divBdr>
            <w:top w:val="none" w:sz="0" w:space="0" w:color="auto"/>
            <w:left w:val="none" w:sz="0" w:space="0" w:color="auto"/>
            <w:bottom w:val="none" w:sz="0" w:space="0" w:color="auto"/>
            <w:right w:val="none" w:sz="0" w:space="0" w:color="auto"/>
          </w:divBdr>
        </w:div>
        <w:div w:id="11">
          <w:marLeft w:val="259"/>
          <w:marRight w:val="0"/>
          <w:marTop w:val="67"/>
          <w:marBottom w:val="0"/>
          <w:divBdr>
            <w:top w:val="none" w:sz="0" w:space="0" w:color="auto"/>
            <w:left w:val="none" w:sz="0" w:space="0" w:color="auto"/>
            <w:bottom w:val="none" w:sz="0" w:space="0" w:color="auto"/>
            <w:right w:val="none" w:sz="0" w:space="0" w:color="auto"/>
          </w:divBdr>
        </w:div>
        <w:div w:id="17">
          <w:marLeft w:val="259"/>
          <w:marRight w:val="0"/>
          <w:marTop w:val="67"/>
          <w:marBottom w:val="0"/>
          <w:divBdr>
            <w:top w:val="none" w:sz="0" w:space="0" w:color="auto"/>
            <w:left w:val="none" w:sz="0" w:space="0" w:color="auto"/>
            <w:bottom w:val="none" w:sz="0" w:space="0" w:color="auto"/>
            <w:right w:val="none" w:sz="0" w:space="0" w:color="auto"/>
          </w:divBdr>
        </w:div>
        <w:div w:id="25">
          <w:marLeft w:val="259"/>
          <w:marRight w:val="0"/>
          <w:marTop w:val="67"/>
          <w:marBottom w:val="0"/>
          <w:divBdr>
            <w:top w:val="none" w:sz="0" w:space="0" w:color="auto"/>
            <w:left w:val="none" w:sz="0" w:space="0" w:color="auto"/>
            <w:bottom w:val="none" w:sz="0" w:space="0" w:color="auto"/>
            <w:right w:val="none" w:sz="0" w:space="0" w:color="auto"/>
          </w:divBdr>
        </w:div>
        <w:div w:id="26">
          <w:marLeft w:val="259"/>
          <w:marRight w:val="0"/>
          <w:marTop w:val="67"/>
          <w:marBottom w:val="0"/>
          <w:divBdr>
            <w:top w:val="none" w:sz="0" w:space="0" w:color="auto"/>
            <w:left w:val="none" w:sz="0" w:space="0" w:color="auto"/>
            <w:bottom w:val="none" w:sz="0" w:space="0" w:color="auto"/>
            <w:right w:val="none" w:sz="0" w:space="0" w:color="auto"/>
          </w:divBdr>
        </w:div>
        <w:div w:id="30">
          <w:marLeft w:val="259"/>
          <w:marRight w:val="0"/>
          <w:marTop w:val="67"/>
          <w:marBottom w:val="0"/>
          <w:divBdr>
            <w:top w:val="none" w:sz="0" w:space="0" w:color="auto"/>
            <w:left w:val="none" w:sz="0" w:space="0" w:color="auto"/>
            <w:bottom w:val="none" w:sz="0" w:space="0" w:color="auto"/>
            <w:right w:val="none" w:sz="0" w:space="0" w:color="auto"/>
          </w:divBdr>
        </w:div>
        <w:div w:id="34">
          <w:marLeft w:val="259"/>
          <w:marRight w:val="0"/>
          <w:marTop w:val="67"/>
          <w:marBottom w:val="0"/>
          <w:divBdr>
            <w:top w:val="none" w:sz="0" w:space="0" w:color="auto"/>
            <w:left w:val="none" w:sz="0" w:space="0" w:color="auto"/>
            <w:bottom w:val="none" w:sz="0" w:space="0" w:color="auto"/>
            <w:right w:val="none" w:sz="0" w:space="0" w:color="auto"/>
          </w:divBdr>
        </w:div>
        <w:div w:id="35">
          <w:marLeft w:val="259"/>
          <w:marRight w:val="0"/>
          <w:marTop w:val="67"/>
          <w:marBottom w:val="0"/>
          <w:divBdr>
            <w:top w:val="none" w:sz="0" w:space="0" w:color="auto"/>
            <w:left w:val="none" w:sz="0" w:space="0" w:color="auto"/>
            <w:bottom w:val="none" w:sz="0" w:space="0" w:color="auto"/>
            <w:right w:val="none" w:sz="0" w:space="0" w:color="auto"/>
          </w:divBdr>
        </w:div>
        <w:div w:id="36">
          <w:marLeft w:val="259"/>
          <w:marRight w:val="0"/>
          <w:marTop w:val="67"/>
          <w:marBottom w:val="0"/>
          <w:divBdr>
            <w:top w:val="none" w:sz="0" w:space="0" w:color="auto"/>
            <w:left w:val="none" w:sz="0" w:space="0" w:color="auto"/>
            <w:bottom w:val="none" w:sz="0" w:space="0" w:color="auto"/>
            <w:right w:val="none" w:sz="0" w:space="0" w:color="auto"/>
          </w:divBdr>
        </w:div>
        <w:div w:id="40">
          <w:marLeft w:val="259"/>
          <w:marRight w:val="0"/>
          <w:marTop w:val="67"/>
          <w:marBottom w:val="0"/>
          <w:divBdr>
            <w:top w:val="none" w:sz="0" w:space="0" w:color="auto"/>
            <w:left w:val="none" w:sz="0" w:space="0" w:color="auto"/>
            <w:bottom w:val="none" w:sz="0" w:space="0" w:color="auto"/>
            <w:right w:val="none" w:sz="0" w:space="0" w:color="auto"/>
          </w:divBdr>
        </w:div>
        <w:div w:id="47">
          <w:marLeft w:val="259"/>
          <w:marRight w:val="0"/>
          <w:marTop w:val="67"/>
          <w:marBottom w:val="0"/>
          <w:divBdr>
            <w:top w:val="none" w:sz="0" w:space="0" w:color="auto"/>
            <w:left w:val="none" w:sz="0" w:space="0" w:color="auto"/>
            <w:bottom w:val="none" w:sz="0" w:space="0" w:color="auto"/>
            <w:right w:val="none" w:sz="0" w:space="0" w:color="auto"/>
          </w:divBdr>
        </w:div>
        <w:div w:id="59">
          <w:marLeft w:val="259"/>
          <w:marRight w:val="0"/>
          <w:marTop w:val="67"/>
          <w:marBottom w:val="0"/>
          <w:divBdr>
            <w:top w:val="none" w:sz="0" w:space="0" w:color="auto"/>
            <w:left w:val="none" w:sz="0" w:space="0" w:color="auto"/>
            <w:bottom w:val="none" w:sz="0" w:space="0" w:color="auto"/>
            <w:right w:val="none" w:sz="0" w:space="0" w:color="auto"/>
          </w:divBdr>
        </w:div>
        <w:div w:id="82">
          <w:marLeft w:val="259"/>
          <w:marRight w:val="0"/>
          <w:marTop w:val="67"/>
          <w:marBottom w:val="0"/>
          <w:divBdr>
            <w:top w:val="none" w:sz="0" w:space="0" w:color="auto"/>
            <w:left w:val="none" w:sz="0" w:space="0" w:color="auto"/>
            <w:bottom w:val="none" w:sz="0" w:space="0" w:color="auto"/>
            <w:right w:val="none" w:sz="0" w:space="0" w:color="auto"/>
          </w:divBdr>
        </w:div>
        <w:div w:id="90">
          <w:marLeft w:val="259"/>
          <w:marRight w:val="0"/>
          <w:marTop w:val="67"/>
          <w:marBottom w:val="0"/>
          <w:divBdr>
            <w:top w:val="none" w:sz="0" w:space="0" w:color="auto"/>
            <w:left w:val="none" w:sz="0" w:space="0" w:color="auto"/>
            <w:bottom w:val="none" w:sz="0" w:space="0" w:color="auto"/>
            <w:right w:val="none" w:sz="0" w:space="0" w:color="auto"/>
          </w:divBdr>
        </w:div>
        <w:div w:id="94">
          <w:marLeft w:val="259"/>
          <w:marRight w:val="0"/>
          <w:marTop w:val="67"/>
          <w:marBottom w:val="0"/>
          <w:divBdr>
            <w:top w:val="none" w:sz="0" w:space="0" w:color="auto"/>
            <w:left w:val="none" w:sz="0" w:space="0" w:color="auto"/>
            <w:bottom w:val="none" w:sz="0" w:space="0" w:color="auto"/>
            <w:right w:val="none" w:sz="0" w:space="0" w:color="auto"/>
          </w:divBdr>
        </w:div>
      </w:divsChild>
    </w:div>
    <w:div w:id="74">
      <w:marLeft w:val="0"/>
      <w:marRight w:val="0"/>
      <w:marTop w:val="0"/>
      <w:marBottom w:val="0"/>
      <w:divBdr>
        <w:top w:val="none" w:sz="0" w:space="0" w:color="auto"/>
        <w:left w:val="none" w:sz="0" w:space="0" w:color="auto"/>
        <w:bottom w:val="none" w:sz="0" w:space="0" w:color="auto"/>
        <w:right w:val="none" w:sz="0" w:space="0" w:color="auto"/>
      </w:divBdr>
      <w:divsChild>
        <w:div w:id="13">
          <w:marLeft w:val="259"/>
          <w:marRight w:val="0"/>
          <w:marTop w:val="96"/>
          <w:marBottom w:val="0"/>
          <w:divBdr>
            <w:top w:val="none" w:sz="0" w:space="0" w:color="auto"/>
            <w:left w:val="none" w:sz="0" w:space="0" w:color="auto"/>
            <w:bottom w:val="none" w:sz="0" w:space="0" w:color="auto"/>
            <w:right w:val="none" w:sz="0" w:space="0" w:color="auto"/>
          </w:divBdr>
        </w:div>
        <w:div w:id="16">
          <w:marLeft w:val="259"/>
          <w:marRight w:val="0"/>
          <w:marTop w:val="96"/>
          <w:marBottom w:val="0"/>
          <w:divBdr>
            <w:top w:val="none" w:sz="0" w:space="0" w:color="auto"/>
            <w:left w:val="none" w:sz="0" w:space="0" w:color="auto"/>
            <w:bottom w:val="none" w:sz="0" w:space="0" w:color="auto"/>
            <w:right w:val="none" w:sz="0" w:space="0" w:color="auto"/>
          </w:divBdr>
        </w:div>
        <w:div w:id="32">
          <w:marLeft w:val="259"/>
          <w:marRight w:val="0"/>
          <w:marTop w:val="96"/>
          <w:marBottom w:val="0"/>
          <w:divBdr>
            <w:top w:val="none" w:sz="0" w:space="0" w:color="auto"/>
            <w:left w:val="none" w:sz="0" w:space="0" w:color="auto"/>
            <w:bottom w:val="none" w:sz="0" w:space="0" w:color="auto"/>
            <w:right w:val="none" w:sz="0" w:space="0" w:color="auto"/>
          </w:divBdr>
        </w:div>
        <w:div w:id="39">
          <w:marLeft w:val="259"/>
          <w:marRight w:val="0"/>
          <w:marTop w:val="96"/>
          <w:marBottom w:val="0"/>
          <w:divBdr>
            <w:top w:val="none" w:sz="0" w:space="0" w:color="auto"/>
            <w:left w:val="none" w:sz="0" w:space="0" w:color="auto"/>
            <w:bottom w:val="none" w:sz="0" w:space="0" w:color="auto"/>
            <w:right w:val="none" w:sz="0" w:space="0" w:color="auto"/>
          </w:divBdr>
        </w:div>
        <w:div w:id="41">
          <w:marLeft w:val="259"/>
          <w:marRight w:val="0"/>
          <w:marTop w:val="96"/>
          <w:marBottom w:val="0"/>
          <w:divBdr>
            <w:top w:val="none" w:sz="0" w:space="0" w:color="auto"/>
            <w:left w:val="none" w:sz="0" w:space="0" w:color="auto"/>
            <w:bottom w:val="none" w:sz="0" w:space="0" w:color="auto"/>
            <w:right w:val="none" w:sz="0" w:space="0" w:color="auto"/>
          </w:divBdr>
        </w:div>
        <w:div w:id="50">
          <w:marLeft w:val="259"/>
          <w:marRight w:val="0"/>
          <w:marTop w:val="96"/>
          <w:marBottom w:val="0"/>
          <w:divBdr>
            <w:top w:val="none" w:sz="0" w:space="0" w:color="auto"/>
            <w:left w:val="none" w:sz="0" w:space="0" w:color="auto"/>
            <w:bottom w:val="none" w:sz="0" w:space="0" w:color="auto"/>
            <w:right w:val="none" w:sz="0" w:space="0" w:color="auto"/>
          </w:divBdr>
        </w:div>
        <w:div w:id="72">
          <w:marLeft w:val="259"/>
          <w:marRight w:val="0"/>
          <w:marTop w:val="96"/>
          <w:marBottom w:val="0"/>
          <w:divBdr>
            <w:top w:val="none" w:sz="0" w:space="0" w:color="auto"/>
            <w:left w:val="none" w:sz="0" w:space="0" w:color="auto"/>
            <w:bottom w:val="none" w:sz="0" w:space="0" w:color="auto"/>
            <w:right w:val="none" w:sz="0" w:space="0" w:color="auto"/>
          </w:divBdr>
        </w:div>
        <w:div w:id="98">
          <w:marLeft w:val="259"/>
          <w:marRight w:val="0"/>
          <w:marTop w:val="96"/>
          <w:marBottom w:val="0"/>
          <w:divBdr>
            <w:top w:val="none" w:sz="0" w:space="0" w:color="auto"/>
            <w:left w:val="none" w:sz="0" w:space="0" w:color="auto"/>
            <w:bottom w:val="none" w:sz="0" w:space="0" w:color="auto"/>
            <w:right w:val="none" w:sz="0" w:space="0" w:color="auto"/>
          </w:divBdr>
        </w:div>
      </w:divsChild>
    </w:div>
    <w:div w:id="81">
      <w:marLeft w:val="0"/>
      <w:marRight w:val="0"/>
      <w:marTop w:val="0"/>
      <w:marBottom w:val="0"/>
      <w:divBdr>
        <w:top w:val="none" w:sz="0" w:space="0" w:color="auto"/>
        <w:left w:val="none" w:sz="0" w:space="0" w:color="auto"/>
        <w:bottom w:val="none" w:sz="0" w:space="0" w:color="auto"/>
        <w:right w:val="none" w:sz="0" w:space="0" w:color="auto"/>
      </w:divBdr>
      <w:divsChild>
        <w:div w:id="7">
          <w:marLeft w:val="994"/>
          <w:marRight w:val="0"/>
          <w:marTop w:val="77"/>
          <w:marBottom w:val="0"/>
          <w:divBdr>
            <w:top w:val="none" w:sz="0" w:space="0" w:color="auto"/>
            <w:left w:val="none" w:sz="0" w:space="0" w:color="auto"/>
            <w:bottom w:val="none" w:sz="0" w:space="0" w:color="auto"/>
            <w:right w:val="none" w:sz="0" w:space="0" w:color="auto"/>
          </w:divBdr>
        </w:div>
        <w:div w:id="20">
          <w:marLeft w:val="994"/>
          <w:marRight w:val="0"/>
          <w:marTop w:val="77"/>
          <w:marBottom w:val="0"/>
          <w:divBdr>
            <w:top w:val="none" w:sz="0" w:space="0" w:color="auto"/>
            <w:left w:val="none" w:sz="0" w:space="0" w:color="auto"/>
            <w:bottom w:val="none" w:sz="0" w:space="0" w:color="auto"/>
            <w:right w:val="none" w:sz="0" w:space="0" w:color="auto"/>
          </w:divBdr>
        </w:div>
        <w:div w:id="22">
          <w:marLeft w:val="994"/>
          <w:marRight w:val="0"/>
          <w:marTop w:val="77"/>
          <w:marBottom w:val="0"/>
          <w:divBdr>
            <w:top w:val="none" w:sz="0" w:space="0" w:color="auto"/>
            <w:left w:val="none" w:sz="0" w:space="0" w:color="auto"/>
            <w:bottom w:val="none" w:sz="0" w:space="0" w:color="auto"/>
            <w:right w:val="none" w:sz="0" w:space="0" w:color="auto"/>
          </w:divBdr>
        </w:div>
        <w:div w:id="65">
          <w:marLeft w:val="994"/>
          <w:marRight w:val="0"/>
          <w:marTop w:val="77"/>
          <w:marBottom w:val="0"/>
          <w:divBdr>
            <w:top w:val="none" w:sz="0" w:space="0" w:color="auto"/>
            <w:left w:val="none" w:sz="0" w:space="0" w:color="auto"/>
            <w:bottom w:val="none" w:sz="0" w:space="0" w:color="auto"/>
            <w:right w:val="none" w:sz="0" w:space="0" w:color="auto"/>
          </w:divBdr>
        </w:div>
        <w:div w:id="80">
          <w:marLeft w:val="994"/>
          <w:marRight w:val="0"/>
          <w:marTop w:val="77"/>
          <w:marBottom w:val="0"/>
          <w:divBdr>
            <w:top w:val="none" w:sz="0" w:space="0" w:color="auto"/>
            <w:left w:val="none" w:sz="0" w:space="0" w:color="auto"/>
            <w:bottom w:val="none" w:sz="0" w:space="0" w:color="auto"/>
            <w:right w:val="none" w:sz="0" w:space="0" w:color="auto"/>
          </w:divBdr>
        </w:div>
      </w:divsChild>
    </w:div>
    <w:div w:id="99">
      <w:marLeft w:val="0"/>
      <w:marRight w:val="0"/>
      <w:marTop w:val="0"/>
      <w:marBottom w:val="0"/>
      <w:divBdr>
        <w:top w:val="none" w:sz="0" w:space="0" w:color="auto"/>
        <w:left w:val="none" w:sz="0" w:space="0" w:color="auto"/>
        <w:bottom w:val="none" w:sz="0" w:space="0" w:color="auto"/>
        <w:right w:val="none" w:sz="0" w:space="0" w:color="auto"/>
      </w:divBdr>
    </w:div>
    <w:div w:id="100">
      <w:marLeft w:val="0"/>
      <w:marRight w:val="0"/>
      <w:marTop w:val="0"/>
      <w:marBottom w:val="0"/>
      <w:divBdr>
        <w:top w:val="none" w:sz="0" w:space="0" w:color="auto"/>
        <w:left w:val="none" w:sz="0" w:space="0" w:color="auto"/>
        <w:bottom w:val="none" w:sz="0" w:space="0" w:color="auto"/>
        <w:right w:val="none" w:sz="0" w:space="0" w:color="auto"/>
      </w:divBdr>
      <w:divsChild>
        <w:div w:id="104">
          <w:marLeft w:val="0"/>
          <w:marRight w:val="0"/>
          <w:marTop w:val="0"/>
          <w:marBottom w:val="0"/>
          <w:divBdr>
            <w:top w:val="none" w:sz="0" w:space="0" w:color="auto"/>
            <w:left w:val="none" w:sz="0" w:space="0" w:color="auto"/>
            <w:bottom w:val="none" w:sz="0" w:space="0" w:color="auto"/>
            <w:right w:val="none" w:sz="0" w:space="0" w:color="auto"/>
          </w:divBdr>
          <w:divsChild>
            <w:div w:id="101">
              <w:marLeft w:val="0"/>
              <w:marRight w:val="0"/>
              <w:marTop w:val="0"/>
              <w:marBottom w:val="0"/>
              <w:divBdr>
                <w:top w:val="none" w:sz="0" w:space="0" w:color="auto"/>
                <w:left w:val="none" w:sz="0" w:space="0" w:color="auto"/>
                <w:bottom w:val="none" w:sz="0" w:space="0" w:color="auto"/>
                <w:right w:val="none" w:sz="0" w:space="0" w:color="auto"/>
              </w:divBdr>
              <w:divsChild>
                <w:div w:id="102">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05598">
      <w:bodyDiv w:val="1"/>
      <w:marLeft w:val="0"/>
      <w:marRight w:val="0"/>
      <w:marTop w:val="0"/>
      <w:marBottom w:val="0"/>
      <w:divBdr>
        <w:top w:val="none" w:sz="0" w:space="0" w:color="auto"/>
        <w:left w:val="none" w:sz="0" w:space="0" w:color="auto"/>
        <w:bottom w:val="none" w:sz="0" w:space="0" w:color="auto"/>
        <w:right w:val="none" w:sz="0" w:space="0" w:color="auto"/>
      </w:divBdr>
    </w:div>
    <w:div w:id="36902357">
      <w:bodyDiv w:val="1"/>
      <w:marLeft w:val="0"/>
      <w:marRight w:val="0"/>
      <w:marTop w:val="0"/>
      <w:marBottom w:val="0"/>
      <w:divBdr>
        <w:top w:val="none" w:sz="0" w:space="0" w:color="auto"/>
        <w:left w:val="none" w:sz="0" w:space="0" w:color="auto"/>
        <w:bottom w:val="none" w:sz="0" w:space="0" w:color="auto"/>
        <w:right w:val="none" w:sz="0" w:space="0" w:color="auto"/>
      </w:divBdr>
    </w:div>
    <w:div w:id="136533764">
      <w:bodyDiv w:val="1"/>
      <w:marLeft w:val="0"/>
      <w:marRight w:val="0"/>
      <w:marTop w:val="0"/>
      <w:marBottom w:val="0"/>
      <w:divBdr>
        <w:top w:val="none" w:sz="0" w:space="0" w:color="auto"/>
        <w:left w:val="none" w:sz="0" w:space="0" w:color="auto"/>
        <w:bottom w:val="none" w:sz="0" w:space="0" w:color="auto"/>
        <w:right w:val="none" w:sz="0" w:space="0" w:color="auto"/>
      </w:divBdr>
    </w:div>
    <w:div w:id="207375676">
      <w:bodyDiv w:val="1"/>
      <w:marLeft w:val="0"/>
      <w:marRight w:val="0"/>
      <w:marTop w:val="0"/>
      <w:marBottom w:val="0"/>
      <w:divBdr>
        <w:top w:val="none" w:sz="0" w:space="0" w:color="auto"/>
        <w:left w:val="none" w:sz="0" w:space="0" w:color="auto"/>
        <w:bottom w:val="none" w:sz="0" w:space="0" w:color="auto"/>
        <w:right w:val="none" w:sz="0" w:space="0" w:color="auto"/>
      </w:divBdr>
    </w:div>
    <w:div w:id="269046164">
      <w:bodyDiv w:val="1"/>
      <w:marLeft w:val="0"/>
      <w:marRight w:val="0"/>
      <w:marTop w:val="0"/>
      <w:marBottom w:val="0"/>
      <w:divBdr>
        <w:top w:val="none" w:sz="0" w:space="0" w:color="auto"/>
        <w:left w:val="none" w:sz="0" w:space="0" w:color="auto"/>
        <w:bottom w:val="none" w:sz="0" w:space="0" w:color="auto"/>
        <w:right w:val="none" w:sz="0" w:space="0" w:color="auto"/>
      </w:divBdr>
    </w:div>
    <w:div w:id="318702549">
      <w:bodyDiv w:val="1"/>
      <w:marLeft w:val="0"/>
      <w:marRight w:val="0"/>
      <w:marTop w:val="0"/>
      <w:marBottom w:val="0"/>
      <w:divBdr>
        <w:top w:val="none" w:sz="0" w:space="0" w:color="auto"/>
        <w:left w:val="none" w:sz="0" w:space="0" w:color="auto"/>
        <w:bottom w:val="none" w:sz="0" w:space="0" w:color="auto"/>
        <w:right w:val="none" w:sz="0" w:space="0" w:color="auto"/>
      </w:divBdr>
    </w:div>
    <w:div w:id="413405509">
      <w:bodyDiv w:val="1"/>
      <w:marLeft w:val="0"/>
      <w:marRight w:val="0"/>
      <w:marTop w:val="0"/>
      <w:marBottom w:val="0"/>
      <w:divBdr>
        <w:top w:val="none" w:sz="0" w:space="0" w:color="auto"/>
        <w:left w:val="none" w:sz="0" w:space="0" w:color="auto"/>
        <w:bottom w:val="none" w:sz="0" w:space="0" w:color="auto"/>
        <w:right w:val="none" w:sz="0" w:space="0" w:color="auto"/>
      </w:divBdr>
    </w:div>
    <w:div w:id="425200270">
      <w:bodyDiv w:val="1"/>
      <w:marLeft w:val="0"/>
      <w:marRight w:val="0"/>
      <w:marTop w:val="0"/>
      <w:marBottom w:val="0"/>
      <w:divBdr>
        <w:top w:val="none" w:sz="0" w:space="0" w:color="auto"/>
        <w:left w:val="none" w:sz="0" w:space="0" w:color="auto"/>
        <w:bottom w:val="none" w:sz="0" w:space="0" w:color="auto"/>
        <w:right w:val="none" w:sz="0" w:space="0" w:color="auto"/>
      </w:divBdr>
    </w:div>
    <w:div w:id="488522826">
      <w:bodyDiv w:val="1"/>
      <w:marLeft w:val="0"/>
      <w:marRight w:val="0"/>
      <w:marTop w:val="0"/>
      <w:marBottom w:val="0"/>
      <w:divBdr>
        <w:top w:val="none" w:sz="0" w:space="0" w:color="auto"/>
        <w:left w:val="none" w:sz="0" w:space="0" w:color="auto"/>
        <w:bottom w:val="none" w:sz="0" w:space="0" w:color="auto"/>
        <w:right w:val="none" w:sz="0" w:space="0" w:color="auto"/>
      </w:divBdr>
    </w:div>
    <w:div w:id="651713657">
      <w:bodyDiv w:val="1"/>
      <w:marLeft w:val="0"/>
      <w:marRight w:val="0"/>
      <w:marTop w:val="0"/>
      <w:marBottom w:val="0"/>
      <w:divBdr>
        <w:top w:val="none" w:sz="0" w:space="0" w:color="auto"/>
        <w:left w:val="none" w:sz="0" w:space="0" w:color="auto"/>
        <w:bottom w:val="none" w:sz="0" w:space="0" w:color="auto"/>
        <w:right w:val="none" w:sz="0" w:space="0" w:color="auto"/>
      </w:divBdr>
    </w:div>
    <w:div w:id="653804383">
      <w:bodyDiv w:val="1"/>
      <w:marLeft w:val="0"/>
      <w:marRight w:val="0"/>
      <w:marTop w:val="0"/>
      <w:marBottom w:val="0"/>
      <w:divBdr>
        <w:top w:val="none" w:sz="0" w:space="0" w:color="auto"/>
        <w:left w:val="none" w:sz="0" w:space="0" w:color="auto"/>
        <w:bottom w:val="none" w:sz="0" w:space="0" w:color="auto"/>
        <w:right w:val="none" w:sz="0" w:space="0" w:color="auto"/>
      </w:divBdr>
    </w:div>
    <w:div w:id="749037362">
      <w:bodyDiv w:val="1"/>
      <w:marLeft w:val="0"/>
      <w:marRight w:val="0"/>
      <w:marTop w:val="0"/>
      <w:marBottom w:val="0"/>
      <w:divBdr>
        <w:top w:val="none" w:sz="0" w:space="0" w:color="auto"/>
        <w:left w:val="none" w:sz="0" w:space="0" w:color="auto"/>
        <w:bottom w:val="none" w:sz="0" w:space="0" w:color="auto"/>
        <w:right w:val="none" w:sz="0" w:space="0" w:color="auto"/>
      </w:divBdr>
    </w:div>
    <w:div w:id="1038236764">
      <w:bodyDiv w:val="1"/>
      <w:marLeft w:val="0"/>
      <w:marRight w:val="0"/>
      <w:marTop w:val="0"/>
      <w:marBottom w:val="0"/>
      <w:divBdr>
        <w:top w:val="none" w:sz="0" w:space="0" w:color="auto"/>
        <w:left w:val="none" w:sz="0" w:space="0" w:color="auto"/>
        <w:bottom w:val="none" w:sz="0" w:space="0" w:color="auto"/>
        <w:right w:val="none" w:sz="0" w:space="0" w:color="auto"/>
      </w:divBdr>
    </w:div>
    <w:div w:id="1065297548">
      <w:bodyDiv w:val="1"/>
      <w:marLeft w:val="0"/>
      <w:marRight w:val="0"/>
      <w:marTop w:val="0"/>
      <w:marBottom w:val="0"/>
      <w:divBdr>
        <w:top w:val="none" w:sz="0" w:space="0" w:color="auto"/>
        <w:left w:val="none" w:sz="0" w:space="0" w:color="auto"/>
        <w:bottom w:val="none" w:sz="0" w:space="0" w:color="auto"/>
        <w:right w:val="none" w:sz="0" w:space="0" w:color="auto"/>
      </w:divBdr>
    </w:div>
    <w:div w:id="1277983573">
      <w:bodyDiv w:val="1"/>
      <w:marLeft w:val="0"/>
      <w:marRight w:val="0"/>
      <w:marTop w:val="0"/>
      <w:marBottom w:val="0"/>
      <w:divBdr>
        <w:top w:val="none" w:sz="0" w:space="0" w:color="auto"/>
        <w:left w:val="none" w:sz="0" w:space="0" w:color="auto"/>
        <w:bottom w:val="none" w:sz="0" w:space="0" w:color="auto"/>
        <w:right w:val="none" w:sz="0" w:space="0" w:color="auto"/>
      </w:divBdr>
    </w:div>
    <w:div w:id="1296566667">
      <w:bodyDiv w:val="1"/>
      <w:marLeft w:val="0"/>
      <w:marRight w:val="0"/>
      <w:marTop w:val="0"/>
      <w:marBottom w:val="0"/>
      <w:divBdr>
        <w:top w:val="none" w:sz="0" w:space="0" w:color="auto"/>
        <w:left w:val="none" w:sz="0" w:space="0" w:color="auto"/>
        <w:bottom w:val="none" w:sz="0" w:space="0" w:color="auto"/>
        <w:right w:val="none" w:sz="0" w:space="0" w:color="auto"/>
      </w:divBdr>
    </w:div>
    <w:div w:id="1319070593">
      <w:bodyDiv w:val="1"/>
      <w:marLeft w:val="0"/>
      <w:marRight w:val="0"/>
      <w:marTop w:val="0"/>
      <w:marBottom w:val="0"/>
      <w:divBdr>
        <w:top w:val="none" w:sz="0" w:space="0" w:color="auto"/>
        <w:left w:val="none" w:sz="0" w:space="0" w:color="auto"/>
        <w:bottom w:val="none" w:sz="0" w:space="0" w:color="auto"/>
        <w:right w:val="none" w:sz="0" w:space="0" w:color="auto"/>
      </w:divBdr>
    </w:div>
    <w:div w:id="1342664927">
      <w:bodyDiv w:val="1"/>
      <w:marLeft w:val="0"/>
      <w:marRight w:val="0"/>
      <w:marTop w:val="0"/>
      <w:marBottom w:val="0"/>
      <w:divBdr>
        <w:top w:val="none" w:sz="0" w:space="0" w:color="auto"/>
        <w:left w:val="none" w:sz="0" w:space="0" w:color="auto"/>
        <w:bottom w:val="none" w:sz="0" w:space="0" w:color="auto"/>
        <w:right w:val="none" w:sz="0" w:space="0" w:color="auto"/>
      </w:divBdr>
    </w:div>
    <w:div w:id="1357196955">
      <w:bodyDiv w:val="1"/>
      <w:marLeft w:val="0"/>
      <w:marRight w:val="0"/>
      <w:marTop w:val="0"/>
      <w:marBottom w:val="0"/>
      <w:divBdr>
        <w:top w:val="none" w:sz="0" w:space="0" w:color="auto"/>
        <w:left w:val="none" w:sz="0" w:space="0" w:color="auto"/>
        <w:bottom w:val="none" w:sz="0" w:space="0" w:color="auto"/>
        <w:right w:val="none" w:sz="0" w:space="0" w:color="auto"/>
      </w:divBdr>
    </w:div>
    <w:div w:id="1538078993">
      <w:bodyDiv w:val="1"/>
      <w:marLeft w:val="0"/>
      <w:marRight w:val="0"/>
      <w:marTop w:val="0"/>
      <w:marBottom w:val="0"/>
      <w:divBdr>
        <w:top w:val="none" w:sz="0" w:space="0" w:color="auto"/>
        <w:left w:val="none" w:sz="0" w:space="0" w:color="auto"/>
        <w:bottom w:val="none" w:sz="0" w:space="0" w:color="auto"/>
        <w:right w:val="none" w:sz="0" w:space="0" w:color="auto"/>
      </w:divBdr>
    </w:div>
    <w:div w:id="1597521857">
      <w:bodyDiv w:val="1"/>
      <w:marLeft w:val="0"/>
      <w:marRight w:val="0"/>
      <w:marTop w:val="0"/>
      <w:marBottom w:val="0"/>
      <w:divBdr>
        <w:top w:val="none" w:sz="0" w:space="0" w:color="auto"/>
        <w:left w:val="none" w:sz="0" w:space="0" w:color="auto"/>
        <w:bottom w:val="none" w:sz="0" w:space="0" w:color="auto"/>
        <w:right w:val="none" w:sz="0" w:space="0" w:color="auto"/>
      </w:divBdr>
    </w:div>
    <w:div w:id="1913546290">
      <w:bodyDiv w:val="1"/>
      <w:marLeft w:val="0"/>
      <w:marRight w:val="0"/>
      <w:marTop w:val="0"/>
      <w:marBottom w:val="0"/>
      <w:divBdr>
        <w:top w:val="none" w:sz="0" w:space="0" w:color="auto"/>
        <w:left w:val="none" w:sz="0" w:space="0" w:color="auto"/>
        <w:bottom w:val="none" w:sz="0" w:space="0" w:color="auto"/>
        <w:right w:val="none" w:sz="0" w:space="0" w:color="auto"/>
      </w:divBdr>
    </w:div>
    <w:div w:id="2098552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microsoft.com/office/2016/09/relationships/commentsIds" Target="commentsIds.xm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image" Target="media/image6.png"/><Relationship Id="rId11" Type="http://schemas.openxmlformats.org/officeDocument/2006/relationships/image" Target="media/image1.w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8.png"/><Relationship Id="rId79" Type="http://schemas.microsoft.com/office/2011/relationships/people" Target="people.xml"/><Relationship Id="rId5" Type="http://schemas.openxmlformats.org/officeDocument/2006/relationships/numbering" Target="numbering.xml"/><Relationship Id="rId61" Type="http://schemas.openxmlformats.org/officeDocument/2006/relationships/image" Target="media/image46.png"/><Relationship Id="rId19" Type="http://schemas.openxmlformats.org/officeDocument/2006/relationships/comments" Target="comments.xml"/><Relationship Id="rId14" Type="http://schemas.openxmlformats.org/officeDocument/2006/relationships/image" Target="media/image4.png"/><Relationship Id="rId22" Type="http://schemas.microsoft.com/office/2018/08/relationships/commentsExtensible" Target="commentsExtensible.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emf"/><Relationship Id="rId77" Type="http://schemas.openxmlformats.org/officeDocument/2006/relationships/image" Target="media/image61.png"/><Relationship Id="rId8" Type="http://schemas.openxmlformats.org/officeDocument/2006/relationships/webSettings" Target="webSettings.xml"/><Relationship Id="rId51" Type="http://schemas.openxmlformats.org/officeDocument/2006/relationships/image" Target="media/image37.emf"/><Relationship Id="rId72" Type="http://schemas.openxmlformats.org/officeDocument/2006/relationships/image" Target="media/image56.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png"/><Relationship Id="rId20" Type="http://schemas.microsoft.com/office/2011/relationships/commentsExtended" Target="commentsExtended.xml"/><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package" Target="embeddings/Microsoft_Visio_Drawing1.vsdx"/><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package" Target="embeddings/Microsoft_Visio_Drawing.vsdx"/><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7.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8.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0.png"/><Relationship Id="rId76" Type="http://schemas.openxmlformats.org/officeDocument/2006/relationships/image" Target="media/image60.png"/><Relationship Id="rId7" Type="http://schemas.openxmlformats.org/officeDocument/2006/relationships/settings" Target="settings.xml"/><Relationship Id="rId71"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image" Target="media/image15.png"/></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gif"/></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TEMP\NorkomTemplate_margi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e25141e7-da0d-47ba-86cd-dd0f4aad871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0003AD41C198D4295D5EECC66768A6C" ma:contentTypeVersion="1" ma:contentTypeDescription="Create a new document." ma:contentTypeScope="" ma:versionID="975ce588214a63d79877672f5dbb14fa">
  <xsd:schema xmlns:xsd="http://www.w3.org/2001/XMLSchema" xmlns:xs="http://www.w3.org/2001/XMLSchema" xmlns:p="http://schemas.microsoft.com/office/2006/metadata/properties" xmlns:ns2="e25141e7-da0d-47ba-86cd-dd0f4aad8716" targetNamespace="http://schemas.microsoft.com/office/2006/metadata/properties" ma:root="true" ma:fieldsID="ab1050844e9753f12499cd4299e62cf9" ns2:_="">
    <xsd:import namespace="e25141e7-da0d-47ba-86cd-dd0f4aad8716"/>
    <xsd:element name="properties">
      <xsd:complexType>
        <xsd:sequence>
          <xsd:element name="documentManagement">
            <xsd:complexType>
              <xsd:all>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5141e7-da0d-47ba-86cd-dd0f4aad8716" elementFormDefault="qualified">
    <xsd:import namespace="http://schemas.microsoft.com/office/2006/documentManagement/types"/>
    <xsd:import namespace="http://schemas.microsoft.com/office/infopath/2007/PartnerControls"/>
    <xsd:element name="Status" ma:index="8" nillable="true" ma:displayName="Status" ma:internalName="Status">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311BE5C-3535-4290-8683-F14EC382103A}">
  <ds:schemaRefs>
    <ds:schemaRef ds:uri="http://schemas.microsoft.com/office/2006/metadata/properties"/>
    <ds:schemaRef ds:uri="http://schemas.microsoft.com/office/infopath/2007/PartnerControls"/>
    <ds:schemaRef ds:uri="e25141e7-da0d-47ba-86cd-dd0f4aad8716"/>
  </ds:schemaRefs>
</ds:datastoreItem>
</file>

<file path=customXml/itemProps2.xml><?xml version="1.0" encoding="utf-8"?>
<ds:datastoreItem xmlns:ds="http://schemas.openxmlformats.org/officeDocument/2006/customXml" ds:itemID="{BF759A10-22CC-406E-AFF6-8A3AEF52F1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5141e7-da0d-47ba-86cd-dd0f4aad87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162CF46-DE13-4964-8ABB-9B26DE63545A}">
  <ds:schemaRefs>
    <ds:schemaRef ds:uri="http://schemas.openxmlformats.org/officeDocument/2006/bibliography"/>
  </ds:schemaRefs>
</ds:datastoreItem>
</file>

<file path=customXml/itemProps4.xml><?xml version="1.0" encoding="utf-8"?>
<ds:datastoreItem xmlns:ds="http://schemas.openxmlformats.org/officeDocument/2006/customXml" ds:itemID="{9EAD57EB-DA50-4554-BB2C-EE607A7ABCA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NorkomTemplate_margin.dot</Template>
  <TotalTime>2</TotalTime>
  <Pages>85</Pages>
  <Words>14230</Words>
  <Characters>81112</Characters>
  <Application>Microsoft Office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Template</vt:lpstr>
    </vt:vector>
  </TitlesOfParts>
  <Company>Bottomline Technologies</Company>
  <LinksUpToDate>false</LinksUpToDate>
  <CharactersWithSpaces>95152</CharactersWithSpaces>
  <SharedDoc>false</SharedDoc>
  <HLinks>
    <vt:vector size="102" baseType="variant">
      <vt:variant>
        <vt:i4>1245247</vt:i4>
      </vt:variant>
      <vt:variant>
        <vt:i4>98</vt:i4>
      </vt:variant>
      <vt:variant>
        <vt:i4>0</vt:i4>
      </vt:variant>
      <vt:variant>
        <vt:i4>5</vt:i4>
      </vt:variant>
      <vt:variant>
        <vt:lpwstr/>
      </vt:variant>
      <vt:variant>
        <vt:lpwstr>_Toc433711913</vt:lpwstr>
      </vt:variant>
      <vt:variant>
        <vt:i4>1245247</vt:i4>
      </vt:variant>
      <vt:variant>
        <vt:i4>92</vt:i4>
      </vt:variant>
      <vt:variant>
        <vt:i4>0</vt:i4>
      </vt:variant>
      <vt:variant>
        <vt:i4>5</vt:i4>
      </vt:variant>
      <vt:variant>
        <vt:lpwstr/>
      </vt:variant>
      <vt:variant>
        <vt:lpwstr>_Toc433711912</vt:lpwstr>
      </vt:variant>
      <vt:variant>
        <vt:i4>1245247</vt:i4>
      </vt:variant>
      <vt:variant>
        <vt:i4>86</vt:i4>
      </vt:variant>
      <vt:variant>
        <vt:i4>0</vt:i4>
      </vt:variant>
      <vt:variant>
        <vt:i4>5</vt:i4>
      </vt:variant>
      <vt:variant>
        <vt:lpwstr/>
      </vt:variant>
      <vt:variant>
        <vt:lpwstr>_Toc433711911</vt:lpwstr>
      </vt:variant>
      <vt:variant>
        <vt:i4>1245247</vt:i4>
      </vt:variant>
      <vt:variant>
        <vt:i4>80</vt:i4>
      </vt:variant>
      <vt:variant>
        <vt:i4>0</vt:i4>
      </vt:variant>
      <vt:variant>
        <vt:i4>5</vt:i4>
      </vt:variant>
      <vt:variant>
        <vt:lpwstr/>
      </vt:variant>
      <vt:variant>
        <vt:lpwstr>_Toc433711910</vt:lpwstr>
      </vt:variant>
      <vt:variant>
        <vt:i4>1179711</vt:i4>
      </vt:variant>
      <vt:variant>
        <vt:i4>74</vt:i4>
      </vt:variant>
      <vt:variant>
        <vt:i4>0</vt:i4>
      </vt:variant>
      <vt:variant>
        <vt:i4>5</vt:i4>
      </vt:variant>
      <vt:variant>
        <vt:lpwstr/>
      </vt:variant>
      <vt:variant>
        <vt:lpwstr>_Toc433711909</vt:lpwstr>
      </vt:variant>
      <vt:variant>
        <vt:i4>1179711</vt:i4>
      </vt:variant>
      <vt:variant>
        <vt:i4>68</vt:i4>
      </vt:variant>
      <vt:variant>
        <vt:i4>0</vt:i4>
      </vt:variant>
      <vt:variant>
        <vt:i4>5</vt:i4>
      </vt:variant>
      <vt:variant>
        <vt:lpwstr/>
      </vt:variant>
      <vt:variant>
        <vt:lpwstr>_Toc433711908</vt:lpwstr>
      </vt:variant>
      <vt:variant>
        <vt:i4>1179711</vt:i4>
      </vt:variant>
      <vt:variant>
        <vt:i4>62</vt:i4>
      </vt:variant>
      <vt:variant>
        <vt:i4>0</vt:i4>
      </vt:variant>
      <vt:variant>
        <vt:i4>5</vt:i4>
      </vt:variant>
      <vt:variant>
        <vt:lpwstr/>
      </vt:variant>
      <vt:variant>
        <vt:lpwstr>_Toc433711907</vt:lpwstr>
      </vt:variant>
      <vt:variant>
        <vt:i4>1179711</vt:i4>
      </vt:variant>
      <vt:variant>
        <vt:i4>56</vt:i4>
      </vt:variant>
      <vt:variant>
        <vt:i4>0</vt:i4>
      </vt:variant>
      <vt:variant>
        <vt:i4>5</vt:i4>
      </vt:variant>
      <vt:variant>
        <vt:lpwstr/>
      </vt:variant>
      <vt:variant>
        <vt:lpwstr>_Toc433711906</vt:lpwstr>
      </vt:variant>
      <vt:variant>
        <vt:i4>1179711</vt:i4>
      </vt:variant>
      <vt:variant>
        <vt:i4>50</vt:i4>
      </vt:variant>
      <vt:variant>
        <vt:i4>0</vt:i4>
      </vt:variant>
      <vt:variant>
        <vt:i4>5</vt:i4>
      </vt:variant>
      <vt:variant>
        <vt:lpwstr/>
      </vt:variant>
      <vt:variant>
        <vt:lpwstr>_Toc433711905</vt:lpwstr>
      </vt:variant>
      <vt:variant>
        <vt:i4>1179711</vt:i4>
      </vt:variant>
      <vt:variant>
        <vt:i4>44</vt:i4>
      </vt:variant>
      <vt:variant>
        <vt:i4>0</vt:i4>
      </vt:variant>
      <vt:variant>
        <vt:i4>5</vt:i4>
      </vt:variant>
      <vt:variant>
        <vt:lpwstr/>
      </vt:variant>
      <vt:variant>
        <vt:lpwstr>_Toc433711904</vt:lpwstr>
      </vt:variant>
      <vt:variant>
        <vt:i4>1179711</vt:i4>
      </vt:variant>
      <vt:variant>
        <vt:i4>38</vt:i4>
      </vt:variant>
      <vt:variant>
        <vt:i4>0</vt:i4>
      </vt:variant>
      <vt:variant>
        <vt:i4>5</vt:i4>
      </vt:variant>
      <vt:variant>
        <vt:lpwstr/>
      </vt:variant>
      <vt:variant>
        <vt:lpwstr>_Toc433711903</vt:lpwstr>
      </vt:variant>
      <vt:variant>
        <vt:i4>1179711</vt:i4>
      </vt:variant>
      <vt:variant>
        <vt:i4>32</vt:i4>
      </vt:variant>
      <vt:variant>
        <vt:i4>0</vt:i4>
      </vt:variant>
      <vt:variant>
        <vt:i4>5</vt:i4>
      </vt:variant>
      <vt:variant>
        <vt:lpwstr/>
      </vt:variant>
      <vt:variant>
        <vt:lpwstr>_Toc433711902</vt:lpwstr>
      </vt:variant>
      <vt:variant>
        <vt:i4>1179711</vt:i4>
      </vt:variant>
      <vt:variant>
        <vt:i4>26</vt:i4>
      </vt:variant>
      <vt:variant>
        <vt:i4>0</vt:i4>
      </vt:variant>
      <vt:variant>
        <vt:i4>5</vt:i4>
      </vt:variant>
      <vt:variant>
        <vt:lpwstr/>
      </vt:variant>
      <vt:variant>
        <vt:lpwstr>_Toc433711901</vt:lpwstr>
      </vt:variant>
      <vt:variant>
        <vt:i4>1179711</vt:i4>
      </vt:variant>
      <vt:variant>
        <vt:i4>20</vt:i4>
      </vt:variant>
      <vt:variant>
        <vt:i4>0</vt:i4>
      </vt:variant>
      <vt:variant>
        <vt:i4>5</vt:i4>
      </vt:variant>
      <vt:variant>
        <vt:lpwstr/>
      </vt:variant>
      <vt:variant>
        <vt:lpwstr>_Toc433711900</vt:lpwstr>
      </vt:variant>
      <vt:variant>
        <vt:i4>1769534</vt:i4>
      </vt:variant>
      <vt:variant>
        <vt:i4>14</vt:i4>
      </vt:variant>
      <vt:variant>
        <vt:i4>0</vt:i4>
      </vt:variant>
      <vt:variant>
        <vt:i4>5</vt:i4>
      </vt:variant>
      <vt:variant>
        <vt:lpwstr/>
      </vt:variant>
      <vt:variant>
        <vt:lpwstr>_Toc433711899</vt:lpwstr>
      </vt:variant>
      <vt:variant>
        <vt:i4>1769534</vt:i4>
      </vt:variant>
      <vt:variant>
        <vt:i4>8</vt:i4>
      </vt:variant>
      <vt:variant>
        <vt:i4>0</vt:i4>
      </vt:variant>
      <vt:variant>
        <vt:i4>5</vt:i4>
      </vt:variant>
      <vt:variant>
        <vt:lpwstr/>
      </vt:variant>
      <vt:variant>
        <vt:lpwstr>_Toc433711898</vt:lpwstr>
      </vt:variant>
      <vt:variant>
        <vt:i4>1769534</vt:i4>
      </vt:variant>
      <vt:variant>
        <vt:i4>2</vt:i4>
      </vt:variant>
      <vt:variant>
        <vt:i4>0</vt:i4>
      </vt:variant>
      <vt:variant>
        <vt:i4>5</vt:i4>
      </vt:variant>
      <vt:variant>
        <vt:lpwstr/>
      </vt:variant>
      <vt:variant>
        <vt:lpwstr>_Toc433711897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Norkom 5.5</dc:subject>
  <dc:creator>Norkom Technologies Ltd.</dc:creator>
  <cp:keywords/>
  <dc:description/>
  <cp:lastModifiedBy>Nare, Balaji</cp:lastModifiedBy>
  <cp:revision>2</cp:revision>
  <cp:lastPrinted>2019-01-14T18:07:00Z</cp:lastPrinted>
  <dcterms:created xsi:type="dcterms:W3CDTF">2021-11-15T14:34:00Z</dcterms:created>
  <dcterms:modified xsi:type="dcterms:W3CDTF">2021-11-15T14:34:00Z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ea">
    <vt:lpwstr>Definition</vt:lpwstr>
  </property>
  <property fmtid="{D5CDD505-2E9C-101B-9397-08002B2CF9AE}" pid="3" name="Project Type (Examples &amp; Best Practice ONLY)">
    <vt:lpwstr>;#Not Example or Best Practice;#</vt:lpwstr>
  </property>
  <property fmtid="{D5CDD505-2E9C-101B-9397-08002B2CF9AE}" pid="4" name="Doc Type">
    <vt:lpwstr>Example</vt:lpwstr>
  </property>
  <property fmtid="{D5CDD505-2E9C-101B-9397-08002B2CF9AE}" pid="5" name="Subject0">
    <vt:lpwstr>MS2 Fn Spec &amp; Configuration Examples</vt:lpwstr>
  </property>
  <property fmtid="{D5CDD505-2E9C-101B-9397-08002B2CF9AE}" pid="6" name="Relevant Role">
    <vt:lpwstr>Bus. Consultant</vt:lpwstr>
  </property>
  <property fmtid="{D5CDD505-2E9C-101B-9397-08002B2CF9AE}" pid="7" name="Comments0">
    <vt:lpwstr>Template for business specifcations</vt:lpwstr>
  </property>
  <property fmtid="{D5CDD505-2E9C-101B-9397-08002B2CF9AE}" pid="8" name="Subject">
    <vt:lpwstr>Norkom 5.5</vt:lpwstr>
  </property>
  <property fmtid="{D5CDD505-2E9C-101B-9397-08002B2CF9AE}" pid="9" name="Keywords">
    <vt:lpwstr/>
  </property>
  <property fmtid="{D5CDD505-2E9C-101B-9397-08002B2CF9AE}" pid="10" name="_Author">
    <vt:lpwstr>Norkom Technologies Ltd.</vt:lpwstr>
  </property>
  <property fmtid="{D5CDD505-2E9C-101B-9397-08002B2CF9AE}" pid="11" name="_Category">
    <vt:lpwstr/>
  </property>
  <property fmtid="{D5CDD505-2E9C-101B-9397-08002B2CF9AE}" pid="12" name="Categories">
    <vt:lpwstr/>
  </property>
  <property fmtid="{D5CDD505-2E9C-101B-9397-08002B2CF9AE}" pid="13" name="Approval Level">
    <vt:lpwstr/>
  </property>
  <property fmtid="{D5CDD505-2E9C-101B-9397-08002B2CF9AE}" pid="14" name="_Comments">
    <vt:lpwstr/>
  </property>
  <property fmtid="{D5CDD505-2E9C-101B-9397-08002B2CF9AE}" pid="15" name="Assigned To">
    <vt:lpwstr/>
  </property>
  <property fmtid="{D5CDD505-2E9C-101B-9397-08002B2CF9AE}" pid="16" name="ContentType">
    <vt:lpwstr>Document</vt:lpwstr>
  </property>
  <property fmtid="{D5CDD505-2E9C-101B-9397-08002B2CF9AE}" pid="17" name="ContentTypeId">
    <vt:lpwstr>0x010100B0003AD41C198D4295D5EECC66768A6C</vt:lpwstr>
  </property>
  <property fmtid="{D5CDD505-2E9C-101B-9397-08002B2CF9AE}" pid="18" name="TemplateAuthor">
    <vt:lpwstr>Will Clarke</vt:lpwstr>
  </property>
</Properties>
</file>